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rPr>
      </w:pPr>
      <w:r>
        <w:rPr>
          <w:color w:val="000000"/>
        </w:rPr>
        <w:t>Engineering Services Agreement</w:t>
      </w:r>
    </w:p>
    <w:p>
      <w:pPr>
        <w:pStyle w:val="Heading2"/>
        <w:rPr>
          <w:color w:val="000000"/>
        </w:rPr>
      </w:pPr>
      <w:r>
        <w:rPr>
          <w:color w:val="000000"/>
        </w:rPr>
        <w:t>1. Parties</w:t>
      </w:r>
    </w:p>
    <w:p>
      <w:pPr>
        <w:pStyle w:val="Normal"/>
        <w:rPr>
          <w:color w:val="000000"/>
        </w:rPr>
      </w:pPr>
      <w:r>
        <w:rPr>
          <w:color w:val="000000"/>
        </w:rPr>
        <w:t>This Engineering Services Agreement (“Agreement”) is made between:</w:t>
      </w:r>
    </w:p>
    <w:p>
      <w:pPr>
        <w:pStyle w:val="Normal"/>
        <w:rPr>
          <w:color w:val="000000"/>
        </w:rPr>
      </w:pPr>
      <w:r>
        <w:rPr>
          <w:color w:val="000000"/>
        </w:rPr>
        <w:t>• Client: Prototype Iteration</w:t>
      </w:r>
    </w:p>
    <w:p>
      <w:pPr>
        <w:pStyle w:val="Normal"/>
        <w:rPr>
          <w:color w:val="000000"/>
        </w:rPr>
      </w:pPr>
      <w:r>
        <w:rPr>
          <w:color w:val="000000"/>
        </w:rPr>
        <w:t xml:space="preserve">• Consultant/Contractor: </w:t>
      </w:r>
      <w:del w:id="1" w:author="Claude" w:date="2026-04-14T00:00:00Z">
        <w:r>
          <w:rPr>
            <w:color w:val="000000"/>
          </w:rPr>
          <w:delText>Exar Labs</w:delText>
        </w:r>
      </w:del>
      <w:ins w:id="2" w:author="Claude" w:date="2026-04-14T00:00:00Z">
        <w:r>
          <w:rPr>
            <w:color w:val="000000"/>
          </w:rPr>
          <w:t>ExarGroups SRL</w:t>
        </w:r>
      </w:ins>
    </w:p>
    <w:p>
      <w:pPr>
        <w:pStyle w:val="Heading2"/>
        <w:rPr>
          <w:color w:val="000000"/>
        </w:rPr>
      </w:pPr>
      <w:r>
        <w:rPr>
          <w:color w:val="000000"/>
        </w:rPr>
        <w:t>2. Scope of Work</w:t>
      </w:r>
    </w:p>
    <w:p>
      <w:pPr>
        <w:pStyle w:val="Normal"/>
        <w:rPr>
          <w:color w:val="000000"/>
        </w:rPr>
      </w:pPr>
      <w:r>
        <w:rPr>
          <w:color w:val="000000"/>
        </w:rPr>
        <w:t>The Consultant agrees to perform engineering services as requested by the Client. Specific tasks, deliverables, and technical details will be defined in writing (email) prior to commencement of each task.</w:t>
      </w:r>
    </w:p>
    <w:p>
      <w:pPr>
        <w:pStyle w:val="Heading2"/>
        <w:rPr>
          <w:color w:val="000000"/>
        </w:rPr>
      </w:pPr>
      <w:r>
        <w:rPr>
          <w:color w:val="000000"/>
        </w:rPr>
        <w:t>3. Term</w:t>
      </w:r>
    </w:p>
    <w:p>
      <w:pPr>
        <w:pStyle w:val="Normal"/>
        <w:rPr>
          <w:color w:val="000000"/>
        </w:rPr>
      </w:pPr>
      <w:r>
        <w:rPr>
          <w:color w:val="000000"/>
        </w:rPr>
        <w:t>This Agreement begins on April 7th, 2026 and continues until terminated by either party with written notice as described in item 10.</w:t>
      </w:r>
    </w:p>
    <w:p>
      <w:pPr>
        <w:pStyle w:val="Heading2"/>
        <w:rPr>
          <w:color w:val="000000"/>
        </w:rPr>
      </w:pPr>
      <w:r>
        <w:rPr>
          <w:color w:val="000000"/>
        </w:rPr>
        <w:t>4. Compensation and Billing</w:t>
      </w:r>
    </w:p>
    <w:p>
      <w:pPr>
        <w:pStyle w:val="Normal"/>
        <w:rPr>
          <w:color w:val="000000"/>
        </w:rPr>
      </w:pPr>
      <w:r>
        <w:rPr>
          <w:color w:val="000000"/>
        </w:rPr>
        <w:t>• Hourly Rate: $52.00 per hour.</w:t>
      </w:r>
    </w:p>
    <w:p>
      <w:pPr>
        <w:pStyle w:val="Normal"/>
        <w:rPr>
          <w:color w:val="000000"/>
        </w:rPr>
      </w:pPr>
      <w:r>
        <w:rPr>
          <w:color w:val="000000"/>
        </w:rPr>
        <w:t>• Billing will be based on actual hours worked.</w:t>
      </w:r>
    </w:p>
    <w:p>
      <w:pPr>
        <w:pStyle w:val="Normal"/>
        <w:rPr>
          <w:color w:val="000000"/>
        </w:rPr>
      </w:pPr>
      <w:r>
        <w:rPr>
          <w:color w:val="000000"/>
        </w:rPr>
        <w:t xml:space="preserve">• Invoices will be issued: Monthly </w:t>
      </w:r>
    </w:p>
    <w:p>
      <w:pPr>
        <w:pStyle w:val="Normal"/>
        <w:rPr>
          <w:color w:val="000000"/>
        </w:rPr>
      </w:pPr>
      <w:r>
        <w:rPr>
          <w:color w:val="000000"/>
        </w:rPr>
        <w:t>• Payment is due within 15 days of invoice date.</w:t>
      </w:r>
    </w:p>
    <w:p>
      <w:pPr>
        <w:pStyle w:val="Normal"/>
        <w:rPr>
          <w:ins w:id="3" w:author="Claude" w:date="2026-04-14T00:00:00Z"/>
          <w:color w:val="000000"/>
        </w:rPr>
      </w:pPr>
      <w:ins w:id="4" w:author="Claude" w:date="2026-04-14T00:00:00Z">
        <w:r>
          <w:rPr>
            <w:color w:val="000000"/>
          </w:rPr>
          <w:t>• Payment to Consultant is not conditional on Client’s receipt of payment from any third party, including FedEx or any other end customer. Client remains obligated to pay Consultant in accordance with this Agreement regardless of the status of payments between Client and any third party.</w:t>
        </w:r>
      </w:ins>
    </w:p>
    <w:p>
      <w:pPr>
        <w:pStyle w:val="Normal"/>
        <w:rPr>
          <w:color w:val="000000"/>
        </w:rPr>
      </w:pPr>
      <w:r>
        <w:rPr>
          <w:color w:val="000000"/>
        </w:rPr>
        <w:t>• The Consultant will provide an itemized time log upon request.</w:t>
      </w:r>
    </w:p>
    <w:p>
      <w:pPr>
        <w:pStyle w:val="Heading2"/>
        <w:rPr>
          <w:color w:val="000000"/>
        </w:rPr>
      </w:pPr>
      <w:r>
        <w:rPr>
          <w:color w:val="000000"/>
        </w:rPr>
        <w:t>5. Expenses</w:t>
      </w:r>
    </w:p>
    <w:p>
      <w:pPr>
        <w:pStyle w:val="Normal"/>
        <w:rPr>
          <w:color w:val="000000"/>
        </w:rPr>
      </w:pPr>
      <w:r>
        <w:rPr>
          <w:color w:val="000000"/>
        </w:rPr>
        <w:t>Client agrees to reimburse pre</w:t>
        <w:noBreakHyphen/>
        <w:t>approved out</w:t>
        <w:noBreakHyphen/>
        <w:t>of</w:t>
        <w:noBreakHyphen/>
        <w:t>pocket expenses related to the project. Receipts will be provided upon request.</w:t>
      </w:r>
    </w:p>
    <w:p>
      <w:pPr>
        <w:pStyle w:val="Heading2"/>
        <w:rPr>
          <w:color w:val="000000"/>
        </w:rPr>
      </w:pPr>
      <w:r>
        <w:rPr>
          <w:color w:val="000000"/>
        </w:rPr>
        <w:t>6. Independent Contractor Status</w:t>
      </w:r>
    </w:p>
    <w:p>
      <w:pPr>
        <w:pStyle w:val="Normal"/>
        <w:rPr>
          <w:color w:val="000000"/>
        </w:rPr>
      </w:pPr>
      <w:r>
        <w:rPr>
          <w:color w:val="000000"/>
        </w:rPr>
        <w:t>The Consultant is an independent contractor and not an employee of the Client. The Consultant is solely responsible for taxes, insurance, and all legal obligations associated with independent contractor status.</w:t>
      </w:r>
    </w:p>
    <w:p>
      <w:pPr>
        <w:pStyle w:val="Heading2"/>
        <w:rPr>
          <w:color w:val="000000"/>
        </w:rPr>
      </w:pPr>
      <w:r>
        <w:rPr>
          <w:color w:val="000000"/>
        </w:rPr>
        <w:t>7. Confidentiality</w:t>
      </w:r>
    </w:p>
    <w:p>
      <w:pPr>
        <w:pStyle w:val="Normal"/>
        <w:rPr>
          <w:color w:val="000000"/>
        </w:rPr>
      </w:pPr>
      <w:r>
        <w:rPr>
          <w:color w:val="000000"/>
        </w:rPr>
        <w:t>All non</w:t>
        <w:noBreakHyphen/>
        <w:t>public information shared by the Client shall be considered confidential. The Consultant agrees not to disclose or use such information except for the purpose of performing services under this Agreement.</w:t>
      </w:r>
    </w:p>
    <w:p>
      <w:pPr>
        <w:pStyle w:val="Heading2"/>
        <w:rPr>
          <w:color w:val="000000"/>
        </w:rPr>
      </w:pPr>
      <w:r>
        <w:rPr>
          <w:color w:val="000000"/>
        </w:rPr>
        <w:t>8. Intellectual Property</w:t>
      </w:r>
    </w:p>
    <w:p>
      <w:pPr>
        <w:pStyle w:val="Normal"/>
        <w:rPr>
          <w:color w:val="000000"/>
        </w:rPr>
      </w:pPr>
      <w:r>
        <w:rPr>
          <w:color w:val="000000"/>
        </w:rPr>
        <w:t>Unless otherwise agreed in writing, all work product created under this Agreement shall become the property of the Client upon full payment.</w:t>
      </w:r>
    </w:p>
    <w:p>
      <w:pPr>
        <w:pStyle w:val="Heading2"/>
        <w:rPr>
          <w:color w:val="000000"/>
        </w:rPr>
      </w:pPr>
      <w:r>
        <w:rPr>
          <w:color w:val="000000"/>
        </w:rPr>
        <w:t>9. Liability and Warranty</w:t>
      </w:r>
    </w:p>
    <w:p>
      <w:pPr>
        <w:pStyle w:val="Normal"/>
        <w:rPr>
          <w:color w:val="000000"/>
        </w:rPr>
      </w:pPr>
      <w:r>
        <w:rPr>
          <w:color w:val="000000"/>
        </w:rPr>
        <w:t>The Consultant will perform services using generally accepted professional practices. No other warranties, express or implied, are provided. Liability is limited to the total amount paid under this Agreement.</w:t>
      </w:r>
    </w:p>
    <w:p>
      <w:pPr>
        <w:pStyle w:val="Heading2"/>
        <w:rPr>
          <w:color w:val="000000"/>
        </w:rPr>
      </w:pPr>
      <w:r>
        <w:rPr>
          <w:color w:val="000000"/>
        </w:rPr>
        <w:t>10. Termination</w:t>
      </w:r>
    </w:p>
    <w:p>
      <w:pPr>
        <w:pStyle w:val="Normal"/>
        <w:rPr>
          <w:color w:val="000000"/>
        </w:rPr>
      </w:pPr>
      <w:r>
        <w:rPr>
          <w:color w:val="000000"/>
        </w:rPr>
        <w:t>Either party may terminate this Agreement with 5 Business days’ written notice. Client will pay for all hours worked up to the termination date.</w:t>
      </w:r>
    </w:p>
    <w:p>
      <w:pPr>
        <w:pStyle w:val="Heading2"/>
        <w:rPr>
          <w:color w:val="000000"/>
        </w:rPr>
      </w:pPr>
      <w:r>
        <w:rPr>
          <w:color w:val="000000"/>
        </w:rPr>
        <w:t>11. Governing Law</w:t>
      </w:r>
    </w:p>
    <w:p>
      <w:pPr>
        <w:pStyle w:val="Normal"/>
        <w:rPr>
          <w:color w:val="000000"/>
        </w:rPr>
      </w:pPr>
      <w:r>
        <w:rPr>
          <w:color w:val="000000"/>
        </w:rPr>
        <w:t>This Agreement is governed by the laws of the State of Oregon.</w:t>
      </w:r>
    </w:p>
    <w:p>
      <w:pPr>
        <w:pStyle w:val="Heading2"/>
        <w:rPr>
          <w:color w:val="000000"/>
        </w:rPr>
      </w:pPr>
      <w:r>
        <w:rPr>
          <w:color w:val="000000"/>
        </w:rPr>
        <w:t>12. Signatures</w:t>
      </w:r>
    </w:p>
    <w:p>
      <w:pPr>
        <w:pStyle w:val="Normal"/>
        <w:rPr>
          <w:color w:val="000000"/>
        </w:rPr>
      </w:pPr>
      <w:r>
        <w:rPr>
          <w:color w:val="000000"/>
        </w:rPr>
        <w:t>Client Signature: ____________________________   Date: __________</w:t>
      </w:r>
    </w:p>
    <w:p>
      <w:pPr>
        <w:pStyle w:val="Normal"/>
        <w:spacing w:before="0" w:after="200"/>
        <w:rPr>
          <w:color w:val="000000"/>
        </w:rPr>
      </w:pPr>
      <w:r>
        <w:rPr>
          <w:color w:val="000000"/>
        </w:rPr>
        <w:t xml:space="preserve">Consultant Signature: __________________________   Date: </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000000"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000000"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000000"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000000"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000000"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000000"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000000"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color="FFFFFF" w:themeColor="background1" w:sz="12" w:space="0"/>
        </w:tcBorders>
        <w:shd w:val="clear" w:color="auto" w:fill="664E82" w:themeFill="accent4" w:themeFillShade="cc"/>
      </w:tcPr>
    </w:tblStylePr>
    <w:tblStylePr w:type="lastRow">
      <w:rPr>
        <w:b/>
        <w:bCs/>
        <w:color w:val="0000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color="FFFFFF" w:themeColor="background1" w:sz="12" w:space="0"/>
        </w:tcBorders>
        <w:shd w:val="clear" w:color="auto" w:fill="7E9C40" w:themeFill="accent3" w:themeFillShade="cc"/>
      </w:tcPr>
    </w:tblStylePr>
    <w:tblStylePr w:type="lastRow">
      <w:rPr>
        <w:b/>
        <w:bCs/>
        <w:color w:val="00000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color="FFFFFF" w:themeColor="background1" w:sz="12" w:space="0"/>
        </w:tcBorders>
        <w:shd w:val="clear" w:color="auto" w:fill="F2730A" w:themeFill="accent6" w:themeFillShade="cc"/>
      </w:tcPr>
    </w:tblStylePr>
    <w:tblStylePr w:type="lastRow">
      <w:rPr>
        <w:b/>
        <w:bCs/>
        <w:color w:val="000000"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color="FFFFFF" w:themeColor="background1" w:sz="12" w:space="0"/>
        </w:tcBorders>
        <w:shd w:val="clear" w:color="auto" w:fill="348DA5" w:themeFill="accent5" w:themeFillShade="cc"/>
      </w:tcPr>
    </w:tblStylePr>
    <w:tblStylePr w:type="lastRow">
      <w:rPr>
        <w:b/>
        <w:bCs/>
        <w:color w:val="000000"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LibreOffice/25.8.5.2$Linux_X86_64 LibreOffice_project/580$Build-2</Application>
  <AppVersion>15.0000</AppVersion>
  <Pages>2</Pages>
  <Words>321</Words>
  <Characters>1864</Characters>
  <CharactersWithSpaces>2159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2025-11-26T16:36:00Z</dcterms:created>
  <dc:creator>python-docx</dc:creator>
  <dc:description>generated by python-docx</dc:description>
  <dc:language>en-US</dc:language>
  <cp:lastModifiedBy/>
  <cp:lastPrinted>2026-01-12T10:31:48Z</cp:lastPrinted>
  <dcterms:modified xsi:type="dcterms:W3CDTF">2026-04-06T11:01:31Z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