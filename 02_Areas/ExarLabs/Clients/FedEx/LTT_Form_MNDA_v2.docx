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F8C37F" w14:textId="77777777" w:rsidR="000F58FC" w:rsidRDefault="00000000">
      <w:pPr>
        <w:tabs>
          <w:tab w:val="left" w:pos="5760"/>
        </w:tabs>
        <w:jc w:val="both"/>
      </w:pPr>
      <w:r>
        <w:t xml:space="preserve">  </w:t>
      </w:r>
    </w:p>
    <w:p w14:paraId="0070B768" w14:textId="77777777" w:rsidR="000F58FC" w:rsidRDefault="000F58FC">
      <w:pPr>
        <w:tabs>
          <w:tab w:val="left" w:pos="5760"/>
        </w:tabs>
        <w:jc w:val="both"/>
      </w:pPr>
    </w:p>
    <w:p w14:paraId="7F38C334" w14:textId="77777777" w:rsidR="000F58FC" w:rsidRDefault="000F58FC">
      <w:pPr>
        <w:tabs>
          <w:tab w:val="left" w:pos="5760"/>
        </w:tabs>
        <w:jc w:val="both"/>
      </w:pPr>
    </w:p>
    <w:p w14:paraId="3FA5AB76" w14:textId="77777777" w:rsidR="000F58FC" w:rsidRDefault="00000000">
      <w:pPr>
        <w:tabs>
          <w:tab w:val="left" w:pos="5760"/>
        </w:tabs>
        <w:jc w:val="center"/>
        <w:rPr>
          <w:b/>
          <w:u w:val="single"/>
        </w:rPr>
      </w:pPr>
      <w:r>
        <w:rPr>
          <w:b/>
          <w:u w:val="single"/>
        </w:rPr>
        <w:t>MUTUAL NON-DISCLOSURE AGREEMENT</w:t>
      </w:r>
    </w:p>
    <w:p w14:paraId="51AF9FC3" w14:textId="77777777" w:rsidR="000F58FC" w:rsidRDefault="00000000">
      <w:pPr>
        <w:tabs>
          <w:tab w:val="left" w:pos="5760"/>
        </w:tabs>
        <w:jc w:val="center"/>
        <w:rPr>
          <w:b/>
        </w:rPr>
      </w:pPr>
      <w:r>
        <w:rPr>
          <w:b/>
          <w:u w:val="single"/>
        </w:rPr>
        <w:t>FOR FEDEX PROCUREMENT OF PRODUCTS AND SERVICES</w:t>
      </w:r>
    </w:p>
    <w:p w14:paraId="5990EA22" w14:textId="77777777" w:rsidR="000F58FC" w:rsidRDefault="000F58FC">
      <w:pPr>
        <w:tabs>
          <w:tab w:val="left" w:pos="5760"/>
        </w:tabs>
        <w:jc w:val="both"/>
        <w:rPr>
          <w:b/>
        </w:rPr>
      </w:pPr>
    </w:p>
    <w:p w14:paraId="27730294" w14:textId="77777777" w:rsidR="000F58FC" w:rsidRDefault="00000000">
      <w:pPr>
        <w:tabs>
          <w:tab w:val="left" w:pos="5760"/>
        </w:tabs>
        <w:jc w:val="both"/>
      </w:pPr>
      <w:r>
        <w:t xml:space="preserve"> </w:t>
      </w:r>
    </w:p>
    <w:p w14:paraId="0236B4A5" w14:textId="77777777" w:rsidR="000F58FC" w:rsidRDefault="000F58FC">
      <w:pPr>
        <w:tabs>
          <w:tab w:val="left" w:pos="5760"/>
        </w:tabs>
        <w:jc w:val="both"/>
      </w:pPr>
    </w:p>
    <w:p w14:paraId="07BCDF5C" w14:textId="77777777" w:rsidR="000F58FC" w:rsidRDefault="00000000">
      <w:pPr>
        <w:jc w:val="both"/>
        <w:rPr>
          <w:u w:val="single"/>
        </w:rPr>
      </w:pPr>
      <w:r>
        <w:tab/>
        <w:t>This MUTUAL NON-DISCLOSURE AGREEMENT (the "Agreement") made this 28</w:t>
      </w:r>
      <w:r>
        <w:rPr>
          <w:u w:val="single"/>
        </w:rPr>
        <w:t>th</w:t>
      </w:r>
      <w:r>
        <w:t xml:space="preserve"> day of March, 2026 (the "Effective Date") between FEDERAL EXPRESS CORPORATION ("FedEx") and </w:t>
      </w:r>
      <w:del w:id="0" w:author="Claude" w:date="2026-04-14T00:00:00Z">
        <w:r>
          <w:delText>Prototype Iteration</w:delText>
        </w:r>
      </w:del>
      <w:ins w:id="1" w:author="Claude" w:date="2026-04-14T00:00:00Z">
        <w:r>
          <w:t>ExarGroups SRL</w:t>
        </w:r>
      </w:ins>
      <w:r>
        <w:t xml:space="preserve"> ("Company").</w:t>
      </w:r>
    </w:p>
    <w:p w14:paraId="73D16F7D" w14:textId="77777777" w:rsidR="000F58FC" w:rsidRDefault="000F58FC">
      <w:pPr>
        <w:jc w:val="both"/>
        <w:rPr>
          <w:u w:val="single"/>
        </w:rPr>
      </w:pPr>
    </w:p>
    <w:p w14:paraId="44AEFF8B" w14:textId="77777777" w:rsidR="000F58FC" w:rsidRDefault="00000000">
      <w:pPr>
        <w:tabs>
          <w:tab w:val="left" w:pos="570"/>
          <w:tab w:val="decimal" w:pos="1290"/>
          <w:tab w:val="decimal" w:pos="2010"/>
          <w:tab w:val="decimal" w:pos="2730"/>
          <w:tab w:val="decimal" w:pos="3450"/>
          <w:tab w:val="decimal" w:pos="4170"/>
          <w:tab w:val="decimal" w:pos="4890"/>
        </w:tabs>
        <w:jc w:val="center"/>
        <w:rPr>
          <w:u w:val="single"/>
        </w:rPr>
      </w:pPr>
      <w:r>
        <w:rPr>
          <w:u w:val="single"/>
        </w:rPr>
        <w:t>RECITALS</w:t>
      </w:r>
    </w:p>
    <w:p w14:paraId="088E4CD8" w14:textId="77777777" w:rsidR="000F58FC" w:rsidRDefault="000F58FC">
      <w:pPr>
        <w:tabs>
          <w:tab w:val="left" w:pos="570"/>
          <w:tab w:val="decimal" w:pos="1290"/>
          <w:tab w:val="decimal" w:pos="2010"/>
          <w:tab w:val="decimal" w:pos="2730"/>
          <w:tab w:val="decimal" w:pos="3450"/>
          <w:tab w:val="decimal" w:pos="4170"/>
          <w:tab w:val="decimal" w:pos="4890"/>
        </w:tabs>
        <w:rPr>
          <w:u w:val="single"/>
        </w:rPr>
      </w:pPr>
    </w:p>
    <w:p w14:paraId="5626A9AC" w14:textId="77777777" w:rsidR="000F58FC" w:rsidRDefault="00000000">
      <w:pPr>
        <w:tabs>
          <w:tab w:val="left" w:pos="570"/>
          <w:tab w:val="left" w:pos="900"/>
          <w:tab w:val="decimal" w:pos="2010"/>
          <w:tab w:val="decimal" w:pos="2730"/>
          <w:tab w:val="decimal" w:pos="3450"/>
          <w:tab w:val="decimal" w:pos="4170"/>
          <w:tab w:val="decimal" w:pos="4890"/>
          <w:tab w:val="decimal" w:pos="5610"/>
          <w:tab w:val="decimal" w:pos="6330"/>
          <w:tab w:val="decimal" w:pos="7050"/>
          <w:tab w:val="decimal" w:pos="7770"/>
        </w:tabs>
        <w:jc w:val="both"/>
      </w:pPr>
      <w:r>
        <w:tab/>
        <w:t>1.</w:t>
      </w:r>
      <w:r>
        <w:tab/>
        <w:t>FedEx and Company have each developed certain confidential and proprietary information ("FedEx's Confidential Information" or "Company's Confidential Information") including, but not limited to, financial statements, financing documents, trade secrets, new products, copyrights, computer software, documentation, specifications, systems, hardware, concepts, designs, configurations, schedules, costs, performance features, techniques, copyrighted matter, patentable and patented inventions, plans, methods, drawings, data, tables, calculations, documents or other paperwork, computer program narratives, flow charts, source and object codes, business and marketing plans, dealings, arrangements, objectives, locations and customer information.  For purposes of this Agreement, FedEx’s Confidential Information shall also be deemed to include, without limitation, the confidential and proprietary information of any entity owning all or a majority of FedEx’s outstanding corporate stock (“Parent Corporation”) and of any entity a majority or all of whose corporate stock is owned, directly or indirectly, by the Parent Corporation (“Affiliate”), whether such information is provided to Company by FedEx, the Parent Corporation or any Affiliate.</w:t>
      </w:r>
    </w:p>
    <w:p w14:paraId="244815F6" w14:textId="77777777" w:rsidR="000F58FC" w:rsidRDefault="000F58FC">
      <w:pPr>
        <w:tabs>
          <w:tab w:val="left" w:pos="570"/>
          <w:tab w:val="left" w:pos="900"/>
          <w:tab w:val="decimal" w:pos="2010"/>
          <w:tab w:val="decimal" w:pos="2730"/>
          <w:tab w:val="decimal" w:pos="3450"/>
          <w:tab w:val="decimal" w:pos="4170"/>
          <w:tab w:val="decimal" w:pos="4890"/>
          <w:tab w:val="decimal" w:pos="5610"/>
          <w:tab w:val="decimal" w:pos="6330"/>
          <w:tab w:val="decimal" w:pos="7050"/>
          <w:tab w:val="decimal" w:pos="7770"/>
        </w:tabs>
        <w:jc w:val="both"/>
      </w:pPr>
    </w:p>
    <w:p w14:paraId="7C7F361C" w14:textId="77777777" w:rsidR="000F58FC" w:rsidRDefault="00000000">
      <w:pPr>
        <w:tabs>
          <w:tab w:val="left" w:pos="570"/>
          <w:tab w:val="left" w:pos="900"/>
          <w:tab w:val="decimal" w:pos="2010"/>
          <w:tab w:val="decimal" w:pos="2730"/>
          <w:tab w:val="decimal" w:pos="3450"/>
          <w:tab w:val="decimal" w:pos="4170"/>
          <w:tab w:val="decimal" w:pos="4890"/>
          <w:tab w:val="decimal" w:pos="5610"/>
          <w:tab w:val="decimal" w:pos="6330"/>
          <w:tab w:val="decimal" w:pos="7050"/>
          <w:tab w:val="decimal" w:pos="7770"/>
        </w:tabs>
        <w:jc w:val="both"/>
      </w:pPr>
      <w:r>
        <w:tab/>
        <w:t>2.</w:t>
      </w:r>
      <w:r>
        <w:tab/>
        <w:t>In order to discuss the potential purchase or license by FedEx or its Affiliates of Company’s products, goods or services (“Business Purpose) and to memorialize any such arrangements into contracts or agreements between FedEx and Company arising out of or including such information (“Commercial Agreements”), FedEx and Company recognize the need for disclosure of FedEx's Confidential Information to Company, and of Company's Confidential Information to FedEx.</w:t>
      </w:r>
    </w:p>
    <w:p w14:paraId="374BD5C5" w14:textId="77777777" w:rsidR="000F58FC" w:rsidRDefault="000F58FC">
      <w:pPr>
        <w:tabs>
          <w:tab w:val="left" w:pos="570"/>
          <w:tab w:val="left" w:pos="900"/>
          <w:tab w:val="decimal" w:pos="2010"/>
          <w:tab w:val="decimal" w:pos="2730"/>
          <w:tab w:val="decimal" w:pos="3450"/>
          <w:tab w:val="decimal" w:pos="4170"/>
          <w:tab w:val="decimal" w:pos="4890"/>
          <w:tab w:val="decimal" w:pos="5610"/>
          <w:tab w:val="decimal" w:pos="6330"/>
          <w:tab w:val="decimal" w:pos="7050"/>
          <w:tab w:val="decimal" w:pos="7770"/>
        </w:tabs>
        <w:jc w:val="both"/>
      </w:pPr>
    </w:p>
    <w:p w14:paraId="7354BB4F" w14:textId="77777777" w:rsidR="000F58FC" w:rsidRDefault="00000000">
      <w:pPr>
        <w:tabs>
          <w:tab w:val="left" w:pos="570"/>
          <w:tab w:val="left" w:pos="900"/>
          <w:tab w:val="decimal" w:pos="2010"/>
          <w:tab w:val="decimal" w:pos="2730"/>
          <w:tab w:val="decimal" w:pos="3450"/>
          <w:tab w:val="decimal" w:pos="4170"/>
          <w:tab w:val="decimal" w:pos="4890"/>
          <w:tab w:val="decimal" w:pos="5610"/>
          <w:tab w:val="decimal" w:pos="6330"/>
          <w:tab w:val="decimal" w:pos="7050"/>
          <w:tab w:val="decimal" w:pos="7770"/>
        </w:tabs>
        <w:jc w:val="both"/>
      </w:pPr>
      <w:r>
        <w:tab/>
        <w:t>3.</w:t>
      </w:r>
      <w:r>
        <w:tab/>
        <w:t>FedEx is willing to disclose its Confidential Information to Company and Company</w:t>
      </w:r>
      <w:r>
        <w:rPr>
          <w:b/>
        </w:rPr>
        <w:t xml:space="preserve"> </w:t>
      </w:r>
      <w:r>
        <w:t>is willing to disclose its Confidential Information to FedEx for the Business Purpose pursuant to the terms and subject to the conditions of this Agreement.</w:t>
      </w:r>
    </w:p>
    <w:p w14:paraId="14A2B040" w14:textId="77777777" w:rsidR="000F58FC" w:rsidRDefault="000F58FC">
      <w:pPr>
        <w:tabs>
          <w:tab w:val="left" w:pos="570"/>
          <w:tab w:val="decimal" w:pos="1290"/>
          <w:tab w:val="decimal" w:pos="2010"/>
          <w:tab w:val="decimal" w:pos="2730"/>
          <w:tab w:val="decimal" w:pos="3450"/>
          <w:tab w:val="decimal" w:pos="4170"/>
          <w:tab w:val="decimal" w:pos="4890"/>
          <w:tab w:val="decimal" w:pos="5610"/>
          <w:tab w:val="decimal" w:pos="6330"/>
          <w:tab w:val="decimal" w:pos="7050"/>
          <w:tab w:val="decimal" w:pos="7770"/>
        </w:tabs>
        <w:jc w:val="both"/>
      </w:pPr>
    </w:p>
    <w:p w14:paraId="4050461D" w14:textId="77777777" w:rsidR="000F58FC" w:rsidRDefault="00000000">
      <w:pPr>
        <w:tabs>
          <w:tab w:val="left" w:pos="570"/>
          <w:tab w:val="decimal" w:pos="1290"/>
          <w:tab w:val="decimal" w:pos="2010"/>
          <w:tab w:val="decimal" w:pos="2730"/>
          <w:tab w:val="decimal" w:pos="3450"/>
          <w:tab w:val="decimal" w:pos="4170"/>
          <w:tab w:val="decimal" w:pos="4890"/>
          <w:tab w:val="decimal" w:pos="5610"/>
          <w:tab w:val="decimal" w:pos="6330"/>
          <w:tab w:val="decimal" w:pos="7050"/>
          <w:tab w:val="decimal" w:pos="7770"/>
        </w:tabs>
        <w:jc w:val="both"/>
      </w:pPr>
      <w:r>
        <w:tab/>
        <w:t>FOR AND IN CONSIDERATION of the mutual covenants contained in this Agreement, FedEx and Company (individually a "Party" and collectively the "Parties") agree as follows [For purposes hereof, the Party disclosing the Confidential Information is the "disclosing party" and the Party receiving the Confidential Information is the "receiving party"]:</w:t>
      </w:r>
    </w:p>
    <w:p w14:paraId="629EAF95" w14:textId="77777777" w:rsidR="000F58FC" w:rsidRDefault="000F58FC">
      <w:pPr>
        <w:tabs>
          <w:tab w:val="left" w:pos="540"/>
          <w:tab w:val="decimal" w:pos="4170"/>
          <w:tab w:val="decimal" w:pos="4890"/>
          <w:tab w:val="decimal" w:pos="5610"/>
          <w:tab w:val="decimal" w:pos="6330"/>
          <w:tab w:val="decimal" w:pos="7050"/>
          <w:tab w:val="decimal" w:pos="7770"/>
        </w:tabs>
        <w:jc w:val="both"/>
      </w:pPr>
    </w:p>
    <w:p w14:paraId="7CC2DA4A" w14:textId="77777777" w:rsidR="000F58FC" w:rsidRDefault="00000000">
      <w:pPr>
        <w:tabs>
          <w:tab w:val="left" w:pos="540"/>
          <w:tab w:val="left" w:pos="1620"/>
        </w:tabs>
        <w:jc w:val="both"/>
      </w:pPr>
      <w:r>
        <w:lastRenderedPageBreak/>
        <w:tab/>
      </w:r>
      <w:r>
        <w:rPr>
          <w:u w:val="single"/>
        </w:rPr>
        <w:t>Section 1</w:t>
      </w:r>
      <w:r>
        <w:t>.</w:t>
      </w:r>
      <w:r>
        <w:tab/>
      </w:r>
      <w:r>
        <w:rPr>
          <w:u w:val="single"/>
        </w:rPr>
        <w:t>Confidentiality of Information</w:t>
      </w:r>
      <w:r>
        <w:t xml:space="preserve">.  (a) Each Party acknowledges that all Confidential Information which has or will come into its possession or knowledge after the Effective Date in connection with the Business Purpose is (i) proprietary to the disclosing party, having been designed, developed or accumulated by the disclosing party at a great expense and over lengthy periods of time and (ii) secret, confidential and unique, and constitutes the exclusive property of the disclosing party.  Each Party acknowledges that any disclosure of the other's Confidential Information other than as specifically provided herein will be wrongful and will cause irreparable injury to the other Party and, therefore, each Party agrees to hold the other's Confidential Information in strictest confidence and not to make use of it other than as  specifically provided herein.  Each Party shall protect the confidential and proprietary nature of the disclosing party's Confidential Information in at least the same manner and extent that it protects the confidential and proprietary nature of its own Confidential Information of like kind. </w:t>
      </w:r>
    </w:p>
    <w:p w14:paraId="5A3D500D" w14:textId="77777777" w:rsidR="000F58FC" w:rsidRDefault="000F58FC">
      <w:pPr>
        <w:tabs>
          <w:tab w:val="left" w:pos="540"/>
          <w:tab w:val="left" w:pos="1440"/>
        </w:tabs>
        <w:jc w:val="both"/>
      </w:pPr>
    </w:p>
    <w:p w14:paraId="7D34F6A2" w14:textId="77777777" w:rsidR="000F58FC" w:rsidRDefault="00000000">
      <w:pPr>
        <w:tabs>
          <w:tab w:val="left" w:pos="540"/>
          <w:tab w:val="left" w:pos="1080"/>
        </w:tabs>
        <w:jc w:val="both"/>
      </w:pPr>
      <w:r>
        <w:tab/>
        <w:t>(b)</w:t>
      </w:r>
      <w:r>
        <w:tab/>
        <w:t>Information disclosed in connection with the Business Purpose shall be deemed "Confidential Information" and shall be subject to the terms of this Agreement if:</w:t>
      </w:r>
    </w:p>
    <w:p w14:paraId="73E6A4FA" w14:textId="77777777" w:rsidR="000F58FC" w:rsidRDefault="000F58FC">
      <w:pPr>
        <w:tabs>
          <w:tab w:val="left" w:pos="540"/>
          <w:tab w:val="left" w:pos="1440"/>
          <w:tab w:val="left" w:pos="1620"/>
        </w:tabs>
        <w:jc w:val="both"/>
      </w:pPr>
    </w:p>
    <w:p w14:paraId="7253FC09" w14:textId="77777777" w:rsidR="000F58FC" w:rsidRDefault="00000000">
      <w:pPr>
        <w:tabs>
          <w:tab w:val="decimal" w:pos="1260"/>
        </w:tabs>
        <w:ind w:left="1620" w:hanging="1620"/>
        <w:jc w:val="both"/>
      </w:pPr>
      <w:r>
        <w:tab/>
        <w:t>(i)</w:t>
      </w:r>
      <w:r>
        <w:tab/>
        <w:t>the Party to which such information is being disclosed is notified that the information is confidential or proprietary prior to, or at the time of, its disclosure; or</w:t>
      </w:r>
    </w:p>
    <w:p w14:paraId="1AF8D0CB" w14:textId="77777777" w:rsidR="000F58FC" w:rsidRDefault="000F58FC">
      <w:pPr>
        <w:tabs>
          <w:tab w:val="left" w:pos="540"/>
          <w:tab w:val="decimal" w:pos="1260"/>
        </w:tabs>
        <w:ind w:left="1620" w:hanging="1620"/>
        <w:jc w:val="both"/>
      </w:pPr>
    </w:p>
    <w:p w14:paraId="566EC866" w14:textId="77777777" w:rsidR="000F58FC" w:rsidRDefault="00000000">
      <w:pPr>
        <w:tabs>
          <w:tab w:val="decimal" w:pos="1260"/>
        </w:tabs>
        <w:ind w:left="1620" w:hanging="1620"/>
        <w:jc w:val="both"/>
      </w:pPr>
      <w:r>
        <w:tab/>
        <w:t>(ii)</w:t>
      </w:r>
      <w:r>
        <w:tab/>
        <w:t>information in a tangible form is labeled as confidential or proprietary prior to its disclosure; or  where labeling of the particular item of Confidential Information is not practicable, then such information is clearly and specifically identified in a contemporaneous writing provided by the disclosing party to the receiving party; or</w:t>
      </w:r>
    </w:p>
    <w:p w14:paraId="730AC3EC" w14:textId="77777777" w:rsidR="000F58FC" w:rsidRDefault="000F58FC">
      <w:pPr>
        <w:tabs>
          <w:tab w:val="decimal" w:pos="1260"/>
        </w:tabs>
        <w:ind w:left="1620" w:hanging="1620"/>
        <w:jc w:val="both"/>
      </w:pPr>
    </w:p>
    <w:p w14:paraId="7F0B30E3" w14:textId="77777777" w:rsidR="000F58FC" w:rsidRDefault="00000000">
      <w:pPr>
        <w:tabs>
          <w:tab w:val="decimal" w:pos="1260"/>
        </w:tabs>
        <w:ind w:left="1620" w:hanging="1620"/>
        <w:jc w:val="both"/>
      </w:pPr>
      <w:r>
        <w:tab/>
        <w:t>(iii)</w:t>
      </w:r>
      <w:r>
        <w:tab/>
        <w:t>the Party to which such information is being disclosed knows that such information is confidential or proprietary or would be reasonably expected to understand the confidential or proprietary nature of such information; or</w:t>
      </w:r>
    </w:p>
    <w:p w14:paraId="6B5F73EA" w14:textId="77777777" w:rsidR="000F58FC" w:rsidRDefault="000F58FC">
      <w:pPr>
        <w:tabs>
          <w:tab w:val="decimal" w:pos="1260"/>
        </w:tabs>
        <w:ind w:left="1620" w:hanging="1620"/>
        <w:jc w:val="both"/>
      </w:pPr>
    </w:p>
    <w:p w14:paraId="47EED729" w14:textId="77777777" w:rsidR="000F58FC" w:rsidRDefault="00000000">
      <w:pPr>
        <w:tabs>
          <w:tab w:val="decimal" w:pos="1260"/>
        </w:tabs>
        <w:ind w:left="1620" w:hanging="1620"/>
        <w:jc w:val="both"/>
      </w:pPr>
      <w:r>
        <w:tab/>
        <w:t>(iv)</w:t>
      </w:r>
      <w:r>
        <w:tab/>
        <w:t>information is in a Commercial Agreement.</w:t>
      </w:r>
    </w:p>
    <w:p w14:paraId="30C1232D" w14:textId="77777777" w:rsidR="000F58FC" w:rsidRDefault="000F58FC">
      <w:pPr>
        <w:tabs>
          <w:tab w:val="decimal" w:pos="1260"/>
        </w:tabs>
        <w:ind w:left="180" w:hanging="1620"/>
        <w:jc w:val="both"/>
      </w:pPr>
    </w:p>
    <w:p w14:paraId="7C6F42AC" w14:textId="77777777" w:rsidR="000F58FC" w:rsidRDefault="00000000">
      <w:pPr>
        <w:tabs>
          <w:tab w:val="left" w:pos="547"/>
          <w:tab w:val="left" w:pos="1080"/>
        </w:tabs>
        <w:jc w:val="both"/>
      </w:pPr>
      <w:r>
        <w:tab/>
        <w:t>(c)</w:t>
      </w:r>
      <w:r>
        <w:tab/>
        <w:t>The receiving party shall not copy or reproduce any Confidential Information without the disclosing party's prior written consent, except solely in connection with any disclosure specifically permitted hereunder but only to the extent, if any, necessary for such permitted disclosure.</w:t>
      </w:r>
    </w:p>
    <w:p w14:paraId="535DABB5" w14:textId="77777777" w:rsidR="000F58FC" w:rsidRDefault="000F58FC">
      <w:pPr>
        <w:tabs>
          <w:tab w:val="decimal" w:pos="630"/>
        </w:tabs>
        <w:jc w:val="both"/>
      </w:pPr>
    </w:p>
    <w:p w14:paraId="4B9115E5" w14:textId="77777777" w:rsidR="000F58FC" w:rsidRDefault="00000000">
      <w:pPr>
        <w:pStyle w:val="BodyText"/>
        <w:tabs>
          <w:tab w:val="clear" w:pos="1260"/>
          <w:tab w:val="left" w:pos="547"/>
          <w:tab w:val="left" w:pos="1080"/>
        </w:tabs>
      </w:pPr>
      <w:r>
        <w:tab/>
        <w:t>(d)</w:t>
      </w:r>
      <w:r>
        <w:tab/>
        <w:t>Confidential Information disclosed hereunder shall at all times remain, as between the Parties, the property of the disclosing party.  No license under any trade secrets, copyrights, or other rights is granted by this Agreement or any disclosure of Confidential Information hereunder.</w:t>
      </w:r>
    </w:p>
    <w:p w14:paraId="1801D58D" w14:textId="77777777" w:rsidR="000F58FC" w:rsidRDefault="000F58FC">
      <w:pPr>
        <w:tabs>
          <w:tab w:val="left" w:pos="547"/>
          <w:tab w:val="left" w:pos="1080"/>
        </w:tabs>
        <w:jc w:val="both"/>
      </w:pPr>
    </w:p>
    <w:p w14:paraId="196A3028" w14:textId="77777777" w:rsidR="000F58FC" w:rsidRDefault="00000000">
      <w:pPr>
        <w:tabs>
          <w:tab w:val="left" w:pos="547"/>
          <w:tab w:val="left" w:pos="1080"/>
        </w:tabs>
        <w:jc w:val="both"/>
      </w:pPr>
      <w:r>
        <w:tab/>
        <w:t>(e)</w:t>
      </w:r>
      <w:r>
        <w:tab/>
        <w:t xml:space="preserve">THE DISCLOSING PARTY SHALL NOT BE DEEMED TO MAKE OR HAVE MADE ANY REPRESENTATION OR WARRANTY HEREUNDER AS TO THE ACCURACY OR COMPLETENESS OF ITS CONFIDENTIAL INFORMATION OR ANY </w:t>
      </w:r>
      <w:r>
        <w:lastRenderedPageBreak/>
        <w:t>PORTION THEREOF, ALL OF WHICH INFORMATION IS PROVIDED UNDER THIS AGREEMENT ON AN “AS IS” BASIS.</w:t>
      </w:r>
    </w:p>
    <w:p w14:paraId="19C62F46" w14:textId="77777777" w:rsidR="000F58FC" w:rsidRDefault="000F58FC">
      <w:pPr>
        <w:tabs>
          <w:tab w:val="decimal" w:pos="1260"/>
        </w:tabs>
        <w:ind w:left="1620" w:hanging="1620"/>
        <w:jc w:val="both"/>
      </w:pPr>
    </w:p>
    <w:p w14:paraId="63104182" w14:textId="77777777" w:rsidR="000F58FC" w:rsidRDefault="00000000">
      <w:pPr>
        <w:tabs>
          <w:tab w:val="left" w:pos="540"/>
          <w:tab w:val="left" w:pos="1620"/>
        </w:tabs>
        <w:jc w:val="both"/>
      </w:pPr>
      <w:r>
        <w:tab/>
      </w:r>
      <w:r>
        <w:rPr>
          <w:u w:val="single"/>
        </w:rPr>
        <w:t>Section 2</w:t>
      </w:r>
      <w:r>
        <w:t>.</w:t>
      </w:r>
      <w:r>
        <w:tab/>
      </w:r>
      <w:r>
        <w:rPr>
          <w:u w:val="single"/>
        </w:rPr>
        <w:t>Non-Disclosure to Third Parties</w:t>
      </w:r>
      <w:r>
        <w:t>. Except as provided otherwise in this Agreement, neither Party shall communicate the other's Confidential Information in any form to any third party without the other Party's prior written consent and each Party shall use its best efforts to prevent inadvertent disclosure of the other's Confidential Information to any third party.  In addition, unless otherwise agreed in writing, the receiving party may not disclose to any third party the fact that the disclosing party has disclosed or provided any Confidential Information to the receiving party hereunder, or disclose to any third party the existence, nature or scope of this Agreement.  Any Confidential Information disclosed to a third party pursuant to this Section shall be provided pursuant to a non-disclosure agreement between the Party providing the information and the third party, which non-disclosure agreement shall substantially conform to this Agreement.</w:t>
      </w:r>
    </w:p>
    <w:p w14:paraId="01ADF118" w14:textId="77777777" w:rsidR="000F58FC" w:rsidRDefault="000F58FC">
      <w:pPr>
        <w:tabs>
          <w:tab w:val="left" w:pos="540"/>
          <w:tab w:val="left" w:pos="1620"/>
        </w:tabs>
        <w:jc w:val="both"/>
      </w:pPr>
    </w:p>
    <w:p w14:paraId="0906E988" w14:textId="77777777" w:rsidR="000F58FC" w:rsidRDefault="00000000">
      <w:pPr>
        <w:tabs>
          <w:tab w:val="left" w:pos="540"/>
          <w:tab w:val="left" w:pos="1620"/>
        </w:tabs>
        <w:jc w:val="both"/>
      </w:pPr>
      <w:r>
        <w:tab/>
      </w:r>
      <w:r>
        <w:rPr>
          <w:u w:val="single"/>
        </w:rPr>
        <w:t>Section 3</w:t>
      </w:r>
      <w:r>
        <w:t>.</w:t>
      </w:r>
      <w:r>
        <w:tab/>
      </w:r>
      <w:r>
        <w:rPr>
          <w:u w:val="single"/>
        </w:rPr>
        <w:t>Authorized Disclosure</w:t>
      </w:r>
      <w:r>
        <w:t>.  The Parties acknowledge that in connection with the Business Purpose, each may be required to disseminate the other Party’s Confidential Information to various of its employees, subcontractors, legal advisors, financial advisors, procurement advisors, accountants, and consultants with a reasonable need-to-know or need-to-have access to the Confidential Information.  In addition, each Party undertakes to cause any of its authorized recipients to whom such Confidential Information is transmitted to affirmatively acknowledge, or to be bound to, the same obligation of secrecy and confidentiality to which the Parties are bound under this Agreement.  Notwithstanding any provision to the contrary, the Parties further acknowledge that FedEx may disseminate the Company’s Confidential Information to FedEx’s Parent Corporation and to any of FedEx’s Affiliates.</w:t>
      </w:r>
    </w:p>
    <w:p w14:paraId="6939C8A5" w14:textId="77777777" w:rsidR="000F58FC" w:rsidRDefault="000F58FC">
      <w:pPr>
        <w:tabs>
          <w:tab w:val="left" w:pos="540"/>
          <w:tab w:val="left" w:pos="1620"/>
        </w:tabs>
        <w:jc w:val="both"/>
      </w:pPr>
    </w:p>
    <w:p w14:paraId="68D3424A" w14:textId="77777777" w:rsidR="000F58FC" w:rsidRDefault="00000000">
      <w:pPr>
        <w:tabs>
          <w:tab w:val="left" w:pos="540"/>
          <w:tab w:val="left" w:pos="1620"/>
        </w:tabs>
        <w:jc w:val="both"/>
      </w:pPr>
      <w:r>
        <w:tab/>
      </w:r>
      <w:r>
        <w:rPr>
          <w:u w:val="single"/>
        </w:rPr>
        <w:t>Section 4</w:t>
      </w:r>
      <w:r>
        <w:t>.</w:t>
      </w:r>
      <w:r>
        <w:tab/>
      </w:r>
      <w:r>
        <w:rPr>
          <w:u w:val="single"/>
        </w:rPr>
        <w:t>Survival of Terms</w:t>
      </w:r>
      <w:r>
        <w:t>.  The obligations of this Agreement shall not apply or shall terminate with respect to any particular portion of a Party's Confidential Information:</w:t>
      </w:r>
    </w:p>
    <w:p w14:paraId="0BA2F211" w14:textId="77777777" w:rsidR="000F58FC" w:rsidRDefault="000F58FC">
      <w:pPr>
        <w:tabs>
          <w:tab w:val="left" w:pos="540"/>
          <w:tab w:val="left" w:pos="1620"/>
        </w:tabs>
        <w:jc w:val="both"/>
      </w:pPr>
    </w:p>
    <w:p w14:paraId="052D4035" w14:textId="77777777" w:rsidR="000F58FC" w:rsidRDefault="00000000">
      <w:pPr>
        <w:tabs>
          <w:tab w:val="decimal" w:pos="1260"/>
        </w:tabs>
        <w:ind w:left="1620" w:hanging="1620"/>
        <w:jc w:val="both"/>
      </w:pPr>
      <w:r>
        <w:tab/>
        <w:t>(i)</w:t>
      </w:r>
      <w:r>
        <w:tab/>
        <w:t>if either Party can show that the Confidential Information received from the other is or has become generally available to the public through no violation of the terms of this Agreement;</w:t>
      </w:r>
    </w:p>
    <w:p w14:paraId="3404F66A" w14:textId="77777777" w:rsidR="000F58FC" w:rsidRDefault="000F58FC">
      <w:pPr>
        <w:tabs>
          <w:tab w:val="decimal" w:pos="1260"/>
        </w:tabs>
        <w:ind w:left="1620" w:hanging="1620"/>
        <w:jc w:val="both"/>
      </w:pPr>
    </w:p>
    <w:p w14:paraId="3D6E0D16" w14:textId="77777777" w:rsidR="000F58FC" w:rsidRDefault="00000000">
      <w:pPr>
        <w:tabs>
          <w:tab w:val="decimal" w:pos="1260"/>
        </w:tabs>
        <w:ind w:left="1620" w:hanging="1620"/>
        <w:jc w:val="both"/>
      </w:pPr>
      <w:r>
        <w:tab/>
        <w:t>(ii)</w:t>
      </w:r>
      <w:r>
        <w:tab/>
        <w:t>if either Party can show that such Confidential Information is in a written record in such Party's files prior to receipt from the other Party;</w:t>
      </w:r>
    </w:p>
    <w:p w14:paraId="41F8D0E5" w14:textId="77777777" w:rsidR="000F58FC" w:rsidRDefault="000F58FC">
      <w:pPr>
        <w:tabs>
          <w:tab w:val="decimal" w:pos="1260"/>
        </w:tabs>
        <w:ind w:left="1620" w:hanging="1620"/>
        <w:jc w:val="both"/>
      </w:pPr>
    </w:p>
    <w:p w14:paraId="0172BB1C" w14:textId="77777777" w:rsidR="000F58FC" w:rsidRDefault="00000000">
      <w:pPr>
        <w:tabs>
          <w:tab w:val="decimal" w:pos="1260"/>
        </w:tabs>
        <w:ind w:left="1620" w:hanging="1620"/>
        <w:jc w:val="both"/>
      </w:pPr>
      <w:r>
        <w:tab/>
        <w:t>(iii)</w:t>
      </w:r>
      <w:r>
        <w:tab/>
        <w:t>if either Party at any time lawfully obtains such Confidential Information in writing from a third party under circumstances permitting its disclosure;</w:t>
      </w:r>
    </w:p>
    <w:p w14:paraId="2980D373" w14:textId="77777777" w:rsidR="000F58FC" w:rsidRDefault="000F58FC">
      <w:pPr>
        <w:tabs>
          <w:tab w:val="decimal" w:pos="1260"/>
        </w:tabs>
        <w:ind w:left="1620" w:hanging="1620"/>
        <w:jc w:val="both"/>
      </w:pPr>
    </w:p>
    <w:p w14:paraId="4E3CB80C" w14:textId="77777777" w:rsidR="000F58FC" w:rsidRDefault="00000000">
      <w:pPr>
        <w:tabs>
          <w:tab w:val="decimal" w:pos="1260"/>
        </w:tabs>
        <w:ind w:left="1620" w:hanging="1620"/>
        <w:jc w:val="both"/>
      </w:pPr>
      <w:r>
        <w:tab/>
        <w:t>(iv)</w:t>
      </w:r>
      <w:r>
        <w:tab/>
        <w:t>if such Confidential Information is disclosed with the prior written consent of the Party to whom such Confidential Information belongs, provided that any disclosure complies in all respects with the terms of such written consent; or</w:t>
      </w:r>
    </w:p>
    <w:p w14:paraId="0A6D7E77" w14:textId="77777777" w:rsidR="000F58FC" w:rsidRDefault="000F58FC">
      <w:pPr>
        <w:tabs>
          <w:tab w:val="decimal" w:pos="1260"/>
        </w:tabs>
        <w:ind w:left="1620" w:hanging="1620"/>
        <w:jc w:val="both"/>
      </w:pPr>
    </w:p>
    <w:p w14:paraId="25994BC9" w14:textId="77777777" w:rsidR="000F58FC" w:rsidRDefault="00000000">
      <w:pPr>
        <w:tabs>
          <w:tab w:val="decimal" w:pos="1260"/>
        </w:tabs>
        <w:ind w:left="1620" w:hanging="1620"/>
        <w:jc w:val="both"/>
      </w:pPr>
      <w:r>
        <w:tab/>
        <w:t>(v)</w:t>
      </w:r>
      <w:r>
        <w:tab/>
        <w:t xml:space="preserve">if such Confidential Information is disclosed pursuant to the lawful requirement of a governmental agency or required by operation of law; provided that the receiving party shall promptly notify the disclosing party of such demand and </w:t>
      </w:r>
      <w:r>
        <w:lastRenderedPageBreak/>
        <w:t>tender to the disclosing party the defense of such demand.  Unless the demand shall have been timely limited, quashed or extended, the receiving party shall thereafter be entitled to comply with such demand but only to the extent required by law.</w:t>
      </w:r>
    </w:p>
    <w:p w14:paraId="04FD2C79" w14:textId="77777777" w:rsidR="000F58FC" w:rsidRDefault="000F58FC">
      <w:pPr>
        <w:tabs>
          <w:tab w:val="decimal" w:pos="1260"/>
        </w:tabs>
        <w:ind w:left="1620" w:hanging="1620"/>
        <w:jc w:val="both"/>
      </w:pPr>
    </w:p>
    <w:p w14:paraId="7F9FD83F" w14:textId="77777777" w:rsidR="000F58FC" w:rsidRDefault="00000000">
      <w:pPr>
        <w:tabs>
          <w:tab w:val="decimal" w:pos="1260"/>
        </w:tabs>
        <w:ind w:left="1620" w:hanging="1620"/>
        <w:jc w:val="both"/>
      </w:pPr>
      <w:r>
        <w:tab/>
        <w:t>(vi)</w:t>
      </w:r>
      <w:r>
        <w:tab/>
        <w:t>if the receiving party has independently developed such Confidential Information prior to or during the course of this Agreement without reference to or use of the disclosing party's Confidential Information.</w:t>
      </w:r>
    </w:p>
    <w:p w14:paraId="3237F53B" w14:textId="77777777" w:rsidR="000F58FC" w:rsidRDefault="000F58FC">
      <w:pPr>
        <w:tabs>
          <w:tab w:val="left" w:pos="540"/>
          <w:tab w:val="left" w:pos="1620"/>
        </w:tabs>
        <w:jc w:val="both"/>
      </w:pPr>
    </w:p>
    <w:p w14:paraId="27C79427" w14:textId="77777777" w:rsidR="000F58FC" w:rsidRDefault="00000000">
      <w:pPr>
        <w:tabs>
          <w:tab w:val="left" w:pos="540"/>
          <w:tab w:val="left" w:pos="1620"/>
        </w:tabs>
        <w:jc w:val="both"/>
      </w:pPr>
      <w:r>
        <w:t>Otherwise, the obligations of this Agreement with respect to either Party's Confidential Information shall terminate on the later of (i) three (3) years after the Expiration Date (or earlier termination date) of this Agreement as set forth in Section 5 hereof, or (ii) in the event there are Commercial Agreements between the Parties which are entered into in connection with information disclosed under this Agreement, three (3) years after the date of termination or expiration of all such contracts and agreements between the Parties.  Notwithstanding the foregoing, all Confidential Information made available hereunder by the disclosing party, including copies thereof, shall be returned by the disclosing party on the first to occur of (A) completion of the purpose of such disclosure or (B) request by the disclosing party.  The confidentiality obligations imposed hereunder shall survive the return to the disclosing party of its Confidential Information for the period of time described above.</w:t>
      </w:r>
    </w:p>
    <w:p w14:paraId="2E8B6D18" w14:textId="77777777" w:rsidR="000F58FC" w:rsidRDefault="000F58FC">
      <w:pPr>
        <w:tabs>
          <w:tab w:val="left" w:pos="540"/>
          <w:tab w:val="left" w:pos="1620"/>
        </w:tabs>
        <w:jc w:val="both"/>
      </w:pPr>
    </w:p>
    <w:p w14:paraId="35E4EBCA" w14:textId="77777777" w:rsidR="000F58FC" w:rsidRDefault="00000000">
      <w:pPr>
        <w:tabs>
          <w:tab w:val="left" w:pos="540"/>
          <w:tab w:val="left" w:pos="1620"/>
          <w:tab w:val="left" w:pos="2340"/>
        </w:tabs>
        <w:jc w:val="both"/>
      </w:pPr>
      <w:r>
        <w:tab/>
      </w:r>
      <w:r>
        <w:rPr>
          <w:u w:val="single"/>
        </w:rPr>
        <w:t>Section 5</w:t>
      </w:r>
      <w:r>
        <w:t>.</w:t>
      </w:r>
      <w:r>
        <w:tab/>
      </w:r>
      <w:r>
        <w:rPr>
          <w:u w:val="single"/>
        </w:rPr>
        <w:t>Extent of Agreement</w:t>
      </w:r>
      <w:r>
        <w:t xml:space="preserve">.  (a) This Agreement shall govern all disclosures of Confidential Information and all communications between FedEx and Company regarding Confidential Information that are made from the Effective Date of this Agreement through and including the date which shall be three (3) years from the Effective Date of this Agreement (the "Expiration Date").  Notwithstanding the expiration date, the Parties agree that in the event of any breach of this Agreement by a Party, the injured Party shall have the right to immediately terminate this Agreement. </w:t>
      </w:r>
    </w:p>
    <w:p w14:paraId="2A367575" w14:textId="77777777" w:rsidR="000F58FC" w:rsidRDefault="000F58FC">
      <w:pPr>
        <w:tabs>
          <w:tab w:val="left" w:pos="540"/>
          <w:tab w:val="left" w:pos="1620"/>
          <w:tab w:val="left" w:pos="2340"/>
        </w:tabs>
        <w:jc w:val="both"/>
      </w:pPr>
    </w:p>
    <w:p w14:paraId="0644D184" w14:textId="77777777" w:rsidR="000F58FC" w:rsidRDefault="00000000">
      <w:pPr>
        <w:tabs>
          <w:tab w:val="left" w:pos="540"/>
          <w:tab w:val="left" w:pos="1080"/>
        </w:tabs>
        <w:jc w:val="both"/>
      </w:pPr>
      <w:r>
        <w:tab/>
        <w:t>(b)</w:t>
      </w:r>
      <w:r>
        <w:tab/>
        <w:t>This Agreement is not an agreement by either Party to enter into any business relationship with the other or to procure any product or service from the other.  Any agreement for such business relationship, purchase or other procurement shall be at the discretion of the Parties and shall be evidenced by separate written Commercial Agreements executed by the Parties.</w:t>
      </w:r>
    </w:p>
    <w:p w14:paraId="1926576C" w14:textId="77777777" w:rsidR="000F58FC" w:rsidRDefault="000F58FC">
      <w:pPr>
        <w:tabs>
          <w:tab w:val="left" w:pos="540"/>
          <w:tab w:val="left" w:pos="1620"/>
          <w:tab w:val="left" w:pos="2340"/>
        </w:tabs>
        <w:jc w:val="both"/>
      </w:pPr>
    </w:p>
    <w:p w14:paraId="6EF492FD" w14:textId="77777777" w:rsidR="000F58FC" w:rsidRDefault="00000000">
      <w:pPr>
        <w:tabs>
          <w:tab w:val="left" w:pos="540"/>
          <w:tab w:val="left" w:pos="1620"/>
        </w:tabs>
        <w:jc w:val="both"/>
      </w:pPr>
      <w:r>
        <w:tab/>
      </w:r>
      <w:r>
        <w:rPr>
          <w:u w:val="single"/>
        </w:rPr>
        <w:t>Section 6</w:t>
      </w:r>
      <w:r>
        <w:t>.</w:t>
      </w:r>
      <w:r>
        <w:tab/>
      </w:r>
      <w:r>
        <w:rPr>
          <w:u w:val="single"/>
        </w:rPr>
        <w:t>Governing Law</w:t>
      </w:r>
      <w:r>
        <w:t>.  This Agreement shall be governed by and construed in accordance with the laws of Tennessee, without regard to or application of choice of law rules or principles.</w:t>
      </w:r>
    </w:p>
    <w:p w14:paraId="37B7DC10" w14:textId="77777777" w:rsidR="000F58FC" w:rsidRDefault="000F58FC">
      <w:pPr>
        <w:tabs>
          <w:tab w:val="left" w:pos="540"/>
          <w:tab w:val="left" w:pos="1620"/>
          <w:tab w:val="left" w:pos="2340"/>
        </w:tabs>
      </w:pPr>
    </w:p>
    <w:p w14:paraId="238217DF" w14:textId="77777777" w:rsidR="000F58FC" w:rsidRDefault="00000000">
      <w:pPr>
        <w:tabs>
          <w:tab w:val="left" w:pos="540"/>
          <w:tab w:val="left" w:pos="1620"/>
          <w:tab w:val="left" w:pos="2340"/>
        </w:tabs>
        <w:jc w:val="both"/>
      </w:pPr>
      <w:r>
        <w:tab/>
      </w:r>
      <w:r>
        <w:rPr>
          <w:u w:val="single"/>
        </w:rPr>
        <w:t>Section 7</w:t>
      </w:r>
      <w:r>
        <w:t>.</w:t>
      </w:r>
      <w:r>
        <w:tab/>
      </w:r>
      <w:r>
        <w:rPr>
          <w:u w:val="single"/>
        </w:rPr>
        <w:t>Injunctive Relief</w:t>
      </w:r>
      <w:r>
        <w:t>.  In addition to and not in lieu of the right to terminate as provided in Section 5, the Parties agree that in the event of any violation or threatened violation of this Agreement the injured Party shall be authorized and entitled to seek from any court of competent jurisdiction preliminary and permanent injunctive relief as well as an equitable accounting of all profits or benefits arising from such violation, which rights and remedies shall be cumulative and in addition to any other rights or remedies at law or in equity to which the injured Party may be entitled.</w:t>
      </w:r>
    </w:p>
    <w:p w14:paraId="50DA997B" w14:textId="77777777" w:rsidR="000F58FC" w:rsidRDefault="000F58FC">
      <w:pPr>
        <w:tabs>
          <w:tab w:val="left" w:pos="540"/>
          <w:tab w:val="left" w:pos="1620"/>
        </w:tabs>
        <w:jc w:val="both"/>
      </w:pPr>
    </w:p>
    <w:p w14:paraId="6D3EEADB" w14:textId="77777777" w:rsidR="000F58FC" w:rsidRDefault="00000000">
      <w:pPr>
        <w:tabs>
          <w:tab w:val="left" w:pos="540"/>
          <w:tab w:val="left" w:pos="1620"/>
          <w:tab w:val="decimal" w:pos="7650"/>
        </w:tabs>
        <w:jc w:val="both"/>
      </w:pPr>
      <w:r>
        <w:tab/>
      </w:r>
      <w:r>
        <w:rPr>
          <w:u w:val="single"/>
        </w:rPr>
        <w:t>Section 8.</w:t>
      </w:r>
      <w:r>
        <w:t xml:space="preserve">  </w:t>
      </w:r>
      <w:r>
        <w:rPr>
          <w:u w:val="single"/>
        </w:rPr>
        <w:t>Valid Agreement</w:t>
      </w:r>
      <w:r>
        <w:t>.  Both Parties acknowledge that this Agreement is valid and legally binding and has been executed by an authorized representative, and each Party confirms and ratifies the terms and conditions herein.</w:t>
      </w:r>
    </w:p>
    <w:p w14:paraId="21C4D855" w14:textId="77777777" w:rsidR="000F58FC" w:rsidRDefault="000F58FC">
      <w:pPr>
        <w:tabs>
          <w:tab w:val="left" w:pos="540"/>
          <w:tab w:val="left" w:pos="1620"/>
          <w:tab w:val="decimal" w:pos="2160"/>
          <w:tab w:val="decimal" w:pos="4170"/>
          <w:tab w:val="decimal" w:pos="4890"/>
          <w:tab w:val="decimal" w:pos="5610"/>
          <w:tab w:val="decimal" w:pos="6330"/>
          <w:tab w:val="decimal" w:pos="7050"/>
          <w:tab w:val="decimal" w:pos="7770"/>
        </w:tabs>
        <w:jc w:val="both"/>
      </w:pPr>
    </w:p>
    <w:p w14:paraId="17AC09A0" w14:textId="77777777" w:rsidR="000F58FC" w:rsidRDefault="00000000">
      <w:pPr>
        <w:tabs>
          <w:tab w:val="left" w:pos="540"/>
          <w:tab w:val="decimal" w:pos="4170"/>
          <w:tab w:val="decimal" w:pos="4890"/>
          <w:tab w:val="decimal" w:pos="5610"/>
          <w:tab w:val="decimal" w:pos="6330"/>
        </w:tabs>
        <w:jc w:val="both"/>
      </w:pPr>
      <w:r>
        <w:tab/>
      </w:r>
      <w:r>
        <w:tab/>
        <w:t>IN WITNESS WHEREOF, the Parties have executed this Agreement as of the date first above written.</w:t>
      </w:r>
    </w:p>
    <w:p w14:paraId="3DFA034F" w14:textId="77777777" w:rsidR="000F58FC" w:rsidRDefault="000F58FC">
      <w:pPr>
        <w:tabs>
          <w:tab w:val="left" w:pos="5320"/>
        </w:tabs>
        <w:jc w:val="both"/>
      </w:pPr>
    </w:p>
    <w:p w14:paraId="3B5DD2C7" w14:textId="77777777" w:rsidR="000F58FC" w:rsidRDefault="000F58FC">
      <w:pPr>
        <w:tabs>
          <w:tab w:val="left" w:pos="5320"/>
        </w:tabs>
        <w:jc w:val="both"/>
      </w:pPr>
    </w:p>
    <w:p w14:paraId="196BF769" w14:textId="723985FC" w:rsidR="000F58FC" w:rsidRDefault="00000000">
      <w:pPr>
        <w:jc w:val="both"/>
      </w:pPr>
      <w:del w:id="2" w:author="Claude" w:date="2026-04-14T00:00:00Z">
        <w:r>
          <w:delText>Exar Labs</w:delText>
        </w:r>
      </w:del>
      <w:ins w:id="3" w:author="Claude" w:date="2026-04-14T00:00:00Z">
        <w:r>
          <w:t>ExarGroups SRL</w:t>
        </w:r>
      </w:ins>
      <w:r>
        <w:t xml:space="preserve">     </w:t>
      </w:r>
      <w:r>
        <w:tab/>
      </w:r>
      <w:r>
        <w:tab/>
        <w:t>___________</w:t>
      </w:r>
      <w:r>
        <w:tab/>
      </w:r>
      <w:r>
        <w:tab/>
        <w:t>FEDERAL EXPRESS CORPORATION</w:t>
      </w:r>
    </w:p>
    <w:p w14:paraId="5DFF25D3" w14:textId="77777777" w:rsidR="000F58FC" w:rsidRDefault="00000000">
      <w:pPr>
        <w:tabs>
          <w:tab w:val="left" w:pos="5760"/>
        </w:tabs>
        <w:jc w:val="both"/>
      </w:pPr>
      <w:r>
        <w:t>Company Name</w:t>
      </w:r>
    </w:p>
    <w:p w14:paraId="205AEFB6" w14:textId="77777777" w:rsidR="000F58FC" w:rsidRDefault="000F58FC">
      <w:pPr>
        <w:tabs>
          <w:tab w:val="left" w:pos="5760"/>
        </w:tabs>
        <w:jc w:val="both"/>
      </w:pPr>
    </w:p>
    <w:p w14:paraId="5BAAEDB6" w14:textId="77777777" w:rsidR="000F58FC" w:rsidRDefault="00000000">
      <w:pPr>
        <w:tabs>
          <w:tab w:val="left" w:leader="underscore" w:pos="4320"/>
          <w:tab w:val="left" w:pos="5040"/>
          <w:tab w:val="left" w:leader="underscore" w:pos="9360"/>
        </w:tabs>
        <w:jc w:val="both"/>
      </w:pPr>
      <w:r>
        <w:t>By:</w:t>
      </w:r>
      <w:r>
        <w:tab/>
      </w:r>
      <w:r>
        <w:tab/>
        <w:t>By:</w:t>
      </w:r>
      <w:r>
        <w:tab/>
      </w:r>
    </w:p>
    <w:p w14:paraId="476E3BBA" w14:textId="77777777" w:rsidR="000F58FC" w:rsidRDefault="000F58FC">
      <w:pPr>
        <w:tabs>
          <w:tab w:val="left" w:leader="underscore" w:pos="4320"/>
          <w:tab w:val="left" w:pos="5040"/>
          <w:tab w:val="right" w:leader="underscore" w:pos="9360"/>
        </w:tabs>
        <w:jc w:val="both"/>
      </w:pPr>
    </w:p>
    <w:p w14:paraId="6AF63BE3" w14:textId="77777777" w:rsidR="000F58FC" w:rsidRDefault="00000000">
      <w:pPr>
        <w:tabs>
          <w:tab w:val="left" w:leader="underscore" w:pos="4320"/>
          <w:tab w:val="left" w:pos="5040"/>
          <w:tab w:val="right" w:leader="underscore" w:pos="9360"/>
        </w:tabs>
        <w:jc w:val="both"/>
      </w:pPr>
      <w:r>
        <w:t>Title: Owner</w:t>
      </w:r>
      <w:r>
        <w:tab/>
      </w:r>
      <w:r>
        <w:tab/>
        <w:t>Title:</w:t>
      </w:r>
      <w:r>
        <w:tab/>
      </w:r>
    </w:p>
    <w:p w14:paraId="03647432" w14:textId="77777777" w:rsidR="000F58FC" w:rsidRDefault="00000000">
      <w:pPr>
        <w:tabs>
          <w:tab w:val="decimal" w:pos="4230"/>
          <w:tab w:val="left" w:pos="5040"/>
          <w:tab w:val="decimal" w:pos="9360"/>
        </w:tabs>
        <w:jc w:val="both"/>
      </w:pPr>
      <w:r>
        <w:tab/>
        <w:t>("Company")</w:t>
      </w:r>
      <w:r>
        <w:tab/>
      </w:r>
      <w:r>
        <w:tab/>
        <w:t>("FedEx")</w:t>
      </w:r>
    </w:p>
    <w:p w14:paraId="3FCA580A" w14:textId="77777777" w:rsidR="000F58FC" w:rsidRDefault="000F58FC">
      <w:pPr>
        <w:tabs>
          <w:tab w:val="decimal" w:pos="3780"/>
          <w:tab w:val="decimal" w:pos="8910"/>
        </w:tabs>
        <w:jc w:val="both"/>
      </w:pPr>
    </w:p>
    <w:p w14:paraId="50A0421C" w14:textId="77777777" w:rsidR="000F58FC" w:rsidRDefault="000F58FC">
      <w:pPr>
        <w:tabs>
          <w:tab w:val="decimal" w:pos="3780"/>
          <w:tab w:val="decimal" w:pos="8910"/>
        </w:tabs>
        <w:jc w:val="both"/>
      </w:pPr>
    </w:p>
    <w:p w14:paraId="2F151B24" w14:textId="77777777" w:rsidR="000F58FC" w:rsidRDefault="000F58FC">
      <w:pPr>
        <w:tabs>
          <w:tab w:val="decimal" w:pos="3780"/>
          <w:tab w:val="decimal" w:pos="8910"/>
        </w:tabs>
        <w:jc w:val="both"/>
        <w:rPr>
          <w:sz w:val="16"/>
        </w:rPr>
      </w:pPr>
    </w:p>
    <w:p w14:paraId="57BF0E4A" w14:textId="77777777" w:rsidR="000F58FC" w:rsidRDefault="000F58FC">
      <w:pPr>
        <w:rPr>
          <w:sz w:val="16"/>
        </w:rPr>
      </w:pPr>
    </w:p>
    <w:sectPr w:rsidR="000F58FC">
      <w:headerReference w:type="default" r:id="rId6"/>
      <w:headerReference w:type="first" r:id="rId7"/>
      <w:pgSz w:w="12240" w:h="15840"/>
      <w:pgMar w:top="1440" w:right="1440" w:bottom="1440" w:left="1440" w:header="720" w:footer="0" w:gutter="0"/>
      <w:pgNumType w:start="1"/>
      <w:cols w:space="708"/>
      <w:formProt w:val="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22E8DFF" w14:textId="77777777" w:rsidR="00612B71" w:rsidRDefault="00612B71">
      <w:r>
        <w:separator/>
      </w:r>
    </w:p>
  </w:endnote>
  <w:endnote w:type="continuationSeparator" w:id="0">
    <w:p w14:paraId="668F7790" w14:textId="77777777" w:rsidR="00612B71" w:rsidRDefault="00612B7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Liberation Serif">
    <w:altName w:val="Times New Roman"/>
    <w:charset w:val="01"/>
    <w:family w:val="roman"/>
    <w:pitch w:val="variable"/>
  </w:font>
  <w:font w:name="DejaVu Sans">
    <w:panose1 w:val="00000000000000000000"/>
    <w:charset w:val="00"/>
    <w:family w:val="roman"/>
    <w:notTrueType/>
    <w:pitch w:val="default"/>
  </w:font>
  <w:font w:name="Times New Roman">
    <w:panose1 w:val="02020603050405020304"/>
    <w:charset w:val="00"/>
    <w:family w:val="roman"/>
    <w:pitch w:val="variable"/>
    <w:sig w:usb0="E0002EFF" w:usb1="C000785B" w:usb2="00000009" w:usb3="00000000" w:csb0="000001FF" w:csb1="00000000"/>
  </w:font>
  <w:font w:name="Liberation Sans;Arial">
    <w:altName w:val="Arial"/>
    <w:panose1 w:val="00000000000000000000"/>
    <w:charset w:val="00"/>
    <w:family w:val="roman"/>
    <w:notTrueType/>
    <w:pitch w:val="default"/>
  </w:font>
  <w:font w:name="Noto Sans CJK SC">
    <w:panose1 w:val="00000000000000000000"/>
    <w:charset w:val="00"/>
    <w:family w:val="roman"/>
    <w:notTrueType/>
    <w:pitch w:val="default"/>
  </w:font>
  <w:font w:name="Noto Sans Devanagari">
    <w:charset w:val="00"/>
    <w:family w:val="swiss"/>
    <w:pitch w:val="variable"/>
    <w:sig w:usb0="80008023" w:usb1="00002046" w:usb2="00000000" w:usb3="00000000" w:csb0="00000001" w:csb1="00000000"/>
  </w:font>
  <w:font w:name="Century Gothic">
    <w:panose1 w:val="020B0502020202020204"/>
    <w:charset w:val="00"/>
    <w:family w:val="swiss"/>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42EA141" w14:textId="77777777" w:rsidR="00612B71" w:rsidRDefault="00612B71">
      <w:r>
        <w:separator/>
      </w:r>
    </w:p>
  </w:footnote>
  <w:footnote w:type="continuationSeparator" w:id="0">
    <w:p w14:paraId="601CC47C" w14:textId="77777777" w:rsidR="00612B71" w:rsidRDefault="00612B7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ABF5D3" w14:textId="6C7EA516" w:rsidR="000F58FC" w:rsidRDefault="00420B09">
    <w:pPr>
      <w:tabs>
        <w:tab w:val="left" w:pos="5760"/>
      </w:tabs>
      <w:spacing w:line="240" w:lineRule="exact"/>
      <w:ind w:right="360"/>
      <w:jc w:val="right"/>
      <w:rPr>
        <w:rFonts w:ascii="Century Gothic" w:hAnsi="Century Gothic" w:cs="Century Gothic"/>
        <w:sz w:val="20"/>
      </w:rPr>
    </w:pPr>
    <w:r>
      <w:rPr>
        <w:noProof/>
      </w:rPr>
      <w:pict w14:anchorId="1822F4BF">
        <v:shapetype id="_x0000_t202" coordsize="21600,21600" o:spt="202" path="m,l,21600r21600,l21600,xe">
          <v:stroke joinstyle="miter"/>
          <v:path gradientshapeok="t" o:connecttype="rect"/>
        </v:shapetype>
        <v:shape id="Frame1" o:spid="_x0000_s1025" type="#_x0000_t202" style="position:absolute;left:0;text-align:left;margin-left:540pt;margin-top:.05pt;width:5.95pt;height:13.85pt;z-index:1;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" o:allowincell="f" stroked="f">
          <v:fill opacity="0"/>
          <v:textbox inset=".1pt,.1pt,.1pt,.1pt">
            <w:txbxContent>
              <w:p w14:paraId="229657D4" w14:textId="77777777" w:rsidR="000F58FC" w:rsidRDefault="00000000">
                <w:pPr>
                  <w:pStyle w:val="Header"/>
                </w:pPr>
                <w:r>
                  <w:rPr>
                    <w:rStyle w:val="PageNumber"/>
                  </w:rPr>
                  <w:fldChar w:fldCharType="begin"/>
                </w:r>
                <w:r>
                  <w:rPr>
                    <w:rStyle w:val="PageNumber"/>
                  </w:rPr>
                  <w:instrText xml:space="preserve"> PAGE </w:instrText>
                </w:r>
                <w:r>
                  <w:rPr>
                    <w:rStyle w:val="PageNumber"/>
                  </w:rPr>
                  <w:fldChar w:fldCharType="separate"/>
                </w:r>
                <w:r>
                  <w:rPr>
                    <w:rStyle w:val="PageNumber"/>
                  </w:rPr>
                  <w:t>5</w:t>
                </w:r>
                <w:r>
                  <w:rPr>
                    <w:rStyle w:val="PageNumber"/>
                  </w:rPr>
                  <w:fldChar w:fldCharType="end"/>
                </w:r>
              </w:p>
            </w:txbxContent>
          </v:textbox>
          <w10:wrap type="square" anchorx="page"/>
        </v:shape>
      </w:pict>
    </w:r>
  </w:p>
  <w:p w14:paraId="5A02882D" w14:textId="77777777" w:rsidR="000F58FC" w:rsidRDefault="000F58FC">
    <w:pPr>
      <w:tabs>
        <w:tab w:val="left" w:pos="5760"/>
      </w:tabs>
      <w:spacing w:line="240" w:lineRule="exact"/>
      <w:ind w:right="150"/>
      <w:jc w:val="both"/>
      <w:rPr>
        <w:rFonts w:ascii="Century Gothic" w:hAnsi="Century Gothic" w:cs="Century Gothic"/>
        <w:sz w:val="20"/>
      </w:rPr>
    </w:pPr>
  </w:p>
  <w:p w14:paraId="2E2F0F19" w14:textId="77777777" w:rsidR="000F58FC" w:rsidRDefault="000F58FC">
    <w:pPr>
      <w:tabs>
        <w:tab w:val="left" w:pos="5760"/>
      </w:tabs>
      <w:spacing w:line="240" w:lineRule="exact"/>
      <w:ind w:right="150"/>
      <w:jc w:val="both"/>
      <w:rPr>
        <w:rFonts w:ascii="Century Gothic" w:hAnsi="Century Gothic" w:cs="Century Gothic"/>
        <w:sz w:val="2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6B72CE" w14:textId="77777777" w:rsidR="000F58FC" w:rsidRDefault="000F58FC">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TrackMoves/>
  <w:defaultTabStop w:val="720"/>
  <w:autoHyphenation/>
  <w:hyphenationZone w:val="0"/>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usePrinterMetrics/>
    <w:doNotBreakWrappedTables/>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0F58FC"/>
    <w:rsid w:val="000F58FC"/>
    <w:rsid w:val="00420B09"/>
    <w:rsid w:val="004619C1"/>
    <w:rsid w:val="00612B71"/>
  </w:rsids>
  <m:mathPr>
    <m:mathFont m:val="Cambria Math"/>
    <m:brkBin m:val="before"/>
    <m:brkBinSub m:val="--"/>
    <m:smallFrac m:val="0"/>
    <m:dispDef/>
    <m:lMargin m:val="0"/>
    <m:rMargin m:val="0"/>
    <m:defJc m:val="centerGroup"/>
    <m:wrapIndent m:val="1440"/>
    <m:intLim m:val="subSup"/>
    <m:naryLim m:val="undOvr"/>
  </m:mathPr>
  <w:themeFontLang w:val="hu-HU"/>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3F3E6C2"/>
  <w15:docId w15:val="{3A7AE6D5-A250-4830-BC61-FB10932ABC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Liberation Serif" w:eastAsia="DejaVu Sans" w:hAnsi="Liberation Serif" w:cs="DejaVu Sans"/>
        <w:lang w:val="hu-HU" w:eastAsia="hu-HU"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uppressAutoHyphens/>
    </w:pPr>
    <w:rPr>
      <w:rFonts w:ascii="Times New Roman" w:eastAsia="Times New Roman" w:hAnsi="Times New Roman" w:cs="Times New Roman"/>
      <w:sz w:val="24"/>
      <w:lang w:val="en-US" w:eastAsia="zh-C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WW8Num1z0">
    <w:name w:val="WW8Num1z0"/>
    <w:qFormat/>
  </w:style>
  <w:style w:type="character" w:styleId="PageNumber">
    <w:name w:val="page number"/>
    <w:basedOn w:val="DefaultParagraphFont"/>
  </w:style>
  <w:style w:type="paragraph" w:customStyle="1" w:styleId="Heading">
    <w:name w:val="Heading"/>
    <w:basedOn w:val="Normal"/>
    <w:next w:val="BodyText"/>
    <w:qFormat/>
    <w:pPr>
      <w:keepNext/>
      <w:spacing w:before="240" w:after="120"/>
    </w:pPr>
    <w:rPr>
      <w:rFonts w:ascii="Liberation Sans;Arial" w:eastAsia="Noto Sans CJK SC" w:hAnsi="Liberation Sans;Arial" w:cs="Noto Sans Devanagari"/>
      <w:sz w:val="28"/>
      <w:szCs w:val="28"/>
    </w:rPr>
  </w:style>
  <w:style w:type="paragraph" w:styleId="BodyText">
    <w:name w:val="Body Text"/>
    <w:basedOn w:val="Normal"/>
    <w:pPr>
      <w:tabs>
        <w:tab w:val="decimal" w:pos="1260"/>
      </w:tabs>
      <w:jc w:val="both"/>
    </w:pPr>
  </w:style>
  <w:style w:type="paragraph" w:styleId="List">
    <w:name w:val="List"/>
    <w:basedOn w:val="BodyText"/>
    <w:rPr>
      <w:rFonts w:cs="Noto Sans Devanagari"/>
    </w:rPr>
  </w:style>
  <w:style w:type="paragraph" w:styleId="Caption">
    <w:name w:val="caption"/>
    <w:basedOn w:val="Normal"/>
    <w:qFormat/>
    <w:pPr>
      <w:suppressLineNumbers/>
      <w:spacing w:before="120" w:after="120"/>
    </w:pPr>
    <w:rPr>
      <w:i/>
      <w:iCs/>
      <w:szCs w:val="24"/>
    </w:rPr>
  </w:style>
  <w:style w:type="paragraph" w:customStyle="1" w:styleId="Index">
    <w:name w:val="Index"/>
    <w:basedOn w:val="Normal"/>
    <w:qFormat/>
    <w:pPr>
      <w:suppressLineNumbers/>
    </w:pPr>
    <w:rPr>
      <w:rFonts w:cs="Noto Sans Devanagari"/>
    </w:rPr>
  </w:style>
  <w:style w:type="paragraph" w:customStyle="1" w:styleId="caption1">
    <w:name w:val="caption1"/>
    <w:basedOn w:val="Normal"/>
    <w:qFormat/>
    <w:pPr>
      <w:suppressLineNumbers/>
      <w:spacing w:before="120" w:after="120"/>
    </w:pPr>
    <w:rPr>
      <w:rFonts w:cs="Noto Sans Devanagari"/>
      <w:i/>
      <w:iCs/>
      <w:szCs w:val="24"/>
    </w:rPr>
  </w:style>
  <w:style w:type="paragraph" w:customStyle="1" w:styleId="HeaderandFooter">
    <w:name w:val="Header and Footer"/>
    <w:basedOn w:val="Normal"/>
    <w:qFormat/>
    <w:pPr>
      <w:suppressLineNumbers/>
      <w:tabs>
        <w:tab w:val="center" w:pos="4986"/>
        <w:tab w:val="right" w:pos="9972"/>
      </w:tabs>
    </w:pPr>
  </w:style>
  <w:style w:type="paragraph" w:styleId="Header">
    <w:name w:val="header"/>
    <w:basedOn w:val="Normal"/>
    <w:pPr>
      <w:tabs>
        <w:tab w:val="center" w:pos="4320"/>
        <w:tab w:val="right" w:pos="8640"/>
      </w:tabs>
    </w:pPr>
  </w:style>
  <w:style w:type="paragraph" w:styleId="Footer">
    <w:name w:val="footer"/>
    <w:basedOn w:val="Normal"/>
    <w:pPr>
      <w:tabs>
        <w:tab w:val="center" w:pos="4320"/>
        <w:tab w:val="right" w:pos="8640"/>
      </w:tabs>
    </w:pPr>
  </w:style>
  <w:style w:type="paragraph" w:styleId="Revision">
    <w:name w:val="Revision"/>
    <w:qFormat/>
    <w:pPr>
      <w:suppressAutoHyphens/>
    </w:pPr>
    <w:rPr>
      <w:rFonts w:ascii="Times New Roman" w:eastAsia="Times New Roman" w:hAnsi="Times New Roman" w:cs="Times New Roman"/>
      <w:sz w:val="24"/>
      <w:lang w:val="en-US" w:eastAsia="zh-CN"/>
    </w:rPr>
  </w:style>
  <w:style w:type="paragraph" w:customStyle="1" w:styleId="FrameContents">
    <w:name w:val="Frame Contents"/>
    <w:basedOn w:val="Normal"/>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header" Target="header2.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theme/theme1.xml><?xml version="1.0" encoding="utf-8"?>
<a:theme xmlns:a="http://schemas.openxmlformats.org/drawingml/2006/main"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a:ea typeface="DejaVu Sans"/>
        <a:cs typeface="DejaVu Sans"/>
      </a:majorFont>
      <a:minorFont>
        <a:latin typeface="Arial"/>
        <a:ea typeface="DejaVu Sans"/>
        <a:cs typeface="DejaVu Sans"/>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8</TotalTime>
  <Pages>5</Pages>
  <Words>1558</Words>
  <Characters>10753</Characters>
  <Application>Microsoft Office Word</Application>
  <DocSecurity>0</DocSecurity>
  <Lines>89</Lines>
  <Paragraphs>24</Paragraphs>
  <ScaleCrop>false</ScaleCrop>
  <Company/>
  <LinksUpToDate>false</LinksUpToDate>
  <CharactersWithSpaces>12287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FDX Mutual Non-Disclosure Agreement</dc:title>
  <dc:subject/>
  <dc:creator>RRHEA</dc:creator>
  <dc:description/>
  <cp:lastModifiedBy>Becze Szabolcs</cp:lastModifiedBy>
  <cp:revision>5</cp:revision>
  <cp:lastPrinted>2006-07-20T11:10:00Z</cp:lastPrinted>
  <dcterms:created xsi:type="dcterms:W3CDTF">2025-02-25T22:07:00Z</dcterms:created>
  <dcterms:modified xsi:type="dcterms:W3CDTF">2026-04-14T10:24:00Z</dcterms:modified>
  <dc:language>en-US</dc:language>
</cp:coreProperties>
</file>