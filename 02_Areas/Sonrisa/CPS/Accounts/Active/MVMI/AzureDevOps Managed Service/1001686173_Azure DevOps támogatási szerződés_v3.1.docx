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34CC5B" w14:textId="77777777" w:rsidR="0030397F" w:rsidRDefault="0030397F" w:rsidP="0030397F">
      <w:pPr>
        <w:spacing w:before="120" w:after="120" w:line="240" w:lineRule="auto"/>
        <w:ind w:left="360"/>
        <w:jc w:val="center"/>
        <w:rPr>
          <w:rFonts w:ascii="Times New Roman" w:eastAsia="Times New Roman" w:hAnsi="Times New Roman"/>
          <w:b/>
          <w:snapToGrid w:val="0"/>
          <w:kern w:val="28"/>
          <w:sz w:val="32"/>
          <w:szCs w:val="32"/>
          <w:lang w:eastAsia="hu-HU"/>
        </w:rPr>
      </w:pPr>
      <w:commentRangeStart w:id="0"/>
      <w:commentRangeStart w:id="1"/>
      <w:commentRangeStart w:id="2"/>
      <w:commentRangeStart w:id="3"/>
      <w:commentRangeStart w:id="4"/>
      <w:r>
        <w:rPr>
          <w:rFonts w:ascii="Times New Roman" w:eastAsia="Times New Roman" w:hAnsi="Times New Roman"/>
          <w:b/>
          <w:snapToGrid w:val="0"/>
          <w:kern w:val="28"/>
          <w:sz w:val="32"/>
          <w:szCs w:val="32"/>
          <w:lang w:eastAsia="hu-HU"/>
        </w:rPr>
        <w:t>Informatikai szolgáltatás támogatási</w:t>
      </w:r>
      <w:r w:rsidRPr="00C76693">
        <w:rPr>
          <w:rFonts w:ascii="Times New Roman" w:eastAsia="Times New Roman" w:hAnsi="Times New Roman"/>
          <w:b/>
          <w:snapToGrid w:val="0"/>
          <w:kern w:val="28"/>
          <w:sz w:val="32"/>
          <w:szCs w:val="32"/>
          <w:lang w:eastAsia="hu-HU"/>
        </w:rPr>
        <w:t xml:space="preserve"> </w:t>
      </w:r>
      <w:r>
        <w:rPr>
          <w:rFonts w:ascii="Times New Roman" w:eastAsia="Times New Roman" w:hAnsi="Times New Roman"/>
          <w:b/>
          <w:snapToGrid w:val="0"/>
          <w:kern w:val="28"/>
          <w:sz w:val="32"/>
          <w:szCs w:val="32"/>
          <w:lang w:eastAsia="hu-HU"/>
        </w:rPr>
        <w:t>keret</w:t>
      </w:r>
      <w:r w:rsidRPr="00C76693">
        <w:rPr>
          <w:rFonts w:ascii="Times New Roman" w:eastAsia="Times New Roman" w:hAnsi="Times New Roman"/>
          <w:b/>
          <w:snapToGrid w:val="0"/>
          <w:kern w:val="28"/>
          <w:sz w:val="32"/>
          <w:szCs w:val="32"/>
          <w:lang w:eastAsia="hu-HU"/>
        </w:rPr>
        <w:t>szerződés</w:t>
      </w:r>
      <w:commentRangeEnd w:id="0"/>
      <w:r w:rsidR="00AD2E6F">
        <w:rPr>
          <w:rStyle w:val="CommentReference"/>
          <w:rFonts w:ascii="Times New Roman" w:eastAsia="Times New Roman" w:hAnsi="Times New Roman"/>
          <w:b/>
          <w:snapToGrid w:val="0"/>
          <w:kern w:val="28"/>
          <w:sz w:val="32"/>
          <w:szCs w:val="32"/>
          <w:lang w:eastAsia="hu-HU"/>
        </w:rPr>
        <w:commentReference w:id="0"/>
      </w:r>
      <w:commentRangeEnd w:id="1"/>
      <w:r>
        <w:rPr>
          <w:rStyle w:val="CommentReference"/>
          <w:rFonts w:ascii="Times New Roman" w:eastAsia="Times New Roman" w:hAnsi="Times New Roman"/>
          <w:b/>
          <w:snapToGrid w:val="0"/>
          <w:kern w:val="28"/>
          <w:sz w:val="32"/>
          <w:szCs w:val="32"/>
          <w:lang w:eastAsia="hu-HU"/>
        </w:rPr>
        <w:commentReference w:id="1"/>
      </w:r>
      <w:commentRangeEnd w:id="2"/>
      <w:r>
        <w:rPr>
          <w:rStyle w:val="CommentReference"/>
          <w:rFonts w:ascii="Times New Roman" w:eastAsia="Times New Roman" w:hAnsi="Times New Roman"/>
          <w:b/>
          <w:snapToGrid w:val="0"/>
          <w:kern w:val="28"/>
          <w:sz w:val="32"/>
          <w:szCs w:val="32"/>
          <w:lang w:eastAsia="hu-HU"/>
        </w:rPr>
        <w:commentReference w:id="2"/>
      </w:r>
      <w:commentRangeEnd w:id="3"/>
      <w:r>
        <w:rPr>
          <w:rStyle w:val="CommentReference"/>
          <w:rFonts w:ascii="Times New Roman" w:eastAsia="Times New Roman" w:hAnsi="Times New Roman"/>
          <w:b/>
          <w:snapToGrid w:val="0"/>
          <w:kern w:val="28"/>
          <w:sz w:val="32"/>
          <w:szCs w:val="32"/>
          <w:lang w:eastAsia="hu-HU"/>
        </w:rPr>
        <w:commentReference w:id="3"/>
      </w:r>
      <w:commentRangeEnd w:id="4"/>
      <w:r>
        <w:rPr>
          <w:rStyle w:val="CommentReference"/>
          <w:rFonts w:ascii="Times New Roman" w:eastAsia="Times New Roman" w:hAnsi="Times New Roman"/>
          <w:b/>
          <w:snapToGrid w:val="0"/>
          <w:kern w:val="28"/>
          <w:sz w:val="32"/>
          <w:szCs w:val="32"/>
          <w:lang w:eastAsia="hu-HU"/>
        </w:rPr>
        <w:commentReference w:id="4"/>
      </w:r>
    </w:p>
    <w:p w14:paraId="0B5308B8" w14:textId="77777777" w:rsidR="007D139E" w:rsidRDefault="007D139E" w:rsidP="0030397F">
      <w:pPr>
        <w:spacing w:before="120" w:after="120" w:line="240" w:lineRule="auto"/>
        <w:ind w:left="360"/>
        <w:jc w:val="center"/>
        <w:rPr>
          <w:rFonts w:ascii="Times New Roman" w:eastAsia="Times New Roman" w:hAnsi="Times New Roman"/>
          <w:b/>
          <w:snapToGrid w:val="0"/>
          <w:kern w:val="28"/>
          <w:sz w:val="32"/>
          <w:szCs w:val="32"/>
          <w:lang w:eastAsia="hu-HU"/>
        </w:rPr>
      </w:pPr>
    </w:p>
    <w:p w14:paraId="6C7E2A73" w14:textId="77777777" w:rsidR="007D139E" w:rsidRPr="00D1181A" w:rsidRDefault="007D139E" w:rsidP="0030397F">
      <w:pPr>
        <w:spacing w:before="120" w:after="120" w:line="240" w:lineRule="auto"/>
        <w:ind w:left="360"/>
        <w:jc w:val="center"/>
        <w:rPr>
          <w:rFonts w:ascii="Times New Roman" w:eastAsia="Times New Roman" w:hAnsi="Times New Roman"/>
          <w:sz w:val="32"/>
          <w:szCs w:val="32"/>
          <w:lang w:eastAsia="hu-HU"/>
        </w:rPr>
      </w:pPr>
    </w:p>
    <w:p w14:paraId="2F9BE3F3" w14:textId="77777777" w:rsidR="0030397F" w:rsidRPr="00D1181A" w:rsidRDefault="0030397F" w:rsidP="0030397F">
      <w:pPr>
        <w:spacing w:before="120" w:after="120" w:line="240" w:lineRule="auto"/>
        <w:jc w:val="both"/>
        <w:rPr>
          <w:rFonts w:ascii="Times New Roman" w:eastAsia="Times New Roman" w:hAnsi="Times New Roman"/>
          <w:snapToGrid w:val="0"/>
          <w:sz w:val="24"/>
          <w:szCs w:val="24"/>
          <w:lang w:eastAsia="hu-HU"/>
        </w:rPr>
      </w:pPr>
      <w:r w:rsidRPr="00D1181A">
        <w:rPr>
          <w:rFonts w:ascii="Times New Roman" w:eastAsia="Times New Roman" w:hAnsi="Times New Roman"/>
          <w:snapToGrid w:val="0"/>
          <w:sz w:val="24"/>
          <w:szCs w:val="24"/>
          <w:lang w:eastAsia="hu-HU"/>
        </w:rPr>
        <w:t xml:space="preserve">amely </w:t>
      </w:r>
      <w:r>
        <w:rPr>
          <w:rFonts w:ascii="Times New Roman" w:eastAsia="Times New Roman" w:hAnsi="Times New Roman"/>
          <w:snapToGrid w:val="0"/>
          <w:sz w:val="24"/>
          <w:szCs w:val="24"/>
          <w:lang w:eastAsia="hu-HU"/>
        </w:rPr>
        <w:t xml:space="preserve">létrejött egyrészről </w:t>
      </w:r>
      <w:r w:rsidRPr="00D1181A">
        <w:rPr>
          <w:rFonts w:ascii="Times New Roman" w:eastAsia="Times New Roman" w:hAnsi="Times New Roman"/>
          <w:snapToGrid w:val="0"/>
          <w:sz w:val="24"/>
          <w:szCs w:val="24"/>
          <w:lang w:eastAsia="hu-HU"/>
        </w:rPr>
        <w:t xml:space="preserve">az </w:t>
      </w:r>
    </w:p>
    <w:p w14:paraId="0A84A145" w14:textId="77777777" w:rsidR="0030397F" w:rsidRPr="00C76693" w:rsidRDefault="0030397F" w:rsidP="0030397F">
      <w:pPr>
        <w:spacing w:before="120" w:after="120" w:line="240" w:lineRule="auto"/>
        <w:ind w:left="709"/>
        <w:jc w:val="both"/>
        <w:rPr>
          <w:rFonts w:ascii="Times New Roman" w:eastAsia="Times New Roman" w:hAnsi="Times New Roman"/>
          <w:b/>
          <w:snapToGrid w:val="0"/>
          <w:sz w:val="24"/>
          <w:szCs w:val="24"/>
          <w:lang w:eastAsia="hu-HU"/>
        </w:rPr>
      </w:pPr>
      <w:r w:rsidRPr="00D1181A">
        <w:rPr>
          <w:rFonts w:ascii="Times New Roman" w:eastAsia="Times New Roman" w:hAnsi="Times New Roman"/>
          <w:b/>
          <w:snapToGrid w:val="0"/>
          <w:sz w:val="24"/>
          <w:szCs w:val="24"/>
          <w:lang w:eastAsia="hu-HU"/>
        </w:rPr>
        <w:t>MVM Informatika</w:t>
      </w:r>
      <w:r w:rsidRPr="00D1181A">
        <w:rPr>
          <w:rFonts w:ascii="Times New Roman" w:eastAsia="Times New Roman" w:hAnsi="Times New Roman"/>
          <w:sz w:val="24"/>
          <w:szCs w:val="24"/>
          <w:lang w:eastAsia="hu-HU"/>
        </w:rPr>
        <w:t xml:space="preserve"> </w:t>
      </w:r>
      <w:r w:rsidRPr="00C76693">
        <w:rPr>
          <w:rFonts w:ascii="Times New Roman" w:eastAsia="Times New Roman" w:hAnsi="Times New Roman"/>
          <w:b/>
          <w:snapToGrid w:val="0"/>
          <w:sz w:val="24"/>
          <w:szCs w:val="24"/>
          <w:lang w:eastAsia="hu-HU"/>
        </w:rPr>
        <w:t>Zártkörűen Működő Részvénytársaság</w:t>
      </w:r>
    </w:p>
    <w:p w14:paraId="1D2B8C31" w14:textId="77777777" w:rsidR="0030397F" w:rsidRPr="00D1181A" w:rsidRDefault="0030397F" w:rsidP="0030397F">
      <w:pPr>
        <w:spacing w:before="120" w:after="120" w:line="240" w:lineRule="auto"/>
        <w:ind w:left="709" w:firstLine="708"/>
        <w:jc w:val="both"/>
        <w:rPr>
          <w:rFonts w:ascii="Times New Roman" w:eastAsia="Times New Roman" w:hAnsi="Times New Roman"/>
          <w:sz w:val="24"/>
          <w:szCs w:val="24"/>
          <w:lang w:eastAsia="hu-HU"/>
        </w:rPr>
      </w:pPr>
      <w:r w:rsidRPr="008A695D">
        <w:rPr>
          <w:rFonts w:ascii="Times New Roman" w:eastAsia="Times New Roman" w:hAnsi="Times New Roman"/>
          <w:i/>
          <w:sz w:val="24"/>
          <w:szCs w:val="24"/>
          <w:lang w:eastAsia="hu-HU"/>
        </w:rPr>
        <w:t>Szék</w:t>
      </w:r>
      <w:r>
        <w:rPr>
          <w:rFonts w:ascii="Times New Roman" w:eastAsia="Times New Roman" w:hAnsi="Times New Roman"/>
          <w:i/>
          <w:sz w:val="24"/>
          <w:szCs w:val="24"/>
          <w:lang w:eastAsia="hu-HU"/>
        </w:rPr>
        <w:t>he</w:t>
      </w:r>
      <w:r w:rsidRPr="008A695D">
        <w:rPr>
          <w:rFonts w:ascii="Times New Roman" w:eastAsia="Times New Roman" w:hAnsi="Times New Roman"/>
          <w:i/>
          <w:sz w:val="24"/>
          <w:szCs w:val="24"/>
          <w:lang w:eastAsia="hu-HU"/>
        </w:rPr>
        <w:t>ly:</w:t>
      </w:r>
      <w:r w:rsidRPr="00D1181A">
        <w:rPr>
          <w:rFonts w:ascii="Times New Roman" w:eastAsia="Times New Roman" w:hAnsi="Times New Roman"/>
          <w:i/>
          <w:sz w:val="24"/>
          <w:szCs w:val="24"/>
          <w:lang w:eastAsia="hu-HU"/>
        </w:rPr>
        <w:tab/>
      </w:r>
      <w:r w:rsidRPr="00D1181A">
        <w:rPr>
          <w:rFonts w:ascii="Times New Roman" w:eastAsia="Times New Roman" w:hAnsi="Times New Roman"/>
          <w:i/>
          <w:sz w:val="24"/>
          <w:szCs w:val="24"/>
          <w:lang w:eastAsia="hu-HU"/>
        </w:rPr>
        <w:tab/>
      </w:r>
      <w:r w:rsidRPr="00BC5BE8">
        <w:rPr>
          <w:rFonts w:ascii="Times New Roman" w:eastAsia="Times New Roman" w:hAnsi="Times New Roman"/>
          <w:snapToGrid w:val="0"/>
          <w:sz w:val="24"/>
          <w:szCs w:val="24"/>
          <w:lang w:eastAsia="hu-HU"/>
        </w:rPr>
        <w:t>7030 Paks</w:t>
      </w:r>
      <w:r>
        <w:rPr>
          <w:rFonts w:ascii="Times New Roman" w:eastAsia="Times New Roman" w:hAnsi="Times New Roman"/>
          <w:snapToGrid w:val="0"/>
          <w:sz w:val="24"/>
          <w:szCs w:val="24"/>
          <w:lang w:eastAsia="hu-HU"/>
        </w:rPr>
        <w:t>,</w:t>
      </w:r>
      <w:r w:rsidRPr="00BC5BE8">
        <w:rPr>
          <w:rFonts w:ascii="Times New Roman" w:eastAsia="Times New Roman" w:hAnsi="Times New Roman"/>
          <w:snapToGrid w:val="0"/>
          <w:sz w:val="24"/>
          <w:szCs w:val="24"/>
          <w:lang w:eastAsia="hu-HU"/>
        </w:rPr>
        <w:t xml:space="preserve"> Vasút utca 1. </w:t>
      </w:r>
    </w:p>
    <w:p w14:paraId="2AADE927" w14:textId="77777777" w:rsidR="0030397F" w:rsidRPr="00D1181A" w:rsidRDefault="0030397F" w:rsidP="0030397F">
      <w:pPr>
        <w:spacing w:before="120" w:after="120" w:line="240" w:lineRule="auto"/>
        <w:ind w:left="709" w:firstLine="708"/>
        <w:jc w:val="both"/>
        <w:rPr>
          <w:rFonts w:ascii="Times New Roman" w:eastAsia="Times New Roman" w:hAnsi="Times New Roman"/>
          <w:i/>
          <w:sz w:val="24"/>
          <w:szCs w:val="24"/>
          <w:lang w:eastAsia="hu-HU"/>
        </w:rPr>
      </w:pPr>
      <w:r w:rsidRPr="00D1181A">
        <w:rPr>
          <w:rFonts w:ascii="Times New Roman" w:eastAsia="Times New Roman" w:hAnsi="Times New Roman"/>
          <w:i/>
          <w:sz w:val="24"/>
          <w:szCs w:val="24"/>
          <w:lang w:eastAsia="hu-HU"/>
        </w:rPr>
        <w:t xml:space="preserve">Adószám: </w:t>
      </w:r>
      <w:r w:rsidRPr="00D1181A">
        <w:rPr>
          <w:rFonts w:ascii="Times New Roman" w:eastAsia="Times New Roman" w:hAnsi="Times New Roman"/>
          <w:i/>
          <w:sz w:val="24"/>
          <w:szCs w:val="24"/>
          <w:lang w:eastAsia="hu-HU"/>
        </w:rPr>
        <w:tab/>
      </w:r>
      <w:r w:rsidRPr="00D1181A">
        <w:rPr>
          <w:rFonts w:ascii="Times New Roman" w:eastAsia="Times New Roman" w:hAnsi="Times New Roman"/>
          <w:i/>
          <w:sz w:val="24"/>
          <w:szCs w:val="24"/>
          <w:lang w:eastAsia="hu-HU"/>
        </w:rPr>
        <w:tab/>
      </w:r>
      <w:r w:rsidRPr="00D1181A">
        <w:rPr>
          <w:rFonts w:ascii="Times New Roman" w:eastAsia="Times New Roman" w:hAnsi="Times New Roman"/>
          <w:sz w:val="24"/>
          <w:szCs w:val="24"/>
          <w:lang w:eastAsia="hu-HU"/>
        </w:rPr>
        <w:t>13649588-2-17</w:t>
      </w:r>
    </w:p>
    <w:p w14:paraId="6CD63D3B" w14:textId="77777777" w:rsidR="0030397F" w:rsidRDefault="0030397F" w:rsidP="0030397F">
      <w:pPr>
        <w:tabs>
          <w:tab w:val="left" w:pos="708"/>
          <w:tab w:val="left" w:pos="1416"/>
          <w:tab w:val="left" w:pos="2124"/>
          <w:tab w:val="left" w:pos="2832"/>
          <w:tab w:val="left" w:pos="3540"/>
          <w:tab w:val="left" w:pos="4248"/>
          <w:tab w:val="left" w:pos="4956"/>
        </w:tabs>
        <w:spacing w:before="120" w:after="120" w:line="240" w:lineRule="auto"/>
        <w:ind w:left="708" w:firstLine="708"/>
        <w:jc w:val="both"/>
        <w:rPr>
          <w:rFonts w:ascii="Times New Roman" w:eastAsia="Times New Roman" w:hAnsi="Times New Roman"/>
          <w:sz w:val="24"/>
          <w:szCs w:val="24"/>
          <w:lang w:eastAsia="hu-HU"/>
        </w:rPr>
      </w:pPr>
      <w:r w:rsidRPr="00D1181A">
        <w:rPr>
          <w:rFonts w:ascii="Times New Roman" w:eastAsia="Times New Roman" w:hAnsi="Times New Roman"/>
          <w:i/>
          <w:sz w:val="24"/>
          <w:szCs w:val="24"/>
          <w:lang w:eastAsia="hu-HU"/>
        </w:rPr>
        <w:t>Közösségi adószám:</w:t>
      </w:r>
      <w:r w:rsidRPr="00D1181A">
        <w:rPr>
          <w:rFonts w:ascii="Times New Roman" w:eastAsia="Times New Roman" w:hAnsi="Times New Roman"/>
          <w:i/>
          <w:sz w:val="24"/>
          <w:szCs w:val="24"/>
          <w:lang w:eastAsia="hu-HU"/>
        </w:rPr>
        <w:tab/>
      </w:r>
      <w:r w:rsidRPr="00D1181A">
        <w:rPr>
          <w:rFonts w:ascii="Times New Roman" w:eastAsia="Times New Roman" w:hAnsi="Times New Roman"/>
          <w:sz w:val="24"/>
          <w:szCs w:val="24"/>
          <w:lang w:eastAsia="hu-HU"/>
        </w:rPr>
        <w:t xml:space="preserve">HU13649588 </w:t>
      </w:r>
      <w:r>
        <w:rPr>
          <w:rFonts w:ascii="Times New Roman" w:eastAsia="Times New Roman" w:hAnsi="Times New Roman"/>
          <w:sz w:val="24"/>
          <w:szCs w:val="24"/>
          <w:lang w:eastAsia="hu-HU"/>
        </w:rPr>
        <w:tab/>
      </w:r>
    </w:p>
    <w:p w14:paraId="71F7E5E2" w14:textId="77777777" w:rsidR="0030397F" w:rsidRPr="00D1181A" w:rsidRDefault="0030397F" w:rsidP="0030397F">
      <w:pPr>
        <w:spacing w:before="120" w:after="120" w:line="240" w:lineRule="auto"/>
        <w:ind w:left="708" w:firstLine="708"/>
        <w:jc w:val="both"/>
        <w:rPr>
          <w:rFonts w:ascii="Times New Roman" w:eastAsia="Times New Roman" w:hAnsi="Times New Roman"/>
          <w:sz w:val="24"/>
          <w:szCs w:val="24"/>
          <w:lang w:eastAsia="hu-HU"/>
        </w:rPr>
      </w:pPr>
      <w:r w:rsidRPr="008A695D">
        <w:rPr>
          <w:rFonts w:ascii="Times New Roman" w:eastAsia="Times New Roman" w:hAnsi="Times New Roman"/>
          <w:i/>
          <w:sz w:val="24"/>
          <w:szCs w:val="24"/>
          <w:lang w:eastAsia="hu-HU"/>
        </w:rPr>
        <w:t>Cégjegyzék szám:</w:t>
      </w:r>
      <w:r w:rsidRPr="008A695D">
        <w:rPr>
          <w:rFonts w:ascii="Times New Roman" w:eastAsia="Times New Roman" w:hAnsi="Times New Roman"/>
          <w:i/>
          <w:sz w:val="24"/>
          <w:szCs w:val="24"/>
          <w:lang w:eastAsia="hu-HU"/>
        </w:rPr>
        <w:tab/>
      </w:r>
      <w:r w:rsidRPr="00D1181A">
        <w:rPr>
          <w:rFonts w:ascii="Times New Roman" w:eastAsia="Times New Roman" w:hAnsi="Times New Roman"/>
          <w:sz w:val="24"/>
          <w:szCs w:val="24"/>
          <w:lang w:eastAsia="hu-HU"/>
        </w:rPr>
        <w:t>17-10-001240</w:t>
      </w:r>
    </w:p>
    <w:p w14:paraId="4E3B0D35" w14:textId="77777777" w:rsidR="0030397F" w:rsidRDefault="0030397F" w:rsidP="0030397F">
      <w:pPr>
        <w:spacing w:before="120" w:after="120" w:line="240" w:lineRule="auto"/>
        <w:ind w:left="3544" w:hanging="2126"/>
        <w:jc w:val="both"/>
        <w:rPr>
          <w:rFonts w:ascii="Times New Roman" w:eastAsia="Times New Roman" w:hAnsi="Times New Roman"/>
          <w:bCs/>
          <w:sz w:val="24"/>
          <w:szCs w:val="24"/>
          <w:lang w:eastAsia="hu-HU"/>
        </w:rPr>
      </w:pPr>
      <w:r w:rsidRPr="000234C9">
        <w:rPr>
          <w:rFonts w:ascii="Times New Roman" w:eastAsia="Times New Roman" w:hAnsi="Times New Roman"/>
          <w:i/>
          <w:sz w:val="24"/>
          <w:szCs w:val="24"/>
          <w:lang w:eastAsia="hu-HU"/>
        </w:rPr>
        <w:t>Bankszámlát vezető pénzintézet neve és bankszámla száma:</w:t>
      </w:r>
      <w:r w:rsidRPr="00D1181A">
        <w:rPr>
          <w:rFonts w:ascii="Times New Roman" w:eastAsia="Times New Roman" w:hAnsi="Times New Roman"/>
          <w:i/>
          <w:sz w:val="24"/>
          <w:szCs w:val="24"/>
          <w:lang w:eastAsia="hu-HU"/>
        </w:rPr>
        <w:tab/>
      </w:r>
      <w:r>
        <w:rPr>
          <w:rFonts w:ascii="Times New Roman" w:hAnsi="Times New Roman"/>
          <w:color w:val="1F497D"/>
          <w:sz w:val="24"/>
          <w:szCs w:val="24"/>
          <w:lang w:eastAsia="hu-HU"/>
        </w:rPr>
        <w:br/>
      </w:r>
      <w:r w:rsidRPr="000234C9">
        <w:rPr>
          <w:rFonts w:ascii="Times New Roman" w:eastAsia="Times New Roman" w:hAnsi="Times New Roman"/>
          <w:bCs/>
          <w:sz w:val="24"/>
          <w:szCs w:val="24"/>
          <w:lang w:eastAsia="hu-HU"/>
        </w:rPr>
        <w:t>Erste Bank Hungary Zrt.</w:t>
      </w:r>
      <w:r w:rsidRPr="000234C9">
        <w:rPr>
          <w:rFonts w:ascii="Times New Roman" w:eastAsia="Times New Roman" w:hAnsi="Times New Roman"/>
          <w:b/>
          <w:bCs/>
          <w:sz w:val="24"/>
          <w:szCs w:val="24"/>
          <w:lang w:eastAsia="hu-HU"/>
        </w:rPr>
        <w:t xml:space="preserve"> </w:t>
      </w:r>
      <w:r w:rsidRPr="000234C9">
        <w:rPr>
          <w:rFonts w:ascii="Times New Roman" w:eastAsia="Times New Roman" w:hAnsi="Times New Roman"/>
          <w:bCs/>
          <w:sz w:val="24"/>
          <w:szCs w:val="24"/>
          <w:lang w:eastAsia="hu-HU"/>
        </w:rPr>
        <w:t>11600006-00000000-26176666</w:t>
      </w:r>
    </w:p>
    <w:p w14:paraId="08D8C281" w14:textId="77777777" w:rsidR="00DC4F72" w:rsidRDefault="00DC4F72" w:rsidP="0030397F">
      <w:pPr>
        <w:spacing w:before="120" w:after="120" w:line="240" w:lineRule="auto"/>
        <w:ind w:left="3544" w:hanging="2126"/>
        <w:jc w:val="both"/>
        <w:rPr>
          <w:rFonts w:ascii="Times New Roman" w:eastAsia="Times New Roman" w:hAnsi="Times New Roman"/>
          <w:bCs/>
          <w:sz w:val="24"/>
          <w:szCs w:val="24"/>
          <w:lang w:eastAsia="hu-HU"/>
        </w:rPr>
      </w:pPr>
    </w:p>
    <w:p w14:paraId="567A6E02" w14:textId="3F896B80" w:rsidR="00823163" w:rsidRDefault="00823163" w:rsidP="00823163">
      <w:pPr>
        <w:spacing w:before="120" w:after="120" w:line="240" w:lineRule="auto"/>
        <w:ind w:left="708" w:firstLine="708"/>
        <w:jc w:val="both"/>
        <w:rPr>
          <w:rFonts w:ascii="Times New Roman" w:eastAsia="Times New Roman" w:hAnsi="Times New Roman"/>
          <w:b/>
          <w:snapToGrid w:val="0"/>
          <w:sz w:val="24"/>
          <w:szCs w:val="24"/>
          <w:lang w:eastAsia="hu-HU"/>
        </w:rPr>
      </w:pPr>
      <w:r>
        <w:rPr>
          <w:rFonts w:ascii="Times New Roman" w:eastAsia="Times New Roman" w:hAnsi="Times New Roman"/>
          <w:snapToGrid w:val="0"/>
          <w:sz w:val="24"/>
          <w:szCs w:val="24"/>
          <w:lang w:eastAsia="hu-HU"/>
        </w:rPr>
        <w:t>S</w:t>
      </w:r>
      <w:r w:rsidRPr="00D1181A">
        <w:rPr>
          <w:rFonts w:ascii="Times New Roman" w:eastAsia="Times New Roman" w:hAnsi="Times New Roman"/>
          <w:snapToGrid w:val="0"/>
          <w:sz w:val="24"/>
          <w:szCs w:val="24"/>
          <w:lang w:eastAsia="hu-HU"/>
        </w:rPr>
        <w:t>zerződés azonosító száma:</w:t>
      </w:r>
      <w:r w:rsidRPr="00D1181A">
        <w:rPr>
          <w:rFonts w:ascii="Times New Roman" w:eastAsia="Times New Roman" w:hAnsi="Times New Roman"/>
          <w:b/>
          <w:snapToGrid w:val="0"/>
          <w:sz w:val="24"/>
          <w:szCs w:val="24"/>
          <w:lang w:eastAsia="hu-HU"/>
        </w:rPr>
        <w:t xml:space="preserve"> </w:t>
      </w:r>
      <w:r w:rsidR="00475648" w:rsidRPr="00475648">
        <w:rPr>
          <w:rFonts w:ascii="Times New Roman" w:eastAsia="Times New Roman" w:hAnsi="Times New Roman"/>
          <w:b/>
          <w:snapToGrid w:val="0"/>
          <w:sz w:val="24"/>
          <w:szCs w:val="24"/>
          <w:lang w:eastAsia="hu-HU"/>
        </w:rPr>
        <w:t>3000033581</w:t>
      </w:r>
    </w:p>
    <w:p w14:paraId="70AA1A81" w14:textId="77777777" w:rsidR="00DC4F72" w:rsidRPr="00D1181A" w:rsidRDefault="00DC4F72" w:rsidP="00823163">
      <w:pPr>
        <w:spacing w:before="120" w:after="120" w:line="240" w:lineRule="auto"/>
        <w:ind w:left="708" w:firstLine="708"/>
        <w:jc w:val="both"/>
        <w:rPr>
          <w:rFonts w:ascii="Times New Roman" w:eastAsia="Times New Roman" w:hAnsi="Times New Roman"/>
          <w:b/>
          <w:snapToGrid w:val="0"/>
          <w:sz w:val="24"/>
          <w:szCs w:val="24"/>
          <w:lang w:eastAsia="hu-HU"/>
        </w:rPr>
      </w:pPr>
    </w:p>
    <w:p w14:paraId="58811C56" w14:textId="77777777" w:rsidR="0030397F" w:rsidRPr="00AC6E83" w:rsidRDefault="0030397F" w:rsidP="0030397F">
      <w:pPr>
        <w:spacing w:before="120" w:after="120" w:line="240" w:lineRule="auto"/>
        <w:jc w:val="both"/>
        <w:rPr>
          <w:rFonts w:ascii="Times New Roman" w:eastAsia="Times New Roman" w:hAnsi="Times New Roman"/>
          <w:b/>
          <w:snapToGrid w:val="0"/>
          <w:sz w:val="24"/>
          <w:szCs w:val="24"/>
          <w:lang w:eastAsia="hu-HU"/>
        </w:rPr>
      </w:pPr>
      <w:r w:rsidRPr="00624411">
        <w:rPr>
          <w:rFonts w:ascii="Times New Roman" w:eastAsia="Times New Roman" w:hAnsi="Times New Roman"/>
          <w:snapToGrid w:val="0"/>
          <w:sz w:val="24"/>
          <w:szCs w:val="24"/>
          <w:lang w:eastAsia="hu-HU"/>
        </w:rPr>
        <w:t xml:space="preserve"> továbbiakban </w:t>
      </w:r>
      <w:r w:rsidRPr="00AC6E83">
        <w:rPr>
          <w:rFonts w:ascii="Times New Roman" w:eastAsia="Times New Roman" w:hAnsi="Times New Roman"/>
          <w:b/>
          <w:snapToGrid w:val="0"/>
          <w:sz w:val="24"/>
          <w:szCs w:val="24"/>
          <w:lang w:eastAsia="hu-HU"/>
        </w:rPr>
        <w:t xml:space="preserve">Megrendelő, </w:t>
      </w:r>
    </w:p>
    <w:p w14:paraId="68E2370E" w14:textId="77777777" w:rsidR="0030397F" w:rsidRDefault="0030397F" w:rsidP="0030397F">
      <w:pPr>
        <w:tabs>
          <w:tab w:val="left" w:pos="3686"/>
        </w:tabs>
        <w:spacing w:before="120" w:after="120" w:line="240" w:lineRule="atLeast"/>
        <w:ind w:right="-1"/>
        <w:jc w:val="both"/>
        <w:rPr>
          <w:rFonts w:ascii="Times New Roman" w:eastAsia="Times New Roman" w:hAnsi="Times New Roman"/>
          <w:snapToGrid w:val="0"/>
          <w:sz w:val="24"/>
          <w:szCs w:val="24"/>
          <w:lang w:eastAsia="hu-HU"/>
        </w:rPr>
      </w:pPr>
      <w:r>
        <w:rPr>
          <w:rFonts w:ascii="Times New Roman" w:eastAsia="Times New Roman" w:hAnsi="Times New Roman"/>
          <w:snapToGrid w:val="0"/>
          <w:sz w:val="24"/>
          <w:szCs w:val="24"/>
          <w:lang w:eastAsia="hu-HU"/>
        </w:rPr>
        <w:t>másrészről</w:t>
      </w:r>
      <w:r w:rsidRPr="00092278">
        <w:rPr>
          <w:rFonts w:ascii="Times New Roman" w:eastAsia="Times New Roman" w:hAnsi="Times New Roman"/>
          <w:snapToGrid w:val="0"/>
          <w:sz w:val="24"/>
          <w:szCs w:val="24"/>
          <w:lang w:eastAsia="hu-HU"/>
        </w:rPr>
        <w:t xml:space="preserve"> a</w:t>
      </w:r>
    </w:p>
    <w:p w14:paraId="6A14612F" w14:textId="35FFDD47" w:rsidR="00DC4F72" w:rsidRPr="00DC4F72" w:rsidRDefault="00DC4F72" w:rsidP="00DC4F72">
      <w:pPr>
        <w:tabs>
          <w:tab w:val="left" w:pos="709"/>
        </w:tabs>
        <w:spacing w:before="120" w:after="120" w:line="240" w:lineRule="atLeast"/>
        <w:ind w:right="-1"/>
        <w:jc w:val="both"/>
        <w:rPr>
          <w:rFonts w:ascii="Times New Roman" w:eastAsia="Times New Roman" w:hAnsi="Times New Roman"/>
          <w:b/>
          <w:bCs/>
          <w:snapToGrid w:val="0"/>
          <w:sz w:val="24"/>
          <w:szCs w:val="24"/>
          <w:lang w:eastAsia="hu-HU"/>
        </w:rPr>
      </w:pPr>
      <w:r>
        <w:rPr>
          <w:rFonts w:ascii="Times New Roman" w:eastAsia="Times New Roman" w:hAnsi="Times New Roman"/>
          <w:b/>
          <w:bCs/>
          <w:snapToGrid w:val="0"/>
          <w:sz w:val="24"/>
          <w:szCs w:val="24"/>
          <w:lang w:eastAsia="hu-HU"/>
        </w:rPr>
        <w:tab/>
      </w:r>
      <w:r w:rsidRPr="00DC4F72">
        <w:rPr>
          <w:rFonts w:ascii="Times New Roman" w:eastAsia="Times New Roman" w:hAnsi="Times New Roman"/>
          <w:b/>
          <w:bCs/>
          <w:snapToGrid w:val="0"/>
          <w:sz w:val="24"/>
          <w:szCs w:val="24"/>
          <w:lang w:eastAsia="hu-HU"/>
        </w:rPr>
        <w:t xml:space="preserve">Sonrisa Informatikai </w:t>
      </w:r>
      <w:r>
        <w:rPr>
          <w:rFonts w:ascii="Times New Roman" w:eastAsia="Times New Roman" w:hAnsi="Times New Roman"/>
          <w:b/>
          <w:bCs/>
          <w:snapToGrid w:val="0"/>
          <w:sz w:val="24"/>
          <w:szCs w:val="24"/>
          <w:lang w:eastAsia="hu-HU"/>
        </w:rPr>
        <w:t>K</w:t>
      </w:r>
      <w:r w:rsidR="00546B60">
        <w:rPr>
          <w:rFonts w:ascii="Times New Roman" w:eastAsia="Times New Roman" w:hAnsi="Times New Roman"/>
          <w:b/>
          <w:bCs/>
          <w:snapToGrid w:val="0"/>
          <w:sz w:val="24"/>
          <w:szCs w:val="24"/>
          <w:lang w:eastAsia="hu-HU"/>
        </w:rPr>
        <w:t>ft.</w:t>
      </w:r>
    </w:p>
    <w:p w14:paraId="496708D3" w14:textId="23F65ED0" w:rsidR="0030397F" w:rsidRPr="00DC4F72" w:rsidRDefault="0030397F" w:rsidP="0030397F">
      <w:pPr>
        <w:spacing w:before="120" w:after="120" w:line="240" w:lineRule="auto"/>
        <w:ind w:left="709" w:firstLine="708"/>
        <w:jc w:val="both"/>
        <w:rPr>
          <w:rFonts w:ascii="Times New Roman" w:eastAsia="Times New Roman" w:hAnsi="Times New Roman"/>
          <w:iCs/>
          <w:sz w:val="24"/>
          <w:szCs w:val="24"/>
          <w:lang w:eastAsia="hu-HU"/>
        </w:rPr>
      </w:pPr>
      <w:r w:rsidRPr="00DC4F72">
        <w:rPr>
          <w:rFonts w:ascii="Times New Roman" w:eastAsia="Times New Roman" w:hAnsi="Times New Roman"/>
          <w:i/>
          <w:sz w:val="24"/>
          <w:szCs w:val="24"/>
          <w:lang w:eastAsia="hu-HU"/>
        </w:rPr>
        <w:t xml:space="preserve">Székhely: </w:t>
      </w:r>
      <w:r w:rsidRPr="00DC4F72">
        <w:rPr>
          <w:rFonts w:ascii="Times New Roman" w:eastAsia="Times New Roman" w:hAnsi="Times New Roman"/>
          <w:i/>
          <w:sz w:val="24"/>
          <w:szCs w:val="24"/>
          <w:lang w:eastAsia="hu-HU"/>
        </w:rPr>
        <w:tab/>
      </w:r>
      <w:r w:rsidRPr="00DC4F72">
        <w:rPr>
          <w:rFonts w:ascii="Times New Roman" w:eastAsia="Times New Roman" w:hAnsi="Times New Roman"/>
          <w:i/>
          <w:sz w:val="24"/>
          <w:szCs w:val="24"/>
          <w:lang w:eastAsia="hu-HU"/>
        </w:rPr>
        <w:tab/>
      </w:r>
      <w:r w:rsidR="00DC4F72" w:rsidRPr="00DC4F72">
        <w:rPr>
          <w:rFonts w:ascii="Times New Roman" w:eastAsia="Times New Roman" w:hAnsi="Times New Roman"/>
          <w:iCs/>
          <w:sz w:val="24"/>
          <w:szCs w:val="24"/>
          <w:lang w:eastAsia="hu-HU"/>
        </w:rPr>
        <w:t>1138 Budapest, Népfürdő utca 22.</w:t>
      </w:r>
    </w:p>
    <w:p w14:paraId="10CA6058" w14:textId="6B3B8AFD" w:rsidR="0030397F" w:rsidRPr="00DC4F72" w:rsidRDefault="0030397F" w:rsidP="00DC4F72">
      <w:pPr>
        <w:spacing w:before="120" w:after="120" w:line="240" w:lineRule="auto"/>
        <w:ind w:left="709" w:firstLine="708"/>
        <w:jc w:val="both"/>
        <w:rPr>
          <w:rFonts w:ascii="Times New Roman" w:eastAsia="Times New Roman" w:hAnsi="Times New Roman"/>
          <w:iCs/>
          <w:sz w:val="24"/>
          <w:szCs w:val="24"/>
          <w:lang w:eastAsia="hu-HU"/>
        </w:rPr>
      </w:pPr>
      <w:r w:rsidRPr="00DC4F72">
        <w:rPr>
          <w:rFonts w:ascii="Times New Roman" w:eastAsia="Times New Roman" w:hAnsi="Times New Roman"/>
          <w:i/>
          <w:sz w:val="24"/>
          <w:szCs w:val="24"/>
          <w:lang w:eastAsia="hu-HU"/>
        </w:rPr>
        <w:t xml:space="preserve">Adószám: </w:t>
      </w:r>
      <w:r w:rsidRPr="00DC4F72">
        <w:rPr>
          <w:rFonts w:ascii="Times New Roman" w:eastAsia="Times New Roman" w:hAnsi="Times New Roman"/>
          <w:i/>
          <w:sz w:val="24"/>
          <w:szCs w:val="24"/>
          <w:lang w:eastAsia="hu-HU"/>
        </w:rPr>
        <w:tab/>
      </w:r>
      <w:r w:rsidRPr="00DC4F72">
        <w:rPr>
          <w:rFonts w:ascii="Times New Roman" w:eastAsia="Times New Roman" w:hAnsi="Times New Roman"/>
          <w:i/>
          <w:sz w:val="24"/>
          <w:szCs w:val="24"/>
          <w:lang w:eastAsia="hu-HU"/>
        </w:rPr>
        <w:tab/>
      </w:r>
      <w:r w:rsidR="00DC4F72" w:rsidRPr="00DC4F72">
        <w:rPr>
          <w:rFonts w:ascii="Times New Roman" w:eastAsia="Times New Roman" w:hAnsi="Times New Roman"/>
          <w:iCs/>
          <w:sz w:val="24"/>
          <w:szCs w:val="24"/>
          <w:lang w:eastAsia="hu-HU"/>
        </w:rPr>
        <w:t>13873222-2-41</w:t>
      </w:r>
    </w:p>
    <w:p w14:paraId="3EDED3B4" w14:textId="22CEC142" w:rsidR="0030397F" w:rsidRPr="00DC4F72" w:rsidRDefault="0030397F" w:rsidP="0030397F">
      <w:pPr>
        <w:spacing w:before="120" w:after="120" w:line="240" w:lineRule="auto"/>
        <w:ind w:left="709" w:firstLine="708"/>
        <w:jc w:val="both"/>
        <w:rPr>
          <w:rFonts w:ascii="Times New Roman" w:eastAsia="Times New Roman" w:hAnsi="Times New Roman"/>
          <w:iCs/>
          <w:sz w:val="24"/>
          <w:szCs w:val="24"/>
          <w:lang w:eastAsia="hu-HU"/>
        </w:rPr>
      </w:pPr>
      <w:r w:rsidRPr="00DC4F72">
        <w:rPr>
          <w:rFonts w:ascii="Times New Roman" w:eastAsia="Times New Roman" w:hAnsi="Times New Roman"/>
          <w:i/>
          <w:sz w:val="24"/>
          <w:szCs w:val="24"/>
          <w:lang w:eastAsia="hu-HU"/>
        </w:rPr>
        <w:t>Közösségi adószám:</w:t>
      </w:r>
      <w:r w:rsidRPr="00DC4F72">
        <w:rPr>
          <w:rFonts w:ascii="Times New Roman" w:eastAsia="Times New Roman" w:hAnsi="Times New Roman"/>
          <w:i/>
          <w:sz w:val="24"/>
          <w:szCs w:val="24"/>
          <w:lang w:eastAsia="hu-HU"/>
        </w:rPr>
        <w:tab/>
      </w:r>
      <w:r w:rsidR="00DC4F72" w:rsidRPr="00DC4F72">
        <w:rPr>
          <w:rFonts w:ascii="Times New Roman" w:eastAsia="Times New Roman" w:hAnsi="Times New Roman"/>
          <w:iCs/>
          <w:sz w:val="24"/>
          <w:szCs w:val="24"/>
          <w:lang w:eastAsia="hu-HU"/>
        </w:rPr>
        <w:t>HU13873222</w:t>
      </w:r>
    </w:p>
    <w:p w14:paraId="056C8207" w14:textId="43C572D7" w:rsidR="0030397F" w:rsidRPr="00DC4F72" w:rsidRDefault="0030397F" w:rsidP="00DC4F72">
      <w:pPr>
        <w:spacing w:before="120" w:after="120" w:line="240" w:lineRule="auto"/>
        <w:ind w:left="709" w:firstLine="708"/>
        <w:jc w:val="both"/>
        <w:rPr>
          <w:rFonts w:ascii="Times New Roman" w:eastAsia="Times New Roman" w:hAnsi="Times New Roman"/>
          <w:iCs/>
          <w:sz w:val="24"/>
          <w:szCs w:val="24"/>
          <w:lang w:eastAsia="hu-HU"/>
        </w:rPr>
      </w:pPr>
      <w:r w:rsidRPr="00DC4F72">
        <w:rPr>
          <w:rFonts w:ascii="Times New Roman" w:eastAsia="Times New Roman" w:hAnsi="Times New Roman"/>
          <w:i/>
          <w:sz w:val="24"/>
          <w:szCs w:val="24"/>
          <w:lang w:eastAsia="hu-HU"/>
        </w:rPr>
        <w:t xml:space="preserve">Cégjegyzékszám: </w:t>
      </w:r>
      <w:r w:rsidRPr="00DC4F72">
        <w:rPr>
          <w:rFonts w:ascii="Times New Roman" w:eastAsia="Times New Roman" w:hAnsi="Times New Roman"/>
          <w:i/>
          <w:sz w:val="24"/>
          <w:szCs w:val="24"/>
          <w:lang w:eastAsia="hu-HU"/>
        </w:rPr>
        <w:tab/>
      </w:r>
      <w:r w:rsidR="00DC4F72" w:rsidRPr="00DC4F72">
        <w:rPr>
          <w:rFonts w:ascii="Times New Roman" w:eastAsia="Times New Roman" w:hAnsi="Times New Roman"/>
          <w:iCs/>
          <w:sz w:val="24"/>
          <w:szCs w:val="24"/>
          <w:lang w:eastAsia="hu-HU"/>
        </w:rPr>
        <w:t>01-09-877659</w:t>
      </w:r>
    </w:p>
    <w:p w14:paraId="2EC4EDA8" w14:textId="77777777" w:rsidR="0030397F" w:rsidRPr="00DC4F72" w:rsidRDefault="0030397F" w:rsidP="0030397F">
      <w:pPr>
        <w:spacing w:before="120" w:after="120" w:line="240" w:lineRule="auto"/>
        <w:ind w:left="709" w:firstLine="708"/>
        <w:jc w:val="both"/>
        <w:rPr>
          <w:rFonts w:ascii="Times New Roman" w:eastAsia="Times New Roman" w:hAnsi="Times New Roman"/>
          <w:i/>
          <w:sz w:val="24"/>
          <w:szCs w:val="24"/>
          <w:lang w:eastAsia="hu-HU"/>
        </w:rPr>
      </w:pPr>
      <w:r w:rsidRPr="00DC4F72">
        <w:rPr>
          <w:rFonts w:ascii="Times New Roman" w:eastAsia="Times New Roman" w:hAnsi="Times New Roman"/>
          <w:i/>
          <w:sz w:val="24"/>
          <w:szCs w:val="24"/>
          <w:lang w:eastAsia="hu-HU"/>
        </w:rPr>
        <w:t>Bankszámlát vezető pénzintézet neve és bankszámla száma:</w:t>
      </w:r>
      <w:r w:rsidRPr="00DC4F72">
        <w:rPr>
          <w:rFonts w:ascii="Times New Roman" w:eastAsia="Times New Roman" w:hAnsi="Times New Roman"/>
          <w:i/>
          <w:sz w:val="24"/>
          <w:szCs w:val="24"/>
          <w:lang w:eastAsia="hu-HU"/>
        </w:rPr>
        <w:tab/>
      </w:r>
      <w:r w:rsidRPr="00DC4F72">
        <w:rPr>
          <w:rFonts w:ascii="Times New Roman" w:eastAsia="Times New Roman" w:hAnsi="Times New Roman"/>
          <w:i/>
          <w:sz w:val="24"/>
          <w:szCs w:val="24"/>
          <w:lang w:eastAsia="hu-HU"/>
        </w:rPr>
        <w:tab/>
      </w:r>
    </w:p>
    <w:p w14:paraId="5149543E" w14:textId="31C27938" w:rsidR="0030397F" w:rsidRPr="00DC4F72" w:rsidRDefault="00DC4F72" w:rsidP="00DC4F72">
      <w:pPr>
        <w:spacing w:before="120" w:after="120" w:line="240" w:lineRule="auto"/>
        <w:ind w:left="709" w:firstLine="708"/>
        <w:jc w:val="both"/>
        <w:rPr>
          <w:rFonts w:ascii="Times New Roman" w:eastAsia="Times New Roman" w:hAnsi="Times New Roman"/>
          <w:iCs/>
          <w:sz w:val="24"/>
          <w:szCs w:val="24"/>
          <w:lang w:eastAsia="hu-HU"/>
        </w:rPr>
      </w:pPr>
      <w:r w:rsidRPr="00DC4F72">
        <w:rPr>
          <w:rFonts w:ascii="Times New Roman" w:eastAsia="Times New Roman" w:hAnsi="Times New Roman"/>
          <w:i/>
          <w:sz w:val="24"/>
          <w:szCs w:val="24"/>
          <w:lang w:eastAsia="hu-HU"/>
        </w:rPr>
        <w:tab/>
      </w:r>
      <w:r>
        <w:rPr>
          <w:rFonts w:ascii="Times New Roman" w:eastAsia="Times New Roman" w:hAnsi="Times New Roman"/>
          <w:i/>
          <w:sz w:val="24"/>
          <w:szCs w:val="24"/>
          <w:lang w:eastAsia="hu-HU"/>
        </w:rPr>
        <w:tab/>
      </w:r>
      <w:r>
        <w:rPr>
          <w:rFonts w:ascii="Times New Roman" w:eastAsia="Times New Roman" w:hAnsi="Times New Roman"/>
          <w:i/>
          <w:sz w:val="24"/>
          <w:szCs w:val="24"/>
          <w:lang w:eastAsia="hu-HU"/>
        </w:rPr>
        <w:tab/>
      </w:r>
      <w:r w:rsidRPr="00DC4F72">
        <w:rPr>
          <w:rFonts w:ascii="Times New Roman" w:eastAsia="Times New Roman" w:hAnsi="Times New Roman"/>
          <w:iCs/>
          <w:sz w:val="24"/>
          <w:szCs w:val="24"/>
          <w:lang w:eastAsia="hu-HU"/>
        </w:rPr>
        <w:t>Erste Bank Hungary Zrt. 11600006-00000001-99676587</w:t>
      </w:r>
    </w:p>
    <w:p w14:paraId="3498746A" w14:textId="77777777" w:rsidR="00DC4F72" w:rsidRPr="00D1181A" w:rsidRDefault="00DC4F72" w:rsidP="0030397F">
      <w:pPr>
        <w:tabs>
          <w:tab w:val="left" w:pos="3686"/>
        </w:tabs>
        <w:spacing w:before="120" w:after="120" w:line="240" w:lineRule="auto"/>
        <w:jc w:val="both"/>
        <w:rPr>
          <w:rFonts w:ascii="Times New Roman" w:eastAsia="Times New Roman" w:hAnsi="Times New Roman"/>
          <w:snapToGrid w:val="0"/>
          <w:sz w:val="24"/>
          <w:szCs w:val="24"/>
          <w:lang w:eastAsia="hu-HU"/>
        </w:rPr>
      </w:pPr>
    </w:p>
    <w:p w14:paraId="05319FE6" w14:textId="77777777" w:rsidR="0030397F" w:rsidRPr="00D1181A" w:rsidRDefault="0030397F" w:rsidP="0030397F">
      <w:pPr>
        <w:tabs>
          <w:tab w:val="left" w:pos="3686"/>
        </w:tabs>
        <w:spacing w:before="120" w:after="120" w:line="240" w:lineRule="auto"/>
        <w:jc w:val="both"/>
        <w:rPr>
          <w:rFonts w:ascii="Times New Roman" w:eastAsia="Times New Roman" w:hAnsi="Times New Roman"/>
          <w:b/>
          <w:snapToGrid w:val="0"/>
          <w:sz w:val="24"/>
          <w:szCs w:val="24"/>
          <w:lang w:eastAsia="hu-HU"/>
        </w:rPr>
      </w:pPr>
      <w:r w:rsidRPr="00D1181A">
        <w:rPr>
          <w:rFonts w:ascii="Times New Roman" w:eastAsia="Times New Roman" w:hAnsi="Times New Roman"/>
          <w:snapToGrid w:val="0"/>
          <w:sz w:val="24"/>
          <w:szCs w:val="24"/>
          <w:lang w:eastAsia="hu-HU"/>
        </w:rPr>
        <w:t xml:space="preserve">továbbiakban </w:t>
      </w:r>
      <w:r w:rsidRPr="00D1181A">
        <w:rPr>
          <w:rFonts w:ascii="Times New Roman" w:eastAsia="Times New Roman" w:hAnsi="Times New Roman"/>
          <w:b/>
          <w:snapToGrid w:val="0"/>
          <w:sz w:val="24"/>
          <w:szCs w:val="24"/>
          <w:lang w:eastAsia="hu-HU"/>
        </w:rPr>
        <w:t xml:space="preserve">Vállalkozó </w:t>
      </w:r>
    </w:p>
    <w:p w14:paraId="0C33D8BE" w14:textId="77777777" w:rsidR="000234C9" w:rsidRDefault="0030397F" w:rsidP="0030397F">
      <w:pPr>
        <w:tabs>
          <w:tab w:val="left" w:pos="3686"/>
        </w:tabs>
        <w:spacing w:before="120" w:after="120" w:line="240" w:lineRule="auto"/>
        <w:jc w:val="both"/>
        <w:rPr>
          <w:rFonts w:ascii="Times New Roman" w:eastAsia="Times New Roman" w:hAnsi="Times New Roman"/>
          <w:snapToGrid w:val="0"/>
          <w:sz w:val="24"/>
          <w:szCs w:val="24"/>
          <w:lang w:eastAsia="hu-HU"/>
        </w:rPr>
      </w:pPr>
      <w:r w:rsidRPr="00D1181A">
        <w:rPr>
          <w:rFonts w:ascii="Times New Roman" w:eastAsia="Times New Roman" w:hAnsi="Times New Roman"/>
          <w:snapToGrid w:val="0"/>
          <w:sz w:val="24"/>
          <w:szCs w:val="24"/>
          <w:lang w:eastAsia="hu-HU"/>
        </w:rPr>
        <w:t xml:space="preserve">(a Megrendelő és a Vállalkozó külön-külön </w:t>
      </w:r>
      <w:r w:rsidRPr="00D1181A">
        <w:rPr>
          <w:rFonts w:ascii="Times New Roman" w:eastAsia="Times New Roman" w:hAnsi="Times New Roman"/>
          <w:b/>
          <w:snapToGrid w:val="0"/>
          <w:sz w:val="24"/>
          <w:szCs w:val="24"/>
          <w:lang w:eastAsia="hu-HU"/>
        </w:rPr>
        <w:t>Fél</w:t>
      </w:r>
      <w:r w:rsidRPr="00D1181A">
        <w:rPr>
          <w:rFonts w:ascii="Times New Roman" w:eastAsia="Times New Roman" w:hAnsi="Times New Roman"/>
          <w:snapToGrid w:val="0"/>
          <w:sz w:val="24"/>
          <w:szCs w:val="24"/>
          <w:lang w:eastAsia="hu-HU"/>
        </w:rPr>
        <w:t xml:space="preserve">, együttesen: </w:t>
      </w:r>
      <w:r w:rsidRPr="00D1181A">
        <w:rPr>
          <w:rFonts w:ascii="Times New Roman" w:eastAsia="Times New Roman" w:hAnsi="Times New Roman"/>
          <w:b/>
          <w:snapToGrid w:val="0"/>
          <w:sz w:val="24"/>
          <w:szCs w:val="24"/>
          <w:lang w:eastAsia="hu-HU"/>
        </w:rPr>
        <w:t>Felek</w:t>
      </w:r>
      <w:r w:rsidRPr="00D1181A">
        <w:rPr>
          <w:rFonts w:ascii="Times New Roman" w:eastAsia="Times New Roman" w:hAnsi="Times New Roman"/>
          <w:snapToGrid w:val="0"/>
          <w:sz w:val="24"/>
          <w:szCs w:val="24"/>
          <w:lang w:eastAsia="hu-HU"/>
        </w:rPr>
        <w:t>)</w:t>
      </w:r>
      <w:r w:rsidRPr="00D1181A">
        <w:rPr>
          <w:rFonts w:ascii="Times New Roman" w:eastAsia="Times New Roman" w:hAnsi="Times New Roman"/>
          <w:b/>
          <w:snapToGrid w:val="0"/>
          <w:sz w:val="24"/>
          <w:szCs w:val="24"/>
          <w:lang w:eastAsia="hu-HU"/>
        </w:rPr>
        <w:t xml:space="preserve"> </w:t>
      </w:r>
      <w:r w:rsidRPr="00D1181A">
        <w:rPr>
          <w:rFonts w:ascii="Times New Roman" w:eastAsia="Times New Roman" w:hAnsi="Times New Roman"/>
          <w:snapToGrid w:val="0"/>
          <w:sz w:val="24"/>
          <w:szCs w:val="24"/>
          <w:lang w:eastAsia="hu-HU"/>
        </w:rPr>
        <w:t>között alulírott helyen és napon</w:t>
      </w:r>
      <w:r>
        <w:rPr>
          <w:rFonts w:ascii="Times New Roman" w:eastAsia="Times New Roman" w:hAnsi="Times New Roman"/>
          <w:snapToGrid w:val="0"/>
          <w:sz w:val="24"/>
          <w:szCs w:val="24"/>
          <w:lang w:eastAsia="hu-HU"/>
        </w:rPr>
        <w:t>,</w:t>
      </w:r>
      <w:r w:rsidR="000234C9">
        <w:rPr>
          <w:rFonts w:ascii="Times New Roman" w:eastAsia="Times New Roman" w:hAnsi="Times New Roman"/>
          <w:snapToGrid w:val="0"/>
          <w:sz w:val="24"/>
          <w:szCs w:val="24"/>
          <w:lang w:eastAsia="hu-HU"/>
        </w:rPr>
        <w:t xml:space="preserve"> </w:t>
      </w:r>
    </w:p>
    <w:p w14:paraId="5BCFF812" w14:textId="27A5517C" w:rsidR="0030397F" w:rsidRPr="00D1181A" w:rsidRDefault="0030397F" w:rsidP="0030397F">
      <w:pPr>
        <w:tabs>
          <w:tab w:val="left" w:pos="3686"/>
        </w:tabs>
        <w:spacing w:before="120" w:after="120" w:line="240" w:lineRule="auto"/>
        <w:jc w:val="both"/>
        <w:rPr>
          <w:rFonts w:ascii="Times New Roman" w:eastAsia="Times New Roman" w:hAnsi="Times New Roman"/>
          <w:snapToGrid w:val="0"/>
          <w:sz w:val="24"/>
          <w:szCs w:val="24"/>
          <w:lang w:eastAsia="hu-HU"/>
        </w:rPr>
      </w:pPr>
      <w:r w:rsidRPr="00D1181A">
        <w:rPr>
          <w:rFonts w:ascii="Times New Roman" w:eastAsia="Times New Roman" w:hAnsi="Times New Roman"/>
          <w:snapToGrid w:val="0"/>
          <w:sz w:val="24"/>
          <w:szCs w:val="24"/>
          <w:lang w:eastAsia="hu-HU"/>
        </w:rPr>
        <w:t>az alábbi feltételekkel:</w:t>
      </w:r>
    </w:p>
    <w:p w14:paraId="546CA93F" w14:textId="77777777" w:rsidR="0030397F" w:rsidRDefault="0030397F" w:rsidP="0030397F">
      <w:pPr>
        <w:numPr>
          <w:ilvl w:val="0"/>
          <w:numId w:val="1"/>
        </w:numPr>
        <w:tabs>
          <w:tab w:val="num" w:pos="432"/>
        </w:tabs>
        <w:spacing w:before="120" w:after="0" w:line="240" w:lineRule="auto"/>
        <w:ind w:left="432" w:hanging="432"/>
        <w:jc w:val="both"/>
        <w:outlineLvl w:val="0"/>
        <w:rPr>
          <w:rFonts w:ascii="Times New Roman" w:eastAsia="Times New Roman" w:hAnsi="Times New Roman"/>
          <w:b/>
          <w:kern w:val="28"/>
          <w:sz w:val="24"/>
          <w:szCs w:val="24"/>
          <w:lang w:eastAsia="hu-HU"/>
        </w:rPr>
      </w:pPr>
      <w:r w:rsidRPr="00D1181A">
        <w:rPr>
          <w:rFonts w:ascii="Times New Roman" w:eastAsia="Times New Roman" w:hAnsi="Times New Roman"/>
          <w:b/>
          <w:bCs/>
          <w:color w:val="365F91"/>
          <w:sz w:val="24"/>
          <w:szCs w:val="24"/>
          <w:lang w:eastAsia="hu-HU"/>
        </w:rPr>
        <w:br w:type="column"/>
      </w:r>
      <w:r w:rsidRPr="00C76693">
        <w:rPr>
          <w:rFonts w:ascii="Times New Roman" w:eastAsia="Times New Roman" w:hAnsi="Times New Roman"/>
          <w:b/>
          <w:kern w:val="28"/>
          <w:sz w:val="24"/>
          <w:szCs w:val="24"/>
          <w:lang w:eastAsia="hu-HU"/>
        </w:rPr>
        <w:t xml:space="preserve">A szerződés tárgya </w:t>
      </w:r>
    </w:p>
    <w:p w14:paraId="19B269B3" w14:textId="77777777" w:rsidR="000234C9" w:rsidRDefault="000234C9" w:rsidP="000234C9">
      <w:pPr>
        <w:tabs>
          <w:tab w:val="num" w:pos="432"/>
        </w:tabs>
        <w:spacing w:before="120" w:after="0" w:line="240" w:lineRule="auto"/>
        <w:ind w:left="432"/>
        <w:jc w:val="both"/>
        <w:outlineLvl w:val="0"/>
        <w:rPr>
          <w:rFonts w:ascii="Times New Roman" w:eastAsia="Times New Roman" w:hAnsi="Times New Roman"/>
          <w:b/>
          <w:bCs/>
          <w:color w:val="365F91"/>
          <w:sz w:val="24"/>
          <w:szCs w:val="24"/>
          <w:lang w:eastAsia="hu-HU"/>
        </w:rPr>
      </w:pPr>
    </w:p>
    <w:p w14:paraId="66DEE91E" w14:textId="15626246" w:rsidR="00E257C9" w:rsidRPr="00E257C9" w:rsidRDefault="00E257C9" w:rsidP="004A1D61">
      <w:pPr>
        <w:spacing w:after="0" w:line="240" w:lineRule="auto"/>
        <w:jc w:val="both"/>
        <w:rPr>
          <w:rFonts w:ascii="Times New Roman" w:hAnsi="Times New Roman"/>
          <w:b/>
          <w:bCs/>
          <w:sz w:val="24"/>
          <w:szCs w:val="24"/>
        </w:rPr>
      </w:pPr>
      <w:r w:rsidRPr="00E257C9">
        <w:rPr>
          <w:rFonts w:ascii="Times New Roman" w:hAnsi="Times New Roman"/>
          <w:b/>
          <w:bCs/>
          <w:sz w:val="24"/>
          <w:szCs w:val="24"/>
        </w:rPr>
        <w:t>Az Azure DevOps szoftverfejlesztést támogató platform üzemeltetéséhez kapcsolódó support szolgáltatás biztosítása.</w:t>
      </w:r>
    </w:p>
    <w:p w14:paraId="013D7053" w14:textId="77777777" w:rsidR="00E257C9" w:rsidRPr="004A1D61" w:rsidRDefault="00E257C9" w:rsidP="004A1D61">
      <w:pPr>
        <w:spacing w:after="0" w:line="240" w:lineRule="auto"/>
        <w:jc w:val="both"/>
        <w:rPr>
          <w:rFonts w:ascii="Times New Roman" w:hAnsi="Times New Roman"/>
          <w:sz w:val="24"/>
          <w:szCs w:val="24"/>
          <w:highlight w:val="yellow"/>
        </w:rPr>
      </w:pPr>
    </w:p>
    <w:p w14:paraId="5DBD1CED" w14:textId="77777777" w:rsidR="0030397F" w:rsidRPr="006E0F42" w:rsidRDefault="0030397F" w:rsidP="0030397F">
      <w:pPr>
        <w:pStyle w:val="ListParagraph"/>
        <w:spacing w:after="0" w:line="240" w:lineRule="auto"/>
        <w:ind w:left="0"/>
        <w:jc w:val="both"/>
        <w:rPr>
          <w:rFonts w:ascii="Times New Roman" w:eastAsia="Times New Roman" w:hAnsi="Times New Roman"/>
          <w:sz w:val="24"/>
          <w:szCs w:val="24"/>
          <w:lang w:eastAsia="hu-HU"/>
        </w:rPr>
      </w:pPr>
      <w:commentRangeStart w:id="5"/>
      <w:commentRangeEnd w:id="5"/>
      <w:r>
        <w:rPr>
          <w:rStyle w:val="CommentReference"/>
          <w:rFonts w:ascii="Times New Roman" w:eastAsia="Times New Roman" w:hAnsi="Times New Roman"/>
          <w:b/>
          <w:bCs/>
          <w:sz w:val="24"/>
          <w:szCs w:val="24"/>
          <w:lang w:eastAsia="hu-HU"/>
        </w:rPr>
        <w:commentReference w:id="5"/>
      </w:r>
      <w:r>
        <w:rPr>
          <w:rFonts w:ascii="Times New Roman" w:eastAsia="Times New Roman" w:hAnsi="Times New Roman"/>
          <w:b/>
          <w:bCs/>
          <w:sz w:val="24"/>
          <w:szCs w:val="24"/>
          <w:lang w:eastAsia="hu-HU"/>
        </w:rPr>
        <w:t xml:space="preserve"> </w:t>
      </w:r>
      <w:r w:rsidRPr="000068FD">
        <w:rPr>
          <w:rFonts w:ascii="Times New Roman" w:hAnsi="Times New Roman"/>
          <w:color w:val="000000"/>
          <w:sz w:val="24"/>
          <w:szCs w:val="24"/>
        </w:rPr>
        <w:t xml:space="preserve">A jelen Keretmegállapodás </w:t>
      </w:r>
      <w:r>
        <w:rPr>
          <w:rFonts w:ascii="Times New Roman" w:hAnsi="Times New Roman"/>
          <w:color w:val="000000"/>
          <w:sz w:val="24"/>
          <w:szCs w:val="24"/>
        </w:rPr>
        <w:t>(a továbbiakban: „</w:t>
      </w:r>
      <w:r w:rsidRPr="0004114F">
        <w:rPr>
          <w:rFonts w:ascii="Times New Roman" w:hAnsi="Times New Roman"/>
          <w:b/>
          <w:bCs/>
          <w:color w:val="000000"/>
          <w:sz w:val="24"/>
          <w:szCs w:val="24"/>
        </w:rPr>
        <w:t>Szerződés</w:t>
      </w:r>
      <w:r>
        <w:rPr>
          <w:rFonts w:ascii="Times New Roman" w:hAnsi="Times New Roman"/>
          <w:color w:val="000000"/>
          <w:sz w:val="24"/>
          <w:szCs w:val="24"/>
        </w:rPr>
        <w:t xml:space="preserve">”) </w:t>
      </w:r>
      <w:r w:rsidRPr="000068FD">
        <w:rPr>
          <w:rFonts w:ascii="Times New Roman" w:hAnsi="Times New Roman"/>
          <w:color w:val="000000"/>
          <w:sz w:val="24"/>
          <w:szCs w:val="24"/>
        </w:rPr>
        <w:t xml:space="preserve">hatálya alatt </w:t>
      </w:r>
      <w:r>
        <w:rPr>
          <w:rFonts w:ascii="Times New Roman" w:hAnsi="Times New Roman"/>
          <w:color w:val="000000"/>
          <w:sz w:val="24"/>
          <w:szCs w:val="24"/>
        </w:rPr>
        <w:t xml:space="preserve">Megrendelő megrendeli, </w:t>
      </w:r>
      <w:r w:rsidRPr="000068FD">
        <w:rPr>
          <w:rFonts w:ascii="Times New Roman" w:hAnsi="Times New Roman"/>
          <w:color w:val="000000"/>
          <w:sz w:val="24"/>
          <w:szCs w:val="24"/>
        </w:rPr>
        <w:t xml:space="preserve">Vállalkozó </w:t>
      </w:r>
      <w:r>
        <w:rPr>
          <w:rFonts w:ascii="Times New Roman" w:hAnsi="Times New Roman"/>
          <w:color w:val="000000"/>
          <w:sz w:val="24"/>
          <w:szCs w:val="24"/>
        </w:rPr>
        <w:t xml:space="preserve">pedig </w:t>
      </w:r>
      <w:r w:rsidRPr="000068FD">
        <w:rPr>
          <w:rFonts w:ascii="Times New Roman" w:hAnsi="Times New Roman"/>
          <w:color w:val="000000"/>
          <w:sz w:val="24"/>
          <w:szCs w:val="24"/>
        </w:rPr>
        <w:t>kötelezettséget</w:t>
      </w:r>
      <w:r>
        <w:rPr>
          <w:rFonts w:ascii="Times New Roman" w:hAnsi="Times New Roman"/>
          <w:color w:val="000000"/>
          <w:sz w:val="24"/>
          <w:szCs w:val="24"/>
        </w:rPr>
        <w:t xml:space="preserve"> vállal arra</w:t>
      </w:r>
      <w:r w:rsidRPr="000068FD">
        <w:rPr>
          <w:rFonts w:ascii="Times New Roman" w:hAnsi="Times New Roman"/>
          <w:color w:val="000000"/>
          <w:sz w:val="24"/>
          <w:szCs w:val="24"/>
        </w:rPr>
        <w:t xml:space="preserve">, hogy </w:t>
      </w:r>
      <w:r>
        <w:rPr>
          <w:rFonts w:ascii="Times New Roman" w:hAnsi="Times New Roman"/>
          <w:color w:val="000000"/>
          <w:sz w:val="24"/>
          <w:szCs w:val="24"/>
        </w:rPr>
        <w:t xml:space="preserve">a Megrendelő részére elvégzi </w:t>
      </w:r>
      <w:r w:rsidRPr="000068FD">
        <w:rPr>
          <w:rFonts w:ascii="Times New Roman" w:hAnsi="Times New Roman"/>
          <w:color w:val="000000"/>
          <w:sz w:val="24"/>
          <w:szCs w:val="24"/>
        </w:rPr>
        <w:t xml:space="preserve">a </w:t>
      </w:r>
      <w:r>
        <w:rPr>
          <w:rFonts w:ascii="Times New Roman" w:hAnsi="Times New Roman"/>
          <w:color w:val="000000"/>
          <w:sz w:val="24"/>
          <w:szCs w:val="24"/>
        </w:rPr>
        <w:t xml:space="preserve">Szerződésben, annak elválaszthatatlan részét képező műszaki mellékletben továbbá a </w:t>
      </w:r>
      <w:r w:rsidRPr="000068FD">
        <w:rPr>
          <w:rFonts w:ascii="Times New Roman" w:hAnsi="Times New Roman"/>
          <w:color w:val="000000"/>
          <w:sz w:val="24"/>
          <w:szCs w:val="24"/>
        </w:rPr>
        <w:t xml:space="preserve">Feladatkiadási lapon részletezett </w:t>
      </w:r>
      <w:r>
        <w:rPr>
          <w:rFonts w:ascii="Times New Roman" w:hAnsi="Times New Roman"/>
          <w:color w:val="000000"/>
          <w:sz w:val="24"/>
          <w:szCs w:val="24"/>
        </w:rPr>
        <w:t>specifikált munkát (a továbbiakban: „Munka”)</w:t>
      </w:r>
      <w:r w:rsidRPr="000068FD">
        <w:rPr>
          <w:rFonts w:ascii="Times New Roman" w:hAnsi="Times New Roman"/>
          <w:color w:val="000000"/>
          <w:sz w:val="24"/>
          <w:szCs w:val="24"/>
        </w:rPr>
        <w:t xml:space="preserve"> </w:t>
      </w:r>
      <w:r>
        <w:rPr>
          <w:rFonts w:ascii="Times New Roman" w:hAnsi="Times New Roman"/>
          <w:color w:val="000000"/>
          <w:sz w:val="24"/>
          <w:szCs w:val="24"/>
        </w:rPr>
        <w:t>a Feladatkiadási lapon</w:t>
      </w:r>
      <w:r w:rsidRPr="000068FD">
        <w:rPr>
          <w:rFonts w:ascii="Times New Roman" w:hAnsi="Times New Roman"/>
          <w:color w:val="000000"/>
          <w:sz w:val="24"/>
          <w:szCs w:val="24"/>
        </w:rPr>
        <w:t xml:space="preserve"> rögzített vállalkozói díj (a továbbiakban:  </w:t>
      </w:r>
      <w:r>
        <w:rPr>
          <w:rFonts w:ascii="Times New Roman" w:hAnsi="Times New Roman"/>
          <w:color w:val="000000"/>
          <w:sz w:val="24"/>
          <w:szCs w:val="24"/>
        </w:rPr>
        <w:t>„</w:t>
      </w:r>
      <w:r w:rsidRPr="0004114F">
        <w:rPr>
          <w:rFonts w:ascii="Times New Roman" w:hAnsi="Times New Roman"/>
          <w:b/>
          <w:bCs/>
          <w:color w:val="000000"/>
          <w:sz w:val="24"/>
          <w:szCs w:val="24"/>
        </w:rPr>
        <w:t>Vállalkozói Díj</w:t>
      </w:r>
      <w:r>
        <w:rPr>
          <w:rFonts w:ascii="Times New Roman" w:hAnsi="Times New Roman"/>
          <w:color w:val="000000"/>
          <w:sz w:val="24"/>
          <w:szCs w:val="24"/>
        </w:rPr>
        <w:t>”</w:t>
      </w:r>
      <w:r w:rsidRPr="000068FD">
        <w:rPr>
          <w:rFonts w:ascii="Times New Roman" w:hAnsi="Times New Roman"/>
          <w:color w:val="000000"/>
          <w:sz w:val="24"/>
          <w:szCs w:val="24"/>
        </w:rPr>
        <w:t xml:space="preserve">) ellenében, </w:t>
      </w:r>
      <w:r>
        <w:rPr>
          <w:rFonts w:ascii="Times New Roman" w:hAnsi="Times New Roman"/>
          <w:color w:val="000000"/>
          <w:sz w:val="24"/>
          <w:szCs w:val="24"/>
        </w:rPr>
        <w:t>a Felek által</w:t>
      </w:r>
      <w:r w:rsidRPr="000068FD">
        <w:rPr>
          <w:rFonts w:ascii="Times New Roman" w:hAnsi="Times New Roman"/>
          <w:color w:val="000000"/>
          <w:sz w:val="24"/>
          <w:szCs w:val="24"/>
        </w:rPr>
        <w:t xml:space="preserve"> kikötött határidőre</w:t>
      </w:r>
      <w:r>
        <w:rPr>
          <w:rFonts w:ascii="Times New Roman" w:hAnsi="Times New Roman"/>
          <w:color w:val="000000"/>
          <w:sz w:val="24"/>
          <w:szCs w:val="24"/>
        </w:rPr>
        <w:t>,</w:t>
      </w:r>
      <w:r w:rsidRPr="000068FD">
        <w:rPr>
          <w:rFonts w:ascii="Times New Roman" w:hAnsi="Times New Roman"/>
          <w:color w:val="000000"/>
          <w:sz w:val="24"/>
          <w:szCs w:val="24"/>
        </w:rPr>
        <w:t xml:space="preserve"> a </w:t>
      </w:r>
      <w:r>
        <w:rPr>
          <w:rFonts w:ascii="Times New Roman" w:hAnsi="Times New Roman"/>
          <w:color w:val="000000"/>
          <w:sz w:val="24"/>
          <w:szCs w:val="24"/>
        </w:rPr>
        <w:t>Szerződésben</w:t>
      </w:r>
      <w:r w:rsidRPr="000068FD">
        <w:rPr>
          <w:rFonts w:ascii="Times New Roman" w:hAnsi="Times New Roman"/>
          <w:color w:val="000000"/>
          <w:sz w:val="24"/>
          <w:szCs w:val="24"/>
        </w:rPr>
        <w:t>, a Feladatkiadási lapon és a Megrendelő Általános Szerződési Feltételeiben rögzített feltételek szerint.</w:t>
      </w:r>
    </w:p>
    <w:p w14:paraId="3B0B96AD" w14:textId="77777777" w:rsidR="0030397F" w:rsidRPr="003A466A" w:rsidRDefault="0030397F" w:rsidP="0030397F">
      <w:pPr>
        <w:pStyle w:val="ListParagraph"/>
        <w:spacing w:after="0" w:line="240" w:lineRule="auto"/>
        <w:ind w:left="0"/>
        <w:jc w:val="both"/>
        <w:rPr>
          <w:rFonts w:ascii="Times New Roman" w:hAnsi="Times New Roman"/>
          <w:b/>
          <w:iCs/>
          <w:sz w:val="24"/>
          <w:szCs w:val="24"/>
        </w:rPr>
      </w:pPr>
    </w:p>
    <w:p w14:paraId="46A037E0" w14:textId="1D4243EE" w:rsidR="0030397F" w:rsidRPr="00054DB2" w:rsidRDefault="0030397F" w:rsidP="0030397F">
      <w:pPr>
        <w:pStyle w:val="ListParagraph"/>
        <w:spacing w:after="0" w:line="240" w:lineRule="auto"/>
        <w:ind w:left="0"/>
        <w:jc w:val="both"/>
        <w:rPr>
          <w:rFonts w:ascii="Times New Roman" w:hAnsi="Times New Roman"/>
          <w:b/>
          <w:i/>
          <w:sz w:val="24"/>
          <w:szCs w:val="24"/>
        </w:rPr>
      </w:pPr>
      <w:r w:rsidRPr="00054DB2">
        <w:rPr>
          <w:rFonts w:ascii="Times New Roman" w:hAnsi="Times New Roman"/>
          <w:sz w:val="24"/>
          <w:szCs w:val="24"/>
        </w:rPr>
        <w:t xml:space="preserve">Jelen szerződés elválaszthatatlan részét </w:t>
      </w:r>
      <w:r>
        <w:rPr>
          <w:rFonts w:ascii="Times New Roman" w:hAnsi="Times New Roman"/>
          <w:sz w:val="24"/>
          <w:szCs w:val="24"/>
        </w:rPr>
        <w:t>és 4.</w:t>
      </w:r>
      <w:r w:rsidR="00CC3767">
        <w:rPr>
          <w:rFonts w:ascii="Times New Roman" w:hAnsi="Times New Roman"/>
          <w:sz w:val="24"/>
          <w:szCs w:val="24"/>
        </w:rPr>
        <w:t xml:space="preserve"> </w:t>
      </w:r>
      <w:r>
        <w:rPr>
          <w:rFonts w:ascii="Times New Roman" w:hAnsi="Times New Roman"/>
          <w:sz w:val="24"/>
          <w:szCs w:val="24"/>
        </w:rPr>
        <w:t xml:space="preserve">sz. mellékletét </w:t>
      </w:r>
      <w:r w:rsidRPr="00054DB2">
        <w:rPr>
          <w:rFonts w:ascii="Times New Roman" w:hAnsi="Times New Roman"/>
          <w:sz w:val="24"/>
          <w:szCs w:val="24"/>
        </w:rPr>
        <w:t>képezi az MVMI Zrt. 202</w:t>
      </w:r>
      <w:r>
        <w:rPr>
          <w:rFonts w:ascii="Times New Roman" w:hAnsi="Times New Roman"/>
          <w:sz w:val="24"/>
          <w:szCs w:val="24"/>
        </w:rPr>
        <w:t>5</w:t>
      </w:r>
      <w:r w:rsidRPr="00054DB2">
        <w:rPr>
          <w:rFonts w:ascii="Times New Roman" w:hAnsi="Times New Roman"/>
          <w:sz w:val="24"/>
          <w:szCs w:val="24"/>
        </w:rPr>
        <w:t xml:space="preserve">. </w:t>
      </w:r>
      <w:r>
        <w:rPr>
          <w:rFonts w:ascii="Times New Roman" w:hAnsi="Times New Roman"/>
          <w:sz w:val="24"/>
          <w:szCs w:val="24"/>
        </w:rPr>
        <w:t xml:space="preserve">március </w:t>
      </w:r>
      <w:r w:rsidRPr="00054DB2">
        <w:rPr>
          <w:rFonts w:ascii="Times New Roman" w:hAnsi="Times New Roman"/>
          <w:sz w:val="24"/>
          <w:szCs w:val="24"/>
        </w:rPr>
        <w:t>1</w:t>
      </w:r>
      <w:r>
        <w:rPr>
          <w:rFonts w:ascii="Times New Roman" w:hAnsi="Times New Roman"/>
          <w:sz w:val="24"/>
          <w:szCs w:val="24"/>
        </w:rPr>
        <w:t>5</w:t>
      </w:r>
      <w:r w:rsidRPr="00054DB2">
        <w:rPr>
          <w:rFonts w:ascii="Times New Roman" w:hAnsi="Times New Roman"/>
          <w:sz w:val="24"/>
          <w:szCs w:val="24"/>
        </w:rPr>
        <w:t xml:space="preserve">. napjától hatályos Általános Szerződéses Feltételek, (röviden: </w:t>
      </w:r>
      <w:r>
        <w:rPr>
          <w:rFonts w:ascii="Times New Roman" w:hAnsi="Times New Roman"/>
          <w:sz w:val="24"/>
          <w:szCs w:val="24"/>
        </w:rPr>
        <w:t>„</w:t>
      </w:r>
      <w:r w:rsidRPr="0004114F">
        <w:rPr>
          <w:rFonts w:ascii="Times New Roman" w:hAnsi="Times New Roman"/>
          <w:b/>
          <w:bCs/>
          <w:sz w:val="24"/>
          <w:szCs w:val="24"/>
        </w:rPr>
        <w:t>ÁSZF</w:t>
      </w:r>
      <w:r>
        <w:rPr>
          <w:rFonts w:ascii="Times New Roman" w:hAnsi="Times New Roman"/>
          <w:b/>
          <w:bCs/>
          <w:sz w:val="24"/>
          <w:szCs w:val="24"/>
        </w:rPr>
        <w:t>”</w:t>
      </w:r>
      <w:r w:rsidRPr="00054DB2">
        <w:rPr>
          <w:rFonts w:ascii="Times New Roman" w:hAnsi="Times New Roman"/>
          <w:sz w:val="24"/>
          <w:szCs w:val="24"/>
        </w:rPr>
        <w:t>) mely minden, jelen szerződésben nem szabályozott kérdésben irányadó, az ott meghatározottak szerint</w:t>
      </w:r>
      <w:r w:rsidR="00E05D62">
        <w:rPr>
          <w:rFonts w:ascii="Times New Roman" w:hAnsi="Times New Roman"/>
          <w:sz w:val="24"/>
          <w:szCs w:val="24"/>
        </w:rPr>
        <w:t xml:space="preserve"> azzal, hogy IT fejlesztések esetén az ÁSZF II. IT fejlesztések esetén irányadó speciális rendelkezések elsőbbséget élveznek az ÁSZF egyéb, I. fejezetében írtakkal szemben.</w:t>
      </w:r>
      <w:r w:rsidRPr="00054DB2">
        <w:rPr>
          <w:rFonts w:ascii="Times New Roman" w:hAnsi="Times New Roman"/>
          <w:sz w:val="24"/>
          <w:szCs w:val="24"/>
        </w:rPr>
        <w:t xml:space="preserve">. Az ÁSZF az MVMI Zrt. </w:t>
      </w:r>
      <w:hyperlink r:id="rId15" w:history="1">
        <w:r w:rsidRPr="00054DB2">
          <w:rPr>
            <w:rStyle w:val="Hyperlink"/>
            <w:rFonts w:ascii="Times New Roman" w:hAnsi="Times New Roman"/>
            <w:sz w:val="24"/>
            <w:szCs w:val="24"/>
          </w:rPr>
          <w:t>https://informatika.mvm.hu/hu-HU/Tevekenysegunk/ASZF</w:t>
        </w:r>
      </w:hyperlink>
      <w:r w:rsidRPr="00054DB2">
        <w:rPr>
          <w:rFonts w:ascii="Times New Roman" w:hAnsi="Times New Roman"/>
          <w:sz w:val="24"/>
          <w:szCs w:val="24"/>
        </w:rPr>
        <w:t xml:space="preserve"> oldalon folyamatosan elérhető.</w:t>
      </w:r>
    </w:p>
    <w:p w14:paraId="0B8C5BBA" w14:textId="77777777" w:rsidR="0030397F" w:rsidRPr="00C76693" w:rsidRDefault="0030397F" w:rsidP="0030397F">
      <w:pPr>
        <w:spacing w:before="120" w:after="0" w:line="240" w:lineRule="auto"/>
        <w:jc w:val="both"/>
        <w:outlineLvl w:val="0"/>
        <w:rPr>
          <w:rFonts w:ascii="Times New Roman" w:eastAsia="Times New Roman" w:hAnsi="Times New Roman"/>
          <w:b/>
          <w:kern w:val="28"/>
          <w:sz w:val="24"/>
          <w:szCs w:val="24"/>
          <w:lang w:eastAsia="hu-HU"/>
        </w:rPr>
      </w:pPr>
    </w:p>
    <w:p w14:paraId="22A7AFC3" w14:textId="0FB910D2" w:rsidR="0030397F" w:rsidRPr="00D1181A" w:rsidRDefault="0030397F" w:rsidP="0030397F">
      <w:pPr>
        <w:numPr>
          <w:ilvl w:val="0"/>
          <w:numId w:val="1"/>
        </w:numPr>
        <w:tabs>
          <w:tab w:val="num" w:pos="432"/>
        </w:tabs>
        <w:spacing w:before="120" w:after="0" w:line="240" w:lineRule="auto"/>
        <w:ind w:left="432" w:hanging="432"/>
        <w:jc w:val="both"/>
        <w:outlineLvl w:val="0"/>
        <w:rPr>
          <w:rFonts w:ascii="Times New Roman" w:eastAsia="Times New Roman" w:hAnsi="Times New Roman"/>
          <w:b/>
          <w:kern w:val="28"/>
          <w:sz w:val="24"/>
          <w:szCs w:val="24"/>
          <w:lang w:eastAsia="hu-HU"/>
        </w:rPr>
      </w:pPr>
      <w:r w:rsidRPr="00D1181A">
        <w:rPr>
          <w:rFonts w:ascii="Times New Roman" w:eastAsia="Times New Roman" w:hAnsi="Times New Roman"/>
          <w:b/>
          <w:kern w:val="28"/>
          <w:sz w:val="24"/>
          <w:szCs w:val="24"/>
          <w:lang w:eastAsia="hu-HU"/>
        </w:rPr>
        <w:t>Műszaki tartalom</w:t>
      </w:r>
    </w:p>
    <w:p w14:paraId="160E805E" w14:textId="77777777" w:rsidR="0030397F" w:rsidRDefault="0030397F" w:rsidP="0030397F">
      <w:pPr>
        <w:spacing w:before="120" w:after="0" w:line="240" w:lineRule="auto"/>
        <w:jc w:val="both"/>
        <w:outlineLvl w:val="0"/>
        <w:rPr>
          <w:rFonts w:ascii="Times New Roman" w:eastAsia="Times New Roman" w:hAnsi="Times New Roman"/>
          <w:kern w:val="28"/>
          <w:sz w:val="24"/>
          <w:szCs w:val="24"/>
          <w:lang w:eastAsia="hu-HU"/>
        </w:rPr>
      </w:pPr>
      <w:r w:rsidRPr="00D30EB0">
        <w:rPr>
          <w:rFonts w:ascii="Times New Roman" w:eastAsia="Times New Roman" w:hAnsi="Times New Roman"/>
          <w:kern w:val="28"/>
          <w:sz w:val="24"/>
          <w:szCs w:val="24"/>
          <w:lang w:eastAsia="hu-HU"/>
        </w:rPr>
        <w:t xml:space="preserve">A </w:t>
      </w:r>
      <w:r>
        <w:rPr>
          <w:rFonts w:ascii="Times New Roman" w:eastAsia="Times New Roman" w:hAnsi="Times New Roman"/>
          <w:kern w:val="28"/>
          <w:sz w:val="24"/>
          <w:szCs w:val="24"/>
          <w:lang w:eastAsia="hu-HU"/>
        </w:rPr>
        <w:t>S</w:t>
      </w:r>
      <w:r w:rsidRPr="00D30EB0">
        <w:rPr>
          <w:rFonts w:ascii="Times New Roman" w:eastAsia="Times New Roman" w:hAnsi="Times New Roman"/>
          <w:kern w:val="28"/>
          <w:sz w:val="24"/>
          <w:szCs w:val="24"/>
          <w:lang w:eastAsia="hu-HU"/>
        </w:rPr>
        <w:t>zerződés műszaki tartalmát</w:t>
      </w:r>
      <w:r>
        <w:rPr>
          <w:rFonts w:ascii="Times New Roman" w:eastAsia="Times New Roman" w:hAnsi="Times New Roman"/>
          <w:kern w:val="28"/>
          <w:sz w:val="24"/>
          <w:szCs w:val="24"/>
          <w:lang w:eastAsia="hu-HU"/>
        </w:rPr>
        <w:t>, terjedelmét</w:t>
      </w:r>
      <w:r w:rsidRPr="00D30EB0">
        <w:rPr>
          <w:rFonts w:ascii="Times New Roman" w:eastAsia="Times New Roman" w:hAnsi="Times New Roman"/>
          <w:kern w:val="28"/>
          <w:sz w:val="24"/>
          <w:szCs w:val="24"/>
          <w:lang w:eastAsia="hu-HU"/>
        </w:rPr>
        <w:t xml:space="preserve"> a</w:t>
      </w:r>
      <w:r>
        <w:rPr>
          <w:rFonts w:ascii="Times New Roman" w:eastAsia="Times New Roman" w:hAnsi="Times New Roman"/>
          <w:kern w:val="28"/>
          <w:sz w:val="24"/>
          <w:szCs w:val="24"/>
          <w:lang w:eastAsia="hu-HU"/>
        </w:rPr>
        <w:t xml:space="preserve">z 1.sz. melléklet (Műszaki tartalom) </w:t>
      </w:r>
      <w:r w:rsidRPr="00D30EB0">
        <w:rPr>
          <w:rFonts w:ascii="Times New Roman" w:eastAsia="Times New Roman" w:hAnsi="Times New Roman"/>
          <w:kern w:val="28"/>
          <w:sz w:val="24"/>
          <w:szCs w:val="24"/>
          <w:lang w:eastAsia="hu-HU"/>
        </w:rPr>
        <w:t>tartalmazza.</w:t>
      </w:r>
    </w:p>
    <w:p w14:paraId="757E1AF0" w14:textId="6C04D78E" w:rsidR="0030397F" w:rsidRPr="00B33645" w:rsidRDefault="0030397F" w:rsidP="0030397F">
      <w:pPr>
        <w:spacing w:after="0" w:line="240" w:lineRule="auto"/>
        <w:jc w:val="both"/>
        <w:outlineLvl w:val="0"/>
      </w:pPr>
      <w:r w:rsidRPr="003A466A">
        <w:rPr>
          <w:rFonts w:ascii="Times New Roman" w:hAnsi="Times New Roman"/>
          <w:color w:val="000000"/>
          <w:sz w:val="24"/>
          <w:szCs w:val="24"/>
        </w:rPr>
        <w:t xml:space="preserve">A jelen </w:t>
      </w:r>
      <w:commentRangeStart w:id="6"/>
      <w:r w:rsidRPr="003A466A">
        <w:rPr>
          <w:rFonts w:ascii="Times New Roman" w:hAnsi="Times New Roman"/>
          <w:color w:val="000000"/>
          <w:sz w:val="24"/>
          <w:szCs w:val="24"/>
        </w:rPr>
        <w:t xml:space="preserve">Keretszerződés </w:t>
      </w:r>
      <w:r w:rsidR="007D139E">
        <w:rPr>
          <w:rFonts w:ascii="Times New Roman" w:hAnsi="Times New Roman"/>
          <w:color w:val="000000"/>
          <w:sz w:val="24"/>
          <w:szCs w:val="24"/>
        </w:rPr>
        <w:t>7</w:t>
      </w:r>
      <w:commentRangeStart w:id="7"/>
      <w:commentRangeStart w:id="8"/>
      <w:r w:rsidR="00AF117B">
        <w:rPr>
          <w:rFonts w:ascii="Times New Roman" w:hAnsi="Times New Roman"/>
          <w:color w:val="000000"/>
          <w:sz w:val="24"/>
          <w:szCs w:val="24"/>
        </w:rPr>
        <w:t>.</w:t>
      </w:r>
      <w:r w:rsidR="00486B46">
        <w:rPr>
          <w:rFonts w:ascii="Times New Roman" w:hAnsi="Times New Roman"/>
          <w:color w:val="000000"/>
          <w:sz w:val="24"/>
          <w:szCs w:val="24"/>
        </w:rPr>
        <w:t>2</w:t>
      </w:r>
      <w:commentRangeEnd w:id="7"/>
      <w:r w:rsidR="001432C7">
        <w:rPr>
          <w:rStyle w:val="CommentReference"/>
          <w:rFonts w:ascii="Times New Roman" w:hAnsi="Times New Roman"/>
          <w:color w:val="000000"/>
          <w:sz w:val="24"/>
          <w:szCs w:val="24"/>
        </w:rPr>
        <w:commentReference w:id="7"/>
      </w:r>
      <w:commentRangeEnd w:id="8"/>
      <w:r>
        <w:rPr>
          <w:rStyle w:val="CommentReference"/>
          <w:rFonts w:ascii="Times New Roman" w:hAnsi="Times New Roman"/>
          <w:color w:val="000000"/>
          <w:sz w:val="24"/>
          <w:szCs w:val="24"/>
        </w:rPr>
        <w:commentReference w:id="8"/>
      </w:r>
      <w:r w:rsidR="00AF117B">
        <w:rPr>
          <w:rFonts w:ascii="Times New Roman" w:hAnsi="Times New Roman"/>
          <w:color w:val="000000"/>
          <w:sz w:val="24"/>
          <w:szCs w:val="24"/>
        </w:rPr>
        <w:t>.</w:t>
      </w:r>
      <w:commentRangeEnd w:id="6"/>
      <w:r w:rsidR="006C0D97">
        <w:rPr>
          <w:rStyle w:val="CommentReference"/>
          <w:rFonts w:ascii="Times New Roman" w:hAnsi="Times New Roman"/>
          <w:color w:val="000000"/>
          <w:sz w:val="24"/>
          <w:szCs w:val="24"/>
        </w:rPr>
        <w:commentReference w:id="6"/>
      </w:r>
      <w:r w:rsidR="00AF117B">
        <w:rPr>
          <w:rFonts w:ascii="Times New Roman" w:hAnsi="Times New Roman"/>
          <w:color w:val="000000"/>
          <w:sz w:val="24"/>
          <w:szCs w:val="24"/>
        </w:rPr>
        <w:t xml:space="preserve"> pontja </w:t>
      </w:r>
      <w:r w:rsidRPr="003A466A">
        <w:rPr>
          <w:rFonts w:ascii="Times New Roman" w:hAnsi="Times New Roman"/>
          <w:color w:val="000000"/>
          <w:sz w:val="24"/>
          <w:szCs w:val="24"/>
        </w:rPr>
        <w:t xml:space="preserve">alapján </w:t>
      </w:r>
      <w:r w:rsidR="00AF117B">
        <w:rPr>
          <w:rFonts w:ascii="Times New Roman" w:hAnsi="Times New Roman"/>
          <w:color w:val="000000"/>
          <w:sz w:val="24"/>
          <w:szCs w:val="24"/>
        </w:rPr>
        <w:t>opcionálisan</w:t>
      </w:r>
      <w:r w:rsidRPr="003A466A">
        <w:rPr>
          <w:rFonts w:ascii="Times New Roman" w:hAnsi="Times New Roman"/>
          <w:color w:val="000000"/>
          <w:sz w:val="24"/>
          <w:szCs w:val="24"/>
        </w:rPr>
        <w:t xml:space="preserve"> elvégzendő Munká</w:t>
      </w:r>
      <w:r>
        <w:rPr>
          <w:rFonts w:ascii="Times New Roman" w:hAnsi="Times New Roman"/>
          <w:color w:val="000000"/>
          <w:sz w:val="24"/>
          <w:szCs w:val="24"/>
        </w:rPr>
        <w:t>(</w:t>
      </w:r>
      <w:r w:rsidRPr="003A466A">
        <w:rPr>
          <w:rFonts w:ascii="Times New Roman" w:hAnsi="Times New Roman"/>
          <w:color w:val="000000"/>
          <w:sz w:val="24"/>
          <w:szCs w:val="24"/>
        </w:rPr>
        <w:t>k</w:t>
      </w:r>
      <w:r>
        <w:rPr>
          <w:rFonts w:ascii="Times New Roman" w:hAnsi="Times New Roman"/>
          <w:color w:val="000000"/>
          <w:sz w:val="24"/>
          <w:szCs w:val="24"/>
        </w:rPr>
        <w:t>)</w:t>
      </w:r>
      <w:r w:rsidRPr="003A466A">
        <w:rPr>
          <w:rFonts w:ascii="Times New Roman" w:hAnsi="Times New Roman"/>
          <w:color w:val="000000"/>
          <w:sz w:val="24"/>
          <w:szCs w:val="24"/>
        </w:rPr>
        <w:t>ra Felek „</w:t>
      </w:r>
      <w:r w:rsidRPr="003A466A">
        <w:rPr>
          <w:rFonts w:ascii="Times New Roman" w:hAnsi="Times New Roman"/>
          <w:b/>
          <w:bCs/>
          <w:color w:val="000000"/>
          <w:sz w:val="24"/>
          <w:szCs w:val="24"/>
        </w:rPr>
        <w:t>Feladatkiadási lapot”</w:t>
      </w:r>
      <w:r w:rsidRPr="003A466A">
        <w:rPr>
          <w:rFonts w:ascii="Times New Roman" w:hAnsi="Times New Roman"/>
          <w:color w:val="000000"/>
          <w:sz w:val="24"/>
          <w:szCs w:val="24"/>
        </w:rPr>
        <w:t xml:space="preserve"> (6. sz. Melléklet) vesznek fel, melyben rögzítik az elvégzendő konkrét Munkát, annak teljesítési határidejét, a</w:t>
      </w:r>
      <w:r>
        <w:rPr>
          <w:rFonts w:ascii="Times New Roman" w:hAnsi="Times New Roman"/>
          <w:color w:val="000000"/>
          <w:sz w:val="24"/>
          <w:szCs w:val="24"/>
        </w:rPr>
        <w:t xml:space="preserve"> </w:t>
      </w:r>
      <w:r w:rsidRPr="00B33645">
        <w:rPr>
          <w:rStyle w:val="cf01"/>
          <w:rFonts w:ascii="Times New Roman" w:hAnsi="Times New Roman"/>
          <w:sz w:val="24"/>
          <w:szCs w:val="24"/>
        </w:rPr>
        <w:t xml:space="preserve">szükséges ráfordításokat (napban) és a </w:t>
      </w:r>
      <w:r>
        <w:rPr>
          <w:rStyle w:val="cf01"/>
          <w:rFonts w:ascii="Times New Roman" w:hAnsi="Times New Roman"/>
          <w:sz w:val="24"/>
          <w:szCs w:val="24"/>
        </w:rPr>
        <w:t>S</w:t>
      </w:r>
      <w:r w:rsidRPr="00B33645">
        <w:rPr>
          <w:rStyle w:val="cf01"/>
          <w:rFonts w:ascii="Times New Roman" w:hAnsi="Times New Roman"/>
          <w:sz w:val="24"/>
          <w:szCs w:val="24"/>
        </w:rPr>
        <w:t xml:space="preserve">zerződésben rögzített napidíj, valamint a </w:t>
      </w:r>
      <w:r>
        <w:rPr>
          <w:rStyle w:val="cf01"/>
          <w:rFonts w:ascii="Times New Roman" w:hAnsi="Times New Roman"/>
          <w:sz w:val="24"/>
          <w:szCs w:val="24"/>
        </w:rPr>
        <w:t>S</w:t>
      </w:r>
      <w:r w:rsidRPr="00B33645">
        <w:rPr>
          <w:rStyle w:val="cf01"/>
          <w:rFonts w:ascii="Times New Roman" w:hAnsi="Times New Roman"/>
          <w:sz w:val="24"/>
          <w:szCs w:val="24"/>
        </w:rPr>
        <w:t xml:space="preserve">zerződésben rögzített kedvezmény alapulvételével a feladat elvégzésének </w:t>
      </w:r>
      <w:r>
        <w:rPr>
          <w:rStyle w:val="cf01"/>
          <w:rFonts w:ascii="Times New Roman" w:hAnsi="Times New Roman"/>
          <w:sz w:val="24"/>
          <w:szCs w:val="24"/>
        </w:rPr>
        <w:t>díját</w:t>
      </w:r>
      <w:r w:rsidRPr="00B33645">
        <w:rPr>
          <w:rStyle w:val="cf01"/>
          <w:rFonts w:ascii="Times New Roman" w:hAnsi="Times New Roman"/>
          <w:sz w:val="24"/>
          <w:szCs w:val="24"/>
        </w:rPr>
        <w:t>, kötbérköteles teljesítési határidő</w:t>
      </w:r>
      <w:r>
        <w:rPr>
          <w:rStyle w:val="cf01"/>
          <w:rFonts w:ascii="Times New Roman" w:hAnsi="Times New Roman"/>
          <w:sz w:val="24"/>
          <w:szCs w:val="24"/>
        </w:rPr>
        <w:t>(ke)</w:t>
      </w:r>
      <w:r w:rsidRPr="00B33645">
        <w:rPr>
          <w:rStyle w:val="cf01"/>
          <w:rFonts w:ascii="Times New Roman" w:hAnsi="Times New Roman"/>
          <w:sz w:val="24"/>
          <w:szCs w:val="24"/>
        </w:rPr>
        <w:t>t, eredménytermékeket</w:t>
      </w:r>
      <w:r w:rsidRPr="003A466A">
        <w:rPr>
          <w:rFonts w:ascii="Times New Roman" w:hAnsi="Times New Roman"/>
          <w:color w:val="000000"/>
          <w:sz w:val="24"/>
          <w:szCs w:val="24"/>
        </w:rPr>
        <w:t xml:space="preserve"> és az egyéb egyedi szerződési feltételeket. A Feladatkiadási lapon nem szabályozott kérdésekben a jelen szerződés rendelkezései az irányadóak. A </w:t>
      </w:r>
      <w:r>
        <w:rPr>
          <w:rFonts w:ascii="Times New Roman" w:hAnsi="Times New Roman"/>
          <w:color w:val="000000"/>
          <w:sz w:val="24"/>
          <w:szCs w:val="24"/>
        </w:rPr>
        <w:t>S</w:t>
      </w:r>
      <w:r w:rsidRPr="003A466A">
        <w:rPr>
          <w:rFonts w:ascii="Times New Roman" w:hAnsi="Times New Roman"/>
          <w:color w:val="000000"/>
          <w:sz w:val="24"/>
          <w:szCs w:val="24"/>
        </w:rPr>
        <w:t xml:space="preserve">zerződés és a Feladatkiadási lap együttesen alkotja az adott konkrét </w:t>
      </w:r>
      <w:r>
        <w:rPr>
          <w:rFonts w:ascii="Times New Roman" w:hAnsi="Times New Roman"/>
          <w:color w:val="000000"/>
          <w:sz w:val="24"/>
          <w:szCs w:val="24"/>
        </w:rPr>
        <w:t>M</w:t>
      </w:r>
      <w:r w:rsidRPr="003A466A">
        <w:rPr>
          <w:rFonts w:ascii="Times New Roman" w:hAnsi="Times New Roman"/>
          <w:color w:val="000000"/>
          <w:sz w:val="24"/>
          <w:szCs w:val="24"/>
        </w:rPr>
        <w:t>unkára vonatkozó szerződési feltételeket. Eltérés esetén a Feladatkiadási lap előírásait kell alkalmazni.</w:t>
      </w:r>
      <w:r>
        <w:rPr>
          <w:rFonts w:ascii="Times New Roman" w:hAnsi="Times New Roman"/>
          <w:color w:val="000000"/>
          <w:sz w:val="24"/>
          <w:szCs w:val="24"/>
        </w:rPr>
        <w:t xml:space="preserve"> </w:t>
      </w:r>
      <w:r>
        <w:rPr>
          <w:rStyle w:val="cf01"/>
          <w:rFonts w:ascii="Times New Roman" w:hAnsi="Times New Roman"/>
          <w:sz w:val="24"/>
          <w:szCs w:val="24"/>
        </w:rPr>
        <w:t>Vállalkozó a</w:t>
      </w:r>
      <w:r w:rsidRPr="00B33645">
        <w:rPr>
          <w:rStyle w:val="cf01"/>
          <w:rFonts w:ascii="Times New Roman" w:hAnsi="Times New Roman"/>
          <w:sz w:val="24"/>
          <w:szCs w:val="24"/>
        </w:rPr>
        <w:t xml:space="preserve"> kitöltött </w:t>
      </w:r>
      <w:r>
        <w:rPr>
          <w:rStyle w:val="cf01"/>
          <w:rFonts w:ascii="Times New Roman" w:hAnsi="Times New Roman"/>
          <w:sz w:val="24"/>
          <w:szCs w:val="24"/>
        </w:rPr>
        <w:t>F</w:t>
      </w:r>
      <w:r w:rsidRPr="00B33645">
        <w:rPr>
          <w:rStyle w:val="cf01"/>
          <w:rFonts w:ascii="Times New Roman" w:hAnsi="Times New Roman"/>
          <w:sz w:val="24"/>
          <w:szCs w:val="24"/>
        </w:rPr>
        <w:t>eladatkiadási lapot cégszerűen aláírva visszaküldi a Megrendelőnek, mellyel a feladatok teljesítését elvállalja. A Megrendelő a Feladatkiadási lap cégszerű aláírás</w:t>
      </w:r>
      <w:r>
        <w:rPr>
          <w:rStyle w:val="cf01"/>
          <w:rFonts w:ascii="Times New Roman" w:hAnsi="Times New Roman"/>
          <w:sz w:val="24"/>
          <w:szCs w:val="24"/>
        </w:rPr>
        <w:t>áv</w:t>
      </w:r>
      <w:r w:rsidRPr="00B33645">
        <w:rPr>
          <w:rStyle w:val="cf01"/>
          <w:rFonts w:ascii="Times New Roman" w:hAnsi="Times New Roman"/>
          <w:sz w:val="24"/>
          <w:szCs w:val="24"/>
        </w:rPr>
        <w:t xml:space="preserve">al fogadja el a Vállalkozó feladatteljesítési feltételeit. Az aláírt Feladatkiadási lap a </w:t>
      </w:r>
      <w:r>
        <w:rPr>
          <w:rStyle w:val="cf01"/>
          <w:rFonts w:ascii="Times New Roman" w:hAnsi="Times New Roman"/>
          <w:sz w:val="24"/>
          <w:szCs w:val="24"/>
        </w:rPr>
        <w:t xml:space="preserve">jelen </w:t>
      </w:r>
      <w:r w:rsidRPr="00B33645">
        <w:rPr>
          <w:rStyle w:val="cf01"/>
          <w:rFonts w:ascii="Times New Roman" w:hAnsi="Times New Roman"/>
          <w:sz w:val="24"/>
          <w:szCs w:val="24"/>
        </w:rPr>
        <w:t>szerződés elválaszthatatlan részét fogja képezni.</w:t>
      </w:r>
      <w:r w:rsidR="00B729FF">
        <w:rPr>
          <w:rStyle w:val="cf01"/>
          <w:rFonts w:ascii="Times New Roman" w:hAnsi="Times New Roman"/>
          <w:sz w:val="24"/>
          <w:szCs w:val="24"/>
        </w:rPr>
        <w:t xml:space="preserve"> Amennyiben a Feladatkiadási lap kiadása során olyan körülmény merül fel, mely miatt szükségessé válik Adatfeldolgozási megállapodás </w:t>
      </w:r>
      <w:r w:rsidR="004B7B55">
        <w:rPr>
          <w:rStyle w:val="cf01"/>
          <w:rFonts w:ascii="Times New Roman" w:hAnsi="Times New Roman"/>
          <w:sz w:val="24"/>
          <w:szCs w:val="24"/>
        </w:rPr>
        <w:t>megkötése</w:t>
      </w:r>
      <w:r w:rsidR="00B729FF">
        <w:rPr>
          <w:rStyle w:val="cf01"/>
          <w:rFonts w:ascii="Times New Roman" w:hAnsi="Times New Roman"/>
          <w:sz w:val="24"/>
          <w:szCs w:val="24"/>
        </w:rPr>
        <w:t xml:space="preserve">, az Adatfeldolgozási megállapodás </w:t>
      </w:r>
      <w:r w:rsidR="00DF6EC7">
        <w:rPr>
          <w:rStyle w:val="cf01"/>
          <w:rFonts w:ascii="Times New Roman" w:hAnsi="Times New Roman"/>
          <w:sz w:val="24"/>
          <w:szCs w:val="24"/>
        </w:rPr>
        <w:t>a Feladatkiadási lappal együtt jelen szerződés elválaszthatatlan mellékletét fogja képzeni.</w:t>
      </w:r>
    </w:p>
    <w:p w14:paraId="01DC6306" w14:textId="77777777" w:rsidR="0030397F" w:rsidRPr="00D1181A" w:rsidRDefault="0030397F" w:rsidP="0030397F">
      <w:pPr>
        <w:spacing w:after="0" w:line="240" w:lineRule="auto"/>
        <w:jc w:val="both"/>
        <w:rPr>
          <w:rFonts w:ascii="Times New Roman" w:eastAsia="Times New Roman" w:hAnsi="Times New Roman"/>
          <w:sz w:val="24"/>
          <w:szCs w:val="24"/>
          <w:lang w:eastAsia="hu-HU"/>
        </w:rPr>
      </w:pPr>
    </w:p>
    <w:p w14:paraId="7ECF9E24" w14:textId="77777777" w:rsidR="0030397F" w:rsidRPr="00D1181A" w:rsidRDefault="0030397F" w:rsidP="0030397F">
      <w:pPr>
        <w:numPr>
          <w:ilvl w:val="0"/>
          <w:numId w:val="1"/>
        </w:numPr>
        <w:tabs>
          <w:tab w:val="num" w:pos="432"/>
        </w:tabs>
        <w:spacing w:before="120" w:after="0" w:line="240" w:lineRule="auto"/>
        <w:ind w:left="432" w:hanging="432"/>
        <w:jc w:val="both"/>
        <w:outlineLvl w:val="0"/>
        <w:rPr>
          <w:rFonts w:ascii="Times New Roman" w:eastAsia="Times New Roman" w:hAnsi="Times New Roman"/>
          <w:b/>
          <w:kern w:val="28"/>
          <w:sz w:val="24"/>
          <w:szCs w:val="24"/>
          <w:lang w:eastAsia="hu-HU"/>
        </w:rPr>
      </w:pPr>
      <w:bookmarkStart w:id="9" w:name="_Toc145834777"/>
      <w:r w:rsidRPr="00D1181A">
        <w:rPr>
          <w:rFonts w:ascii="Times New Roman" w:eastAsia="Times New Roman" w:hAnsi="Times New Roman"/>
          <w:b/>
          <w:kern w:val="28"/>
          <w:sz w:val="24"/>
          <w:szCs w:val="24"/>
          <w:lang w:eastAsia="hu-HU"/>
        </w:rPr>
        <w:t xml:space="preserve">Vállalkozó </w:t>
      </w:r>
      <w:r>
        <w:rPr>
          <w:rFonts w:ascii="Times New Roman" w:eastAsia="Times New Roman" w:hAnsi="Times New Roman"/>
          <w:b/>
          <w:kern w:val="28"/>
          <w:sz w:val="24"/>
          <w:szCs w:val="24"/>
          <w:lang w:eastAsia="hu-HU"/>
        </w:rPr>
        <w:t xml:space="preserve">információbiztonsági </w:t>
      </w:r>
      <w:r w:rsidRPr="00D1181A">
        <w:rPr>
          <w:rFonts w:ascii="Times New Roman" w:eastAsia="Times New Roman" w:hAnsi="Times New Roman"/>
          <w:b/>
          <w:kern w:val="28"/>
          <w:sz w:val="24"/>
          <w:szCs w:val="24"/>
          <w:lang w:eastAsia="hu-HU"/>
        </w:rPr>
        <w:t>kötelezettségei</w:t>
      </w:r>
    </w:p>
    <w:p w14:paraId="7DF2B76C" w14:textId="77777777" w:rsidR="0030397F" w:rsidRPr="006B3A3B" w:rsidRDefault="0030397F" w:rsidP="0030397F">
      <w:pPr>
        <w:pStyle w:val="ListParagraph"/>
        <w:spacing w:after="0" w:line="240" w:lineRule="auto"/>
        <w:ind w:left="0"/>
        <w:jc w:val="both"/>
        <w:rPr>
          <w:rFonts w:ascii="Times New Roman" w:hAnsi="Times New Roman"/>
          <w:b/>
          <w:i/>
          <w:sz w:val="24"/>
          <w:szCs w:val="24"/>
        </w:rPr>
      </w:pPr>
    </w:p>
    <w:p w14:paraId="6373B42D" w14:textId="7CE26C61" w:rsidR="0030397F" w:rsidRPr="00DF7B20" w:rsidRDefault="0030397F" w:rsidP="000234C9">
      <w:pPr>
        <w:jc w:val="both"/>
        <w:rPr>
          <w:lang w:eastAsia="hu-HU"/>
        </w:rPr>
      </w:pPr>
      <w:r w:rsidRPr="00054DB2">
        <w:rPr>
          <w:rFonts w:ascii="Times New Roman" w:hAnsi="Times New Roman"/>
          <w:sz w:val="24"/>
          <w:szCs w:val="24"/>
        </w:rPr>
        <w:t>Vállalkozó kijelenti, hogy a Megrendelő</w:t>
      </w:r>
      <w:r w:rsidR="00E05D62">
        <w:rPr>
          <w:rFonts w:ascii="Times New Roman" w:hAnsi="Times New Roman"/>
          <w:sz w:val="24"/>
          <w:szCs w:val="24"/>
        </w:rPr>
        <w:t xml:space="preserve">nek a </w:t>
      </w:r>
      <w:r w:rsidR="00E26398">
        <w:rPr>
          <w:rFonts w:ascii="Times New Roman" w:hAnsi="Times New Roman"/>
          <w:sz w:val="24"/>
          <w:szCs w:val="24"/>
        </w:rPr>
        <w:t xml:space="preserve">mindenkor </w:t>
      </w:r>
      <w:r w:rsidR="00E05D62">
        <w:rPr>
          <w:rFonts w:ascii="Times New Roman" w:hAnsi="Times New Roman"/>
          <w:sz w:val="24"/>
          <w:szCs w:val="24"/>
        </w:rPr>
        <w:t xml:space="preserve">hatályos </w:t>
      </w:r>
      <w:r w:rsidRPr="00054DB2">
        <w:rPr>
          <w:rFonts w:ascii="Times New Roman" w:hAnsi="Times New Roman"/>
          <w:sz w:val="24"/>
          <w:szCs w:val="24"/>
        </w:rPr>
        <w:t>információbiztonsági szabályait megismerte és azok betartására kötelezettséget vállal.</w:t>
      </w:r>
      <w:r w:rsidRPr="00054DB2">
        <w:rPr>
          <w:rFonts w:ascii="Times New Roman" w:hAnsi="Times New Roman"/>
          <w:sz w:val="24"/>
          <w:szCs w:val="24"/>
          <w:lang w:val="en-US"/>
        </w:rPr>
        <w:t xml:space="preserve"> Az információbiztonsági szabályok az alábbi linken történő </w:t>
      </w:r>
      <w:r w:rsidR="00E26398">
        <w:rPr>
          <w:rFonts w:ascii="Times New Roman" w:hAnsi="Times New Roman"/>
          <w:sz w:val="24"/>
          <w:szCs w:val="24"/>
          <w:lang w:val="en-US"/>
        </w:rPr>
        <w:t xml:space="preserve">regisztrációt és </w:t>
      </w:r>
      <w:r w:rsidRPr="00054DB2">
        <w:rPr>
          <w:rFonts w:ascii="Times New Roman" w:hAnsi="Times New Roman"/>
          <w:sz w:val="24"/>
          <w:szCs w:val="24"/>
          <w:lang w:val="en-US"/>
        </w:rPr>
        <w:t>bejelentkezést követően:</w:t>
      </w:r>
      <w:r w:rsidRPr="005A6AFD">
        <w:rPr>
          <w:sz w:val="24"/>
          <w:szCs w:val="24"/>
        </w:rPr>
        <w:t xml:space="preserve"> </w:t>
      </w:r>
      <w:hyperlink r:id="rId16" w:history="1">
        <w:r w:rsidRPr="00054DB2">
          <w:rPr>
            <w:rFonts w:ascii="Times New Roman" w:hAnsi="Times New Roman"/>
            <w:color w:val="0000FF"/>
            <w:sz w:val="24"/>
            <w:szCs w:val="24"/>
            <w:u w:val="single"/>
          </w:rPr>
          <w:t>https://informatika.mvm.hu/Login</w:t>
        </w:r>
      </w:hyperlink>
      <w:r w:rsidRPr="005A6AFD">
        <w:rPr>
          <w:sz w:val="24"/>
          <w:szCs w:val="24"/>
        </w:rPr>
        <w:t xml:space="preserve"> </w:t>
      </w:r>
      <w:r w:rsidRPr="00054DB2">
        <w:rPr>
          <w:rFonts w:ascii="Times New Roman" w:hAnsi="Times New Roman"/>
          <w:sz w:val="24"/>
          <w:szCs w:val="24"/>
          <w:lang w:val="en-US"/>
        </w:rPr>
        <w:t xml:space="preserve">a </w:t>
      </w:r>
      <w:r>
        <w:rPr>
          <w:rFonts w:ascii="Times New Roman" w:hAnsi="Times New Roman"/>
          <w:sz w:val="24"/>
          <w:szCs w:val="24"/>
          <w:lang w:val="en-US"/>
        </w:rPr>
        <w:t>“</w:t>
      </w:r>
      <w:r w:rsidRPr="00597B35">
        <w:rPr>
          <w:rFonts w:ascii="Times New Roman" w:hAnsi="Times New Roman"/>
          <w:i/>
          <w:iCs/>
          <w:sz w:val="24"/>
          <w:szCs w:val="24"/>
          <w:lang w:val="en-US"/>
        </w:rPr>
        <w:t>Tevékenységünk</w:t>
      </w:r>
      <w:r>
        <w:rPr>
          <w:rFonts w:ascii="Times New Roman" w:hAnsi="Times New Roman"/>
          <w:sz w:val="24"/>
          <w:szCs w:val="24"/>
          <w:lang w:val="en-US"/>
        </w:rPr>
        <w:t>”</w:t>
      </w:r>
      <w:r w:rsidRPr="00054DB2">
        <w:rPr>
          <w:rFonts w:ascii="Times New Roman" w:hAnsi="Times New Roman"/>
          <w:sz w:val="24"/>
          <w:szCs w:val="24"/>
          <w:lang w:val="en-US"/>
        </w:rPr>
        <w:t xml:space="preserve"> menüpont alatt érhető</w:t>
      </w:r>
      <w:r>
        <w:rPr>
          <w:rFonts w:ascii="Times New Roman" w:hAnsi="Times New Roman"/>
          <w:sz w:val="24"/>
          <w:szCs w:val="24"/>
          <w:lang w:val="en-US"/>
        </w:rPr>
        <w:t>k</w:t>
      </w:r>
      <w:r w:rsidRPr="00054DB2">
        <w:rPr>
          <w:rFonts w:ascii="Times New Roman" w:hAnsi="Times New Roman"/>
          <w:sz w:val="24"/>
          <w:szCs w:val="24"/>
          <w:lang w:val="en-US"/>
        </w:rPr>
        <w:t xml:space="preserve"> el: </w:t>
      </w:r>
      <w:hyperlink r:id="rId17" w:history="1">
        <w:r w:rsidRPr="00054DB2">
          <w:rPr>
            <w:rFonts w:ascii="Times New Roman" w:hAnsi="Times New Roman"/>
            <w:color w:val="0000FF"/>
            <w:sz w:val="24"/>
            <w:szCs w:val="24"/>
            <w:u w:val="single"/>
            <w:lang w:val="en-US"/>
          </w:rPr>
          <w:t>https://informatika.mvm.hu/Tevekenysegunk/InformaciobiztonsagiSzabalyai</w:t>
        </w:r>
      </w:hyperlink>
      <w:r w:rsidRPr="00054DB2">
        <w:rPr>
          <w:rFonts w:ascii="Times New Roman" w:hAnsi="Times New Roman"/>
          <w:sz w:val="24"/>
          <w:szCs w:val="24"/>
          <w:lang w:val="en-US"/>
        </w:rPr>
        <w:t>.</w:t>
      </w:r>
    </w:p>
    <w:p w14:paraId="68D40B9F" w14:textId="77777777" w:rsidR="0030397F" w:rsidRDefault="0030397F" w:rsidP="0030397F">
      <w:pPr>
        <w:spacing w:after="0" w:line="240" w:lineRule="auto"/>
        <w:jc w:val="both"/>
        <w:rPr>
          <w:rFonts w:ascii="Times New Roman" w:eastAsia="Times New Roman" w:hAnsi="Times New Roman"/>
          <w:sz w:val="24"/>
          <w:szCs w:val="24"/>
          <w:lang w:eastAsia="hu-HU"/>
        </w:rPr>
      </w:pPr>
      <w:r w:rsidRPr="00286CEB">
        <w:rPr>
          <w:rFonts w:ascii="Times New Roman" w:eastAsia="Times New Roman" w:hAnsi="Times New Roman"/>
          <w:sz w:val="24"/>
          <w:szCs w:val="24"/>
          <w:lang w:eastAsia="hu-HU"/>
        </w:rPr>
        <w:t xml:space="preserve">Felek rögzítik, hogy jelen szerződés olyan elektronikus információs rendszerre vonatkozik, amely </w:t>
      </w:r>
      <w:r w:rsidRPr="005D367C">
        <w:rPr>
          <w:rFonts w:ascii="Times New Roman" w:eastAsia="Times New Roman" w:hAnsi="Times New Roman"/>
          <w:i/>
          <w:iCs/>
          <w:sz w:val="24"/>
          <w:szCs w:val="24"/>
          <w:lang w:eastAsia="hu-HU"/>
        </w:rPr>
        <w:t>A Magyarország kiberbiztonságáról szóló 2024.évi LXIX. törvény</w:t>
      </w:r>
      <w:r w:rsidRPr="00286CEB">
        <w:rPr>
          <w:rFonts w:ascii="Times New Roman" w:eastAsia="Times New Roman" w:hAnsi="Times New Roman"/>
          <w:sz w:val="24"/>
          <w:szCs w:val="24"/>
          <w:lang w:eastAsia="hu-HU"/>
        </w:rPr>
        <w:t xml:space="preserve"> (a továbbiakban</w:t>
      </w:r>
      <w:r>
        <w:rPr>
          <w:rFonts w:ascii="Times New Roman" w:eastAsia="Times New Roman" w:hAnsi="Times New Roman"/>
          <w:sz w:val="24"/>
          <w:szCs w:val="24"/>
          <w:lang w:eastAsia="hu-HU"/>
        </w:rPr>
        <w:t>:</w:t>
      </w:r>
      <w:r w:rsidRPr="00286CEB">
        <w:rPr>
          <w:rFonts w:ascii="Times New Roman" w:eastAsia="Times New Roman" w:hAnsi="Times New Roman"/>
          <w:sz w:val="24"/>
          <w:szCs w:val="24"/>
          <w:lang w:eastAsia="hu-HU"/>
        </w:rPr>
        <w:t xml:space="preserve"> </w:t>
      </w:r>
      <w:r w:rsidRPr="008F6DAA">
        <w:rPr>
          <w:rFonts w:ascii="Times New Roman" w:eastAsia="Times New Roman" w:hAnsi="Times New Roman"/>
          <w:b/>
          <w:bCs/>
          <w:sz w:val="24"/>
          <w:szCs w:val="24"/>
          <w:lang w:eastAsia="hu-HU"/>
        </w:rPr>
        <w:t>„</w:t>
      </w:r>
      <w:r w:rsidRPr="00597B35">
        <w:rPr>
          <w:rFonts w:ascii="Times New Roman" w:eastAsia="Times New Roman" w:hAnsi="Times New Roman"/>
          <w:b/>
          <w:bCs/>
          <w:sz w:val="24"/>
          <w:szCs w:val="24"/>
          <w:lang w:eastAsia="hu-HU"/>
        </w:rPr>
        <w:t>Kibertörvény</w:t>
      </w:r>
      <w:r>
        <w:rPr>
          <w:rFonts w:ascii="Times New Roman" w:eastAsia="Times New Roman" w:hAnsi="Times New Roman"/>
          <w:b/>
          <w:bCs/>
          <w:sz w:val="24"/>
          <w:szCs w:val="24"/>
          <w:lang w:eastAsia="hu-HU"/>
        </w:rPr>
        <w:t>”</w:t>
      </w:r>
      <w:r w:rsidRPr="00286CEB">
        <w:rPr>
          <w:rFonts w:ascii="Times New Roman" w:eastAsia="Times New Roman" w:hAnsi="Times New Roman"/>
          <w:sz w:val="24"/>
          <w:szCs w:val="24"/>
          <w:lang w:eastAsia="hu-HU"/>
        </w:rPr>
        <w:t>) hatálya alá tartozik</w:t>
      </w:r>
      <w:r w:rsidRPr="00B22D5A">
        <w:rPr>
          <w:rFonts w:ascii="Times New Roman" w:eastAsia="Times New Roman" w:hAnsi="Times New Roman"/>
          <w:sz w:val="24"/>
          <w:szCs w:val="24"/>
          <w:lang w:eastAsia="hu-HU"/>
        </w:rPr>
        <w:t xml:space="preserve">. </w:t>
      </w:r>
      <w:r w:rsidRPr="005D367C">
        <w:rPr>
          <w:rFonts w:ascii="Times New Roman" w:eastAsia="Times New Roman" w:hAnsi="Times New Roman"/>
          <w:sz w:val="24"/>
          <w:szCs w:val="24"/>
          <w:lang w:eastAsia="hu-HU"/>
        </w:rPr>
        <w:t xml:space="preserve">A Vállalkozóra vonatkozó </w:t>
      </w:r>
      <w:r>
        <w:rPr>
          <w:rFonts w:ascii="Times New Roman" w:eastAsia="Times New Roman" w:hAnsi="Times New Roman"/>
          <w:sz w:val="24"/>
          <w:szCs w:val="24"/>
          <w:lang w:eastAsia="hu-HU"/>
        </w:rPr>
        <w:t xml:space="preserve">információbiztonsági </w:t>
      </w:r>
      <w:r w:rsidRPr="005D367C">
        <w:rPr>
          <w:rFonts w:ascii="Times New Roman" w:eastAsia="Times New Roman" w:hAnsi="Times New Roman"/>
          <w:sz w:val="24"/>
          <w:szCs w:val="24"/>
          <w:lang w:eastAsia="hu-HU"/>
        </w:rPr>
        <w:t>kötelezettségeket az ÁSZF 18. pontja tartalmazza.</w:t>
      </w:r>
    </w:p>
    <w:p w14:paraId="29CEB478" w14:textId="77777777" w:rsidR="0030397F" w:rsidRDefault="0030397F" w:rsidP="0030397F">
      <w:pPr>
        <w:spacing w:after="0" w:line="240" w:lineRule="auto"/>
        <w:jc w:val="both"/>
        <w:rPr>
          <w:rFonts w:ascii="Times New Roman" w:eastAsia="Times New Roman" w:hAnsi="Times New Roman"/>
          <w:sz w:val="24"/>
          <w:szCs w:val="24"/>
          <w:lang w:eastAsia="hu-HU"/>
        </w:rPr>
      </w:pPr>
    </w:p>
    <w:p w14:paraId="7349D00C" w14:textId="77777777" w:rsidR="0030397F" w:rsidRPr="005A684E" w:rsidRDefault="0030397F" w:rsidP="0030397F">
      <w:pPr>
        <w:keepNext/>
        <w:numPr>
          <w:ilvl w:val="0"/>
          <w:numId w:val="1"/>
        </w:numPr>
        <w:tabs>
          <w:tab w:val="num" w:pos="432"/>
        </w:tabs>
        <w:spacing w:before="120" w:after="0" w:line="240" w:lineRule="auto"/>
        <w:ind w:left="432" w:hanging="432"/>
        <w:jc w:val="both"/>
        <w:outlineLvl w:val="0"/>
        <w:rPr>
          <w:rFonts w:ascii="Times New Roman" w:eastAsia="Times New Roman" w:hAnsi="Times New Roman"/>
          <w:sz w:val="24"/>
          <w:szCs w:val="24"/>
          <w:lang w:eastAsia="hu-HU"/>
        </w:rPr>
      </w:pPr>
      <w:r w:rsidRPr="00D1181A">
        <w:rPr>
          <w:rFonts w:ascii="Times New Roman" w:eastAsia="Times New Roman" w:hAnsi="Times New Roman"/>
          <w:b/>
          <w:kern w:val="28"/>
          <w:sz w:val="24"/>
          <w:szCs w:val="24"/>
          <w:lang w:eastAsia="hu-HU"/>
        </w:rPr>
        <w:t>Vállalkozó részére biztosított jogosultságok</w:t>
      </w:r>
    </w:p>
    <w:p w14:paraId="136233BA" w14:textId="77777777" w:rsidR="0030397F" w:rsidRPr="009E6576" w:rsidRDefault="0030397F" w:rsidP="0030397F">
      <w:pPr>
        <w:spacing w:before="120" w:after="0" w:line="240" w:lineRule="auto"/>
        <w:jc w:val="both"/>
        <w:rPr>
          <w:rFonts w:ascii="Times New Roman" w:eastAsia="Times New Roman" w:hAnsi="Times New Roman"/>
          <w:sz w:val="24"/>
          <w:szCs w:val="24"/>
          <w:lang w:eastAsia="hu-HU"/>
        </w:rPr>
      </w:pPr>
      <w:r w:rsidRPr="009E6576">
        <w:rPr>
          <w:rFonts w:ascii="Times New Roman" w:eastAsia="Times New Roman" w:hAnsi="Times New Roman"/>
          <w:sz w:val="24"/>
          <w:szCs w:val="24"/>
          <w:lang w:eastAsia="hu-HU"/>
        </w:rPr>
        <w:t xml:space="preserve">A Vállalkozó részére biztosított IT jogosultságokat a </w:t>
      </w:r>
      <w:r>
        <w:rPr>
          <w:rFonts w:ascii="Times New Roman" w:eastAsia="Times New Roman" w:hAnsi="Times New Roman"/>
          <w:sz w:val="24"/>
          <w:szCs w:val="24"/>
          <w:lang w:eastAsia="hu-HU"/>
        </w:rPr>
        <w:t>S</w:t>
      </w:r>
      <w:r w:rsidRPr="009E6576">
        <w:rPr>
          <w:rFonts w:ascii="Times New Roman" w:eastAsia="Times New Roman" w:hAnsi="Times New Roman"/>
          <w:sz w:val="24"/>
          <w:szCs w:val="24"/>
          <w:lang w:eastAsia="hu-HU"/>
        </w:rPr>
        <w:t>zerződés</w:t>
      </w:r>
      <w:r>
        <w:rPr>
          <w:rFonts w:ascii="Times New Roman" w:eastAsia="Times New Roman" w:hAnsi="Times New Roman"/>
          <w:sz w:val="24"/>
          <w:szCs w:val="24"/>
          <w:lang w:eastAsia="hu-HU"/>
        </w:rPr>
        <w:t xml:space="preserve"> 3.sz. melléklete (”</w:t>
      </w:r>
      <w:r w:rsidRPr="004A4F07">
        <w:rPr>
          <w:rFonts w:ascii="Times New Roman" w:eastAsia="Times New Roman" w:hAnsi="Times New Roman"/>
          <w:b/>
          <w:bCs/>
          <w:sz w:val="24"/>
          <w:szCs w:val="24"/>
          <w:lang w:eastAsia="hu-HU"/>
        </w:rPr>
        <w:t>IT jogosultsági lista</w:t>
      </w:r>
      <w:r>
        <w:rPr>
          <w:rFonts w:ascii="Times New Roman" w:eastAsia="Times New Roman" w:hAnsi="Times New Roman"/>
          <w:sz w:val="24"/>
          <w:szCs w:val="24"/>
          <w:lang w:eastAsia="hu-HU"/>
        </w:rPr>
        <w:t xml:space="preserve">”) tartalmazza, amely </w:t>
      </w:r>
      <w:r w:rsidRPr="009E6576">
        <w:rPr>
          <w:rFonts w:ascii="Times New Roman" w:eastAsia="Times New Roman" w:hAnsi="Times New Roman"/>
          <w:sz w:val="24"/>
          <w:szCs w:val="24"/>
          <w:lang w:eastAsia="hu-HU"/>
        </w:rPr>
        <w:t xml:space="preserve">tartalma a Felek megállapodása alapján szerződésmódosítás nélkül, de a Felek </w:t>
      </w:r>
      <w:r>
        <w:rPr>
          <w:rFonts w:ascii="Times New Roman" w:eastAsia="Times New Roman" w:hAnsi="Times New Roman"/>
          <w:sz w:val="24"/>
          <w:szCs w:val="24"/>
          <w:lang w:eastAsia="hu-HU"/>
        </w:rPr>
        <w:t>közös aláírásával</w:t>
      </w:r>
      <w:r w:rsidRPr="009E6576">
        <w:rPr>
          <w:rFonts w:ascii="Times New Roman" w:eastAsia="Times New Roman" w:hAnsi="Times New Roman"/>
          <w:sz w:val="24"/>
          <w:szCs w:val="24"/>
          <w:lang w:eastAsia="hu-HU"/>
        </w:rPr>
        <w:t>, írásban változtatható.</w:t>
      </w:r>
    </w:p>
    <w:p w14:paraId="39672B5B" w14:textId="14172993" w:rsidR="0030397F" w:rsidRDefault="0030397F" w:rsidP="0030397F">
      <w:pPr>
        <w:spacing w:before="120" w:after="0" w:line="240" w:lineRule="auto"/>
        <w:jc w:val="both"/>
        <w:rPr>
          <w:rFonts w:ascii="Times New Roman" w:eastAsia="Times New Roman" w:hAnsi="Times New Roman"/>
          <w:sz w:val="24"/>
          <w:szCs w:val="24"/>
          <w:lang w:eastAsia="hu-HU"/>
        </w:rPr>
      </w:pPr>
      <w:r>
        <w:rPr>
          <w:rFonts w:ascii="Times New Roman" w:eastAsia="Times New Roman" w:hAnsi="Times New Roman"/>
          <w:sz w:val="24"/>
          <w:szCs w:val="24"/>
          <w:lang w:eastAsia="hu-HU"/>
        </w:rPr>
        <w:t xml:space="preserve">A </w:t>
      </w:r>
      <w:r w:rsidRPr="009E6576">
        <w:rPr>
          <w:rFonts w:ascii="Times New Roman" w:eastAsia="Times New Roman" w:hAnsi="Times New Roman"/>
          <w:sz w:val="24"/>
          <w:szCs w:val="24"/>
          <w:lang w:eastAsia="hu-HU"/>
        </w:rPr>
        <w:t>Vállalkozó tudomásul veszi, hogy a Megrendelő rendszeres ellenőrzéseket végez a jogosultságok használata terén. Amennyiben a vizsgálat során kiderül, hogy a Vállalkozó a jelen szerződés keretein túlmutató tevékenység</w:t>
      </w:r>
      <w:r w:rsidRPr="00E41E97">
        <w:rPr>
          <w:rFonts w:ascii="Times New Roman" w:eastAsia="Times New Roman" w:hAnsi="Times New Roman"/>
          <w:sz w:val="24"/>
          <w:szCs w:val="24"/>
          <w:lang w:eastAsia="hu-HU"/>
        </w:rPr>
        <w:t xml:space="preserve">et végez vagy végzett, </w:t>
      </w:r>
      <w:r>
        <w:rPr>
          <w:rFonts w:ascii="Times New Roman" w:eastAsia="Times New Roman" w:hAnsi="Times New Roman"/>
          <w:sz w:val="24"/>
          <w:szCs w:val="24"/>
          <w:lang w:eastAsia="hu-HU"/>
        </w:rPr>
        <w:t>illetve</w:t>
      </w:r>
      <w:r w:rsidRPr="00E41E97">
        <w:rPr>
          <w:rFonts w:ascii="Times New Roman" w:eastAsia="Times New Roman" w:hAnsi="Times New Roman"/>
          <w:sz w:val="24"/>
          <w:szCs w:val="24"/>
          <w:lang w:eastAsia="hu-HU"/>
        </w:rPr>
        <w:t xml:space="preserve"> a szerződéses kötelezettségeinek nem tesz vagy tett eleget</w:t>
      </w:r>
      <w:r w:rsidRPr="009E6576">
        <w:rPr>
          <w:rFonts w:ascii="Times New Roman" w:eastAsia="Times New Roman" w:hAnsi="Times New Roman"/>
          <w:sz w:val="24"/>
          <w:szCs w:val="24"/>
          <w:lang w:eastAsia="hu-HU"/>
        </w:rPr>
        <w:t>, a jogosultságok minden értesítés nélkül, azonnali hatállyal visszavonásra kerülnek, és a Megrendelő a szerződést azonnali hatállyal felmondhatja vagy a szerződés</w:t>
      </w:r>
      <w:r w:rsidR="00943D6D">
        <w:rPr>
          <w:rFonts w:ascii="Times New Roman" w:eastAsia="Times New Roman" w:hAnsi="Times New Roman"/>
          <w:sz w:val="24"/>
          <w:szCs w:val="24"/>
          <w:lang w:eastAsia="hu-HU"/>
        </w:rPr>
        <w:t xml:space="preserve">, </w:t>
      </w:r>
      <w:r>
        <w:rPr>
          <w:rFonts w:ascii="Times New Roman" w:eastAsia="Times New Roman" w:hAnsi="Times New Roman"/>
          <w:sz w:val="24"/>
          <w:szCs w:val="24"/>
          <w:lang w:eastAsia="hu-HU"/>
        </w:rPr>
        <w:t>illetve</w:t>
      </w:r>
      <w:r w:rsidRPr="009E6576">
        <w:rPr>
          <w:rFonts w:ascii="Times New Roman" w:eastAsia="Times New Roman" w:hAnsi="Times New Roman"/>
          <w:sz w:val="24"/>
          <w:szCs w:val="24"/>
          <w:lang w:eastAsia="hu-HU"/>
        </w:rPr>
        <w:t xml:space="preserve"> a szerződés valamely terjedelmének Megrendelő általi pénzügyi teljesítésigazolása felfüggesztésre kerülhet.</w:t>
      </w:r>
      <w:bookmarkEnd w:id="9"/>
    </w:p>
    <w:p w14:paraId="04A330F0" w14:textId="166FA965" w:rsidR="00486B46" w:rsidRPr="00486B46" w:rsidRDefault="00486B46" w:rsidP="00486B46">
      <w:pPr>
        <w:spacing w:before="120" w:after="0" w:line="240" w:lineRule="auto"/>
        <w:jc w:val="both"/>
        <w:rPr>
          <w:rFonts w:ascii="Times New Roman" w:eastAsia="Times New Roman" w:hAnsi="Times New Roman"/>
          <w:sz w:val="24"/>
          <w:szCs w:val="24"/>
          <w:lang w:eastAsia="hu-HU"/>
        </w:rPr>
      </w:pPr>
      <w:r w:rsidRPr="00486B46">
        <w:rPr>
          <w:rFonts w:ascii="Times New Roman" w:eastAsia="Times New Roman" w:hAnsi="Times New Roman"/>
          <w:sz w:val="24"/>
          <w:szCs w:val="24"/>
          <w:lang w:eastAsia="hu-HU"/>
        </w:rPr>
        <w:t xml:space="preserve">A Vállalkozó a jelen szerződésben </w:t>
      </w:r>
      <w:r w:rsidR="007F3682" w:rsidRPr="007F3682">
        <w:rPr>
          <w:rFonts w:ascii="Times New Roman" w:eastAsia="Times New Roman" w:hAnsi="Times New Roman"/>
          <w:sz w:val="24"/>
          <w:szCs w:val="24"/>
          <w:lang w:eastAsia="hu-HU"/>
        </w:rPr>
        <w:t xml:space="preserve">Feladatkiadási lapon </w:t>
      </w:r>
      <w:r w:rsidRPr="00486B46">
        <w:rPr>
          <w:rFonts w:ascii="Times New Roman" w:eastAsia="Times New Roman" w:hAnsi="Times New Roman"/>
          <w:sz w:val="24"/>
          <w:szCs w:val="24"/>
          <w:lang w:eastAsia="hu-HU"/>
        </w:rPr>
        <w:t>vállalt kötelezettségeinek teljesítéséhez a Megrendelőtől a Feladatkiadási lapon szereplő jogosultságokat kapja.</w:t>
      </w:r>
    </w:p>
    <w:p w14:paraId="288A673A" w14:textId="45DD6983" w:rsidR="000234C9" w:rsidRDefault="00486B46" w:rsidP="0030397F">
      <w:pPr>
        <w:spacing w:before="120" w:after="0" w:line="240" w:lineRule="auto"/>
        <w:jc w:val="both"/>
        <w:rPr>
          <w:rFonts w:ascii="Times New Roman" w:eastAsia="Times New Roman" w:hAnsi="Times New Roman"/>
          <w:sz w:val="24"/>
          <w:szCs w:val="24"/>
          <w:lang w:eastAsia="hu-HU"/>
        </w:rPr>
      </w:pPr>
      <w:r w:rsidRPr="00486B46">
        <w:rPr>
          <w:rFonts w:ascii="Times New Roman" w:eastAsia="Times New Roman" w:hAnsi="Times New Roman"/>
          <w:sz w:val="24"/>
          <w:szCs w:val="24"/>
          <w:lang w:eastAsia="hu-HU"/>
        </w:rPr>
        <w:t>A Vállalkozó a részére a biztosított jogosultságok birtokában kizárólag a jelen szerződés keretébe-, illetve a Feladatkiadási lapon feltüntetett feladatok terjedelmébe tartozó tevékenységeket végezhet. A Vállalkozó köteles a részére kiadott hozzáférési jogok használójának státuszában való változást (kilépés, munkakörváltozás, feladatváltozás) haladéktalanul és írásban jelezni a Megrendelő számára.</w:t>
      </w:r>
    </w:p>
    <w:p w14:paraId="3D0188B0" w14:textId="77777777" w:rsidR="000402D1" w:rsidRDefault="000402D1" w:rsidP="0030397F">
      <w:pPr>
        <w:spacing w:before="120" w:after="0" w:line="240" w:lineRule="auto"/>
        <w:jc w:val="both"/>
        <w:rPr>
          <w:rFonts w:ascii="Times New Roman" w:eastAsia="Times New Roman" w:hAnsi="Times New Roman"/>
          <w:sz w:val="24"/>
          <w:szCs w:val="24"/>
          <w:lang w:eastAsia="hu-HU"/>
        </w:rPr>
      </w:pPr>
    </w:p>
    <w:p w14:paraId="35874D6A" w14:textId="25B79F1B" w:rsidR="000402D1" w:rsidRPr="007D139E" w:rsidRDefault="000402D1" w:rsidP="000402D1">
      <w:pPr>
        <w:keepNext/>
        <w:numPr>
          <w:ilvl w:val="0"/>
          <w:numId w:val="1"/>
        </w:numPr>
        <w:tabs>
          <w:tab w:val="num" w:pos="432"/>
        </w:tabs>
        <w:spacing w:before="120" w:after="0" w:line="240" w:lineRule="auto"/>
        <w:ind w:left="432" w:hanging="432"/>
        <w:jc w:val="both"/>
        <w:outlineLvl w:val="0"/>
        <w:rPr>
          <w:rFonts w:ascii="Times New Roman" w:eastAsia="Times New Roman" w:hAnsi="Times New Roman"/>
          <w:sz w:val="24"/>
          <w:szCs w:val="24"/>
          <w:lang w:eastAsia="hu-HU"/>
        </w:rPr>
      </w:pPr>
      <w:r w:rsidRPr="00D1181A">
        <w:rPr>
          <w:rFonts w:ascii="Times New Roman" w:eastAsia="Times New Roman" w:hAnsi="Times New Roman"/>
          <w:b/>
          <w:kern w:val="28"/>
          <w:sz w:val="24"/>
          <w:szCs w:val="24"/>
          <w:lang w:eastAsia="hu-HU"/>
        </w:rPr>
        <w:t xml:space="preserve">Vállalkozó </w:t>
      </w:r>
      <w:r>
        <w:rPr>
          <w:rFonts w:ascii="Times New Roman" w:eastAsia="Times New Roman" w:hAnsi="Times New Roman"/>
          <w:b/>
          <w:kern w:val="28"/>
          <w:sz w:val="24"/>
          <w:szCs w:val="24"/>
          <w:lang w:eastAsia="hu-HU"/>
        </w:rPr>
        <w:t>szerződéses kötelezettségei</w:t>
      </w:r>
    </w:p>
    <w:p w14:paraId="568DE208" w14:textId="77777777" w:rsidR="000402D1" w:rsidRDefault="000402D1" w:rsidP="000402D1">
      <w:pPr>
        <w:keepNext/>
        <w:tabs>
          <w:tab w:val="num" w:pos="432"/>
        </w:tabs>
        <w:spacing w:before="120" w:after="0" w:line="240" w:lineRule="auto"/>
        <w:jc w:val="both"/>
        <w:outlineLvl w:val="0"/>
        <w:rPr>
          <w:rFonts w:ascii="Times New Roman" w:eastAsia="Times New Roman" w:hAnsi="Times New Roman"/>
          <w:b/>
          <w:kern w:val="28"/>
          <w:sz w:val="24"/>
          <w:szCs w:val="24"/>
          <w:lang w:eastAsia="hu-HU"/>
        </w:rPr>
      </w:pPr>
    </w:p>
    <w:p w14:paraId="43EE678F" w14:textId="1B9646BD" w:rsidR="000402D1" w:rsidRPr="000402D1" w:rsidRDefault="000402D1" w:rsidP="007D139E">
      <w:pPr>
        <w:keepNext/>
        <w:tabs>
          <w:tab w:val="num" w:pos="432"/>
        </w:tabs>
        <w:spacing w:before="120" w:after="0" w:line="240" w:lineRule="auto"/>
        <w:jc w:val="both"/>
        <w:outlineLvl w:val="0"/>
        <w:rPr>
          <w:rFonts w:ascii="Times New Roman" w:eastAsia="Times New Roman" w:hAnsi="Times New Roman"/>
          <w:bCs/>
          <w:sz w:val="24"/>
          <w:szCs w:val="24"/>
          <w:lang w:eastAsia="hu-HU"/>
        </w:rPr>
      </w:pPr>
      <w:r w:rsidRPr="007D139E">
        <w:rPr>
          <w:rFonts w:ascii="Times New Roman" w:eastAsia="Times New Roman" w:hAnsi="Times New Roman"/>
          <w:bCs/>
          <w:kern w:val="28"/>
          <w:sz w:val="24"/>
          <w:szCs w:val="24"/>
          <w:lang w:eastAsia="hu-HU"/>
        </w:rPr>
        <w:t xml:space="preserve">A vállalkozó </w:t>
      </w:r>
      <w:r w:rsidR="00D86C45">
        <w:rPr>
          <w:rFonts w:ascii="Times New Roman" w:eastAsia="Times New Roman" w:hAnsi="Times New Roman"/>
          <w:bCs/>
          <w:kern w:val="28"/>
          <w:sz w:val="24"/>
          <w:szCs w:val="24"/>
          <w:lang w:eastAsia="hu-HU"/>
        </w:rPr>
        <w:t xml:space="preserve">üzemeltetés támogatásra vonatkozó </w:t>
      </w:r>
      <w:r w:rsidRPr="007D139E">
        <w:rPr>
          <w:rFonts w:ascii="Times New Roman" w:eastAsia="Times New Roman" w:hAnsi="Times New Roman"/>
          <w:bCs/>
          <w:kern w:val="28"/>
          <w:sz w:val="24"/>
          <w:szCs w:val="24"/>
          <w:lang w:eastAsia="hu-HU"/>
        </w:rPr>
        <w:t>szerződéses kötelezettségeit a 7. számú melléklet tartalmazza.</w:t>
      </w:r>
    </w:p>
    <w:p w14:paraId="661E4167" w14:textId="77777777" w:rsidR="00486B46" w:rsidRDefault="00486B46" w:rsidP="00486B46">
      <w:pPr>
        <w:spacing w:before="120" w:after="0" w:line="240" w:lineRule="auto"/>
        <w:jc w:val="both"/>
        <w:rPr>
          <w:rFonts w:ascii="Times New Roman" w:eastAsia="Times New Roman" w:hAnsi="Times New Roman"/>
          <w:sz w:val="24"/>
          <w:szCs w:val="24"/>
          <w:lang w:eastAsia="hu-HU"/>
        </w:rPr>
      </w:pPr>
    </w:p>
    <w:p w14:paraId="3280690A" w14:textId="77777777" w:rsidR="0030397F" w:rsidRPr="00CE45D1" w:rsidRDefault="0030397F" w:rsidP="0030397F">
      <w:pPr>
        <w:numPr>
          <w:ilvl w:val="0"/>
          <w:numId w:val="1"/>
        </w:numPr>
        <w:tabs>
          <w:tab w:val="num" w:pos="432"/>
        </w:tabs>
        <w:spacing w:before="120" w:after="0" w:line="240" w:lineRule="auto"/>
        <w:ind w:left="432" w:hanging="432"/>
        <w:jc w:val="both"/>
        <w:outlineLvl w:val="0"/>
        <w:rPr>
          <w:rFonts w:ascii="Times New Roman" w:eastAsia="Times New Roman" w:hAnsi="Times New Roman"/>
          <w:b/>
          <w:kern w:val="28"/>
          <w:sz w:val="24"/>
          <w:szCs w:val="24"/>
          <w:lang w:eastAsia="hu-HU"/>
        </w:rPr>
      </w:pPr>
      <w:r w:rsidRPr="00CE45D1">
        <w:rPr>
          <w:rFonts w:ascii="Times New Roman" w:eastAsia="Times New Roman" w:hAnsi="Times New Roman"/>
          <w:b/>
          <w:kern w:val="28"/>
          <w:sz w:val="24"/>
          <w:szCs w:val="24"/>
          <w:lang w:eastAsia="hu-HU"/>
        </w:rPr>
        <w:t xml:space="preserve">Vállalkozó által leszállítandó termékek </w:t>
      </w:r>
    </w:p>
    <w:p w14:paraId="034A7CAD" w14:textId="77777777" w:rsidR="0030397F" w:rsidRPr="003A466A" w:rsidRDefault="0030397F" w:rsidP="0030397F">
      <w:pPr>
        <w:spacing w:before="120" w:after="0" w:line="240" w:lineRule="auto"/>
        <w:jc w:val="both"/>
        <w:rPr>
          <w:rFonts w:ascii="Times New Roman" w:eastAsia="Times New Roman" w:hAnsi="Times New Roman"/>
          <w:bCs/>
          <w:kern w:val="28"/>
          <w:sz w:val="24"/>
          <w:szCs w:val="24"/>
          <w:lang w:eastAsia="hu-HU"/>
        </w:rPr>
      </w:pPr>
      <w:r w:rsidRPr="003A466A">
        <w:rPr>
          <w:rFonts w:ascii="Times New Roman" w:eastAsia="Times New Roman" w:hAnsi="Times New Roman"/>
          <w:bCs/>
          <w:kern w:val="28"/>
          <w:sz w:val="24"/>
          <w:szCs w:val="24"/>
          <w:lang w:eastAsia="hu-HU"/>
        </w:rPr>
        <w:t xml:space="preserve">A leszállítandó termékek pontos meghatározását feladattól függően a Feladatkiadási lap tartalmazza. </w:t>
      </w:r>
    </w:p>
    <w:p w14:paraId="5B9DBCBB" w14:textId="77777777" w:rsidR="0030397F" w:rsidRPr="00E41E97" w:rsidRDefault="0030397F" w:rsidP="0030397F">
      <w:pPr>
        <w:spacing w:before="120" w:after="0" w:line="240" w:lineRule="auto"/>
        <w:jc w:val="both"/>
        <w:rPr>
          <w:rFonts w:ascii="Times New Roman" w:eastAsia="Times New Roman" w:hAnsi="Times New Roman"/>
          <w:b/>
          <w:kern w:val="28"/>
          <w:sz w:val="24"/>
          <w:szCs w:val="24"/>
          <w:lang w:eastAsia="hu-HU"/>
        </w:rPr>
      </w:pPr>
    </w:p>
    <w:p w14:paraId="4D5E4181" w14:textId="77777777" w:rsidR="0030397F" w:rsidRDefault="0030397F" w:rsidP="0030397F">
      <w:pPr>
        <w:numPr>
          <w:ilvl w:val="0"/>
          <w:numId w:val="1"/>
        </w:numPr>
        <w:tabs>
          <w:tab w:val="num" w:pos="432"/>
        </w:tabs>
        <w:spacing w:before="120" w:after="0" w:line="240" w:lineRule="auto"/>
        <w:ind w:left="432" w:hanging="432"/>
        <w:jc w:val="both"/>
        <w:outlineLvl w:val="0"/>
        <w:rPr>
          <w:rFonts w:ascii="Times New Roman" w:eastAsia="Times New Roman" w:hAnsi="Times New Roman"/>
          <w:b/>
          <w:snapToGrid w:val="0"/>
          <w:kern w:val="28"/>
          <w:sz w:val="24"/>
          <w:szCs w:val="24"/>
          <w:lang w:eastAsia="hu-HU"/>
        </w:rPr>
      </w:pPr>
      <w:r w:rsidRPr="009B67C0">
        <w:rPr>
          <w:rFonts w:ascii="Times New Roman" w:eastAsia="Times New Roman" w:hAnsi="Times New Roman"/>
          <w:b/>
          <w:snapToGrid w:val="0"/>
          <w:kern w:val="28"/>
          <w:sz w:val="24"/>
          <w:szCs w:val="24"/>
          <w:lang w:eastAsia="hu-HU"/>
        </w:rPr>
        <w:t>Vállalkozási díj</w:t>
      </w:r>
    </w:p>
    <w:p w14:paraId="636E306B" w14:textId="77777777" w:rsidR="003E70EE" w:rsidRPr="003E70EE" w:rsidRDefault="003E70EE" w:rsidP="003E70EE">
      <w:pPr>
        <w:tabs>
          <w:tab w:val="num" w:pos="432"/>
        </w:tabs>
        <w:spacing w:before="120" w:after="0" w:line="240" w:lineRule="auto"/>
        <w:jc w:val="both"/>
        <w:outlineLvl w:val="0"/>
        <w:rPr>
          <w:rFonts w:ascii="Times New Roman" w:eastAsia="Times New Roman" w:hAnsi="Times New Roman"/>
          <w:bCs/>
          <w:snapToGrid w:val="0"/>
          <w:kern w:val="28"/>
          <w:sz w:val="24"/>
          <w:szCs w:val="24"/>
          <w:lang w:eastAsia="hu-HU"/>
        </w:rPr>
      </w:pPr>
      <w:r w:rsidRPr="003E70EE">
        <w:rPr>
          <w:rFonts w:ascii="Times New Roman" w:eastAsia="Times New Roman" w:hAnsi="Times New Roman"/>
          <w:bCs/>
          <w:snapToGrid w:val="0"/>
          <w:kern w:val="28"/>
          <w:sz w:val="24"/>
          <w:szCs w:val="24"/>
          <w:lang w:eastAsia="hu-HU"/>
        </w:rPr>
        <w:t xml:space="preserve">Vállalkozót a jelen szerződés szerinti munka elvégzéséért legfeljebb összesen: </w:t>
      </w:r>
    </w:p>
    <w:p w14:paraId="154459D5" w14:textId="77777777" w:rsidR="003E70EE" w:rsidRPr="003E70EE" w:rsidRDefault="003E70EE" w:rsidP="003E70EE">
      <w:pPr>
        <w:tabs>
          <w:tab w:val="num" w:pos="432"/>
        </w:tabs>
        <w:spacing w:before="120" w:after="0" w:line="240" w:lineRule="auto"/>
        <w:jc w:val="center"/>
        <w:outlineLvl w:val="0"/>
        <w:rPr>
          <w:rFonts w:ascii="Times New Roman" w:eastAsia="Times New Roman" w:hAnsi="Times New Roman"/>
          <w:bCs/>
          <w:snapToGrid w:val="0"/>
          <w:kern w:val="28"/>
          <w:sz w:val="24"/>
          <w:szCs w:val="24"/>
          <w:lang w:eastAsia="hu-HU"/>
        </w:rPr>
      </w:pPr>
    </w:p>
    <w:p w14:paraId="7A36F580" w14:textId="45462F07" w:rsidR="003E70EE" w:rsidRPr="003E70EE" w:rsidRDefault="004A1D61" w:rsidP="003E70EE">
      <w:pPr>
        <w:tabs>
          <w:tab w:val="num" w:pos="432"/>
        </w:tabs>
        <w:spacing w:before="120" w:after="0" w:line="240" w:lineRule="auto"/>
        <w:jc w:val="center"/>
        <w:outlineLvl w:val="0"/>
        <w:rPr>
          <w:rFonts w:ascii="Times New Roman" w:eastAsia="Times New Roman" w:hAnsi="Times New Roman"/>
          <w:b/>
          <w:snapToGrid w:val="0"/>
          <w:kern w:val="28"/>
          <w:sz w:val="24"/>
          <w:szCs w:val="24"/>
          <w:lang w:eastAsia="hu-HU"/>
        </w:rPr>
      </w:pPr>
      <w:r w:rsidRPr="004A1D61">
        <w:rPr>
          <w:rFonts w:ascii="Times New Roman" w:eastAsia="Times New Roman" w:hAnsi="Times New Roman"/>
          <w:b/>
          <w:snapToGrid w:val="0"/>
          <w:kern w:val="28"/>
          <w:sz w:val="24"/>
          <w:szCs w:val="24"/>
          <w:lang w:eastAsia="hu-HU"/>
        </w:rPr>
        <w:t>43</w:t>
      </w:r>
      <w:r>
        <w:rPr>
          <w:rFonts w:ascii="Times New Roman" w:eastAsia="Times New Roman" w:hAnsi="Times New Roman"/>
          <w:b/>
          <w:snapToGrid w:val="0"/>
          <w:kern w:val="28"/>
          <w:sz w:val="24"/>
          <w:szCs w:val="24"/>
          <w:lang w:eastAsia="hu-HU"/>
        </w:rPr>
        <w:t>.</w:t>
      </w:r>
      <w:r w:rsidRPr="004A1D61">
        <w:rPr>
          <w:rFonts w:ascii="Times New Roman" w:eastAsia="Times New Roman" w:hAnsi="Times New Roman"/>
          <w:b/>
          <w:snapToGrid w:val="0"/>
          <w:kern w:val="28"/>
          <w:sz w:val="24"/>
          <w:szCs w:val="24"/>
          <w:lang w:eastAsia="hu-HU"/>
        </w:rPr>
        <w:t>100</w:t>
      </w:r>
      <w:r>
        <w:rPr>
          <w:rFonts w:ascii="Times New Roman" w:eastAsia="Times New Roman" w:hAnsi="Times New Roman"/>
          <w:b/>
          <w:snapToGrid w:val="0"/>
          <w:kern w:val="28"/>
          <w:sz w:val="24"/>
          <w:szCs w:val="24"/>
          <w:lang w:eastAsia="hu-HU"/>
        </w:rPr>
        <w:t>.</w:t>
      </w:r>
      <w:r w:rsidRPr="004A1D61">
        <w:rPr>
          <w:rFonts w:ascii="Times New Roman" w:eastAsia="Times New Roman" w:hAnsi="Times New Roman"/>
          <w:b/>
          <w:snapToGrid w:val="0"/>
          <w:kern w:val="28"/>
          <w:sz w:val="24"/>
          <w:szCs w:val="24"/>
          <w:lang w:eastAsia="hu-HU"/>
        </w:rPr>
        <w:t>000</w:t>
      </w:r>
      <w:r w:rsidRPr="003E70EE">
        <w:rPr>
          <w:rFonts w:ascii="Times New Roman" w:eastAsia="Times New Roman" w:hAnsi="Times New Roman"/>
          <w:b/>
          <w:snapToGrid w:val="0"/>
          <w:kern w:val="28"/>
          <w:sz w:val="24"/>
          <w:szCs w:val="24"/>
          <w:lang w:eastAsia="hu-HU"/>
        </w:rPr>
        <w:t>, -</w:t>
      </w:r>
      <w:r w:rsidR="003E70EE" w:rsidRPr="003E70EE">
        <w:rPr>
          <w:rFonts w:ascii="Times New Roman" w:eastAsia="Times New Roman" w:hAnsi="Times New Roman"/>
          <w:b/>
          <w:snapToGrid w:val="0"/>
          <w:kern w:val="28"/>
          <w:sz w:val="24"/>
          <w:szCs w:val="24"/>
          <w:lang w:eastAsia="hu-HU"/>
        </w:rPr>
        <w:t xml:space="preserve"> Ft + ÁFA</w:t>
      </w:r>
    </w:p>
    <w:p w14:paraId="29752763" w14:textId="04E37E4B" w:rsidR="003E70EE" w:rsidRPr="003E70EE" w:rsidRDefault="003E70EE" w:rsidP="003E70EE">
      <w:pPr>
        <w:tabs>
          <w:tab w:val="num" w:pos="432"/>
        </w:tabs>
        <w:spacing w:before="120" w:after="0" w:line="240" w:lineRule="auto"/>
        <w:jc w:val="center"/>
        <w:outlineLvl w:val="0"/>
        <w:rPr>
          <w:rFonts w:ascii="Times New Roman" w:eastAsia="Times New Roman" w:hAnsi="Times New Roman"/>
          <w:b/>
          <w:snapToGrid w:val="0"/>
          <w:kern w:val="28"/>
          <w:sz w:val="24"/>
          <w:szCs w:val="24"/>
          <w:lang w:eastAsia="hu-HU"/>
        </w:rPr>
      </w:pPr>
      <w:r w:rsidRPr="003E70EE">
        <w:rPr>
          <w:rFonts w:ascii="Times New Roman" w:eastAsia="Times New Roman" w:hAnsi="Times New Roman"/>
          <w:b/>
          <w:snapToGrid w:val="0"/>
          <w:kern w:val="28"/>
          <w:sz w:val="24"/>
          <w:szCs w:val="24"/>
          <w:lang w:eastAsia="hu-HU"/>
        </w:rPr>
        <w:t xml:space="preserve">azaz </w:t>
      </w:r>
      <w:r w:rsidR="004A1D61">
        <w:rPr>
          <w:rFonts w:ascii="Times New Roman" w:eastAsia="Times New Roman" w:hAnsi="Times New Roman"/>
          <w:b/>
          <w:snapToGrid w:val="0"/>
          <w:kern w:val="28"/>
          <w:sz w:val="24"/>
          <w:szCs w:val="24"/>
          <w:lang w:eastAsia="hu-HU"/>
        </w:rPr>
        <w:t>negyvenhárommillió-egyszázezer</w:t>
      </w:r>
      <w:r w:rsidRPr="003E70EE">
        <w:rPr>
          <w:rFonts w:ascii="Times New Roman" w:eastAsia="Times New Roman" w:hAnsi="Times New Roman"/>
          <w:b/>
          <w:snapToGrid w:val="0"/>
          <w:kern w:val="28"/>
          <w:sz w:val="24"/>
          <w:szCs w:val="24"/>
          <w:lang w:eastAsia="hu-HU"/>
        </w:rPr>
        <w:t xml:space="preserve"> forint plusz általános forgalmi adó</w:t>
      </w:r>
    </w:p>
    <w:p w14:paraId="6D90B15B" w14:textId="0E74CC6C" w:rsidR="00E05D62" w:rsidRPr="003E70EE" w:rsidRDefault="003E70EE" w:rsidP="003E70EE">
      <w:pPr>
        <w:tabs>
          <w:tab w:val="num" w:pos="432"/>
        </w:tabs>
        <w:spacing w:before="120" w:after="0" w:line="240" w:lineRule="auto"/>
        <w:jc w:val="both"/>
        <w:outlineLvl w:val="0"/>
        <w:rPr>
          <w:rFonts w:ascii="Times New Roman" w:eastAsia="Times New Roman" w:hAnsi="Times New Roman"/>
          <w:bCs/>
          <w:snapToGrid w:val="0"/>
          <w:kern w:val="28"/>
          <w:sz w:val="24"/>
          <w:szCs w:val="24"/>
          <w:lang w:eastAsia="hu-HU"/>
        </w:rPr>
      </w:pPr>
      <w:r w:rsidRPr="003E70EE">
        <w:rPr>
          <w:rFonts w:ascii="Times New Roman" w:eastAsia="Times New Roman" w:hAnsi="Times New Roman"/>
          <w:bCs/>
          <w:snapToGrid w:val="0"/>
          <w:kern w:val="28"/>
          <w:sz w:val="24"/>
          <w:szCs w:val="24"/>
          <w:lang w:eastAsia="hu-HU"/>
        </w:rPr>
        <w:t>összegű vállalkozási díj illeti meg az alábbiak szerint:</w:t>
      </w:r>
    </w:p>
    <w:p w14:paraId="0601039D" w14:textId="77777777" w:rsidR="003E70EE" w:rsidRDefault="003E70EE" w:rsidP="003E70EE">
      <w:pPr>
        <w:tabs>
          <w:tab w:val="num" w:pos="432"/>
        </w:tabs>
        <w:spacing w:before="120" w:after="0" w:line="240" w:lineRule="auto"/>
        <w:jc w:val="both"/>
        <w:outlineLvl w:val="0"/>
        <w:rPr>
          <w:rFonts w:ascii="Times New Roman" w:eastAsia="Times New Roman" w:hAnsi="Times New Roman"/>
          <w:b/>
          <w:snapToGrid w:val="0"/>
          <w:kern w:val="28"/>
          <w:sz w:val="24"/>
          <w:szCs w:val="24"/>
          <w:lang w:eastAsia="hu-HU"/>
        </w:rPr>
      </w:pPr>
    </w:p>
    <w:p w14:paraId="7C794ED6" w14:textId="0733CA40" w:rsidR="0083038A" w:rsidRPr="00A66A9B" w:rsidRDefault="001432C7" w:rsidP="0083038A">
      <w:pPr>
        <w:spacing w:before="120" w:after="0" w:line="240" w:lineRule="auto"/>
        <w:jc w:val="both"/>
        <w:rPr>
          <w:rFonts w:ascii="Times New Roman" w:eastAsia="Times New Roman" w:hAnsi="Times New Roman"/>
          <w:sz w:val="24"/>
          <w:szCs w:val="24"/>
          <w:lang w:eastAsia="hu-HU"/>
        </w:rPr>
      </w:pPr>
      <w:r>
        <w:rPr>
          <w:rFonts w:ascii="Times New Roman" w:eastAsia="Times New Roman" w:hAnsi="Times New Roman"/>
          <w:snapToGrid w:val="0"/>
          <w:kern w:val="28"/>
          <w:sz w:val="24"/>
          <w:szCs w:val="24"/>
          <w:lang w:eastAsia="hu-HU"/>
        </w:rPr>
        <w:t>7</w:t>
      </w:r>
      <w:r w:rsidR="0030397F">
        <w:rPr>
          <w:rFonts w:ascii="Times New Roman" w:eastAsia="Times New Roman" w:hAnsi="Times New Roman"/>
          <w:snapToGrid w:val="0"/>
          <w:kern w:val="28"/>
          <w:sz w:val="24"/>
          <w:szCs w:val="24"/>
          <w:lang w:eastAsia="hu-HU"/>
        </w:rPr>
        <w:t xml:space="preserve">.1. </w:t>
      </w:r>
      <w:r w:rsidR="0083038A" w:rsidRPr="00A66A9B">
        <w:rPr>
          <w:rFonts w:ascii="Times New Roman" w:eastAsia="Times New Roman" w:hAnsi="Times New Roman"/>
          <w:sz w:val="24"/>
          <w:szCs w:val="24"/>
          <w:lang w:eastAsia="hu-HU"/>
        </w:rPr>
        <w:t xml:space="preserve">Vállalkozót a jelen szerződés szerinti </w:t>
      </w:r>
      <w:r w:rsidR="0083038A" w:rsidRPr="003A466A">
        <w:rPr>
          <w:rFonts w:ascii="Times New Roman" w:eastAsia="Times New Roman" w:hAnsi="Times New Roman"/>
          <w:sz w:val="24"/>
          <w:szCs w:val="24"/>
          <w:u w:val="single"/>
          <w:lang w:eastAsia="hu-HU"/>
        </w:rPr>
        <w:t>rendszeresen végzendő</w:t>
      </w:r>
      <w:r w:rsidR="00C76EC8">
        <w:rPr>
          <w:rFonts w:ascii="Times New Roman" w:eastAsia="Times New Roman" w:hAnsi="Times New Roman"/>
          <w:sz w:val="24"/>
          <w:szCs w:val="24"/>
          <w:u w:val="single"/>
          <w:lang w:eastAsia="hu-HU"/>
        </w:rPr>
        <w:t xml:space="preserve"> üzemeltetési</w:t>
      </w:r>
      <w:r w:rsidR="0083038A" w:rsidRPr="003A466A">
        <w:rPr>
          <w:rFonts w:ascii="Times New Roman" w:eastAsia="Times New Roman" w:hAnsi="Times New Roman"/>
          <w:sz w:val="24"/>
          <w:szCs w:val="24"/>
          <w:u w:val="single"/>
          <w:lang w:eastAsia="hu-HU"/>
        </w:rPr>
        <w:t xml:space="preserve"> feladatok</w:t>
      </w:r>
      <w:r w:rsidR="0083038A" w:rsidRPr="00A66A9B">
        <w:rPr>
          <w:rFonts w:ascii="Times New Roman" w:eastAsia="Times New Roman" w:hAnsi="Times New Roman"/>
          <w:sz w:val="24"/>
          <w:szCs w:val="24"/>
          <w:lang w:eastAsia="hu-HU"/>
        </w:rPr>
        <w:t xml:space="preserve"> elvégzéséért: </w:t>
      </w:r>
    </w:p>
    <w:p w14:paraId="54D2688B" w14:textId="77777777" w:rsidR="0083038A" w:rsidRPr="00973B5C" w:rsidRDefault="0083038A" w:rsidP="0083038A">
      <w:pPr>
        <w:spacing w:before="120" w:after="0" w:line="240" w:lineRule="auto"/>
        <w:jc w:val="both"/>
        <w:rPr>
          <w:rFonts w:ascii="Times New Roman" w:eastAsia="Times New Roman" w:hAnsi="Times New Roman"/>
          <w:sz w:val="24"/>
          <w:szCs w:val="24"/>
          <w:lang w:eastAsia="hu-HU"/>
        </w:rPr>
      </w:pPr>
    </w:p>
    <w:p w14:paraId="27017FA1" w14:textId="645ECFE4" w:rsidR="0083038A" w:rsidRDefault="004A1D61" w:rsidP="0083038A">
      <w:pPr>
        <w:spacing w:after="0" w:line="240" w:lineRule="auto"/>
        <w:ind w:firstLine="708"/>
        <w:jc w:val="center"/>
        <w:rPr>
          <w:rFonts w:ascii="Times New Roman" w:eastAsia="Times New Roman" w:hAnsi="Times New Roman"/>
          <w:b/>
          <w:bCs/>
          <w:sz w:val="24"/>
          <w:szCs w:val="24"/>
          <w:lang w:eastAsia="hu-HU"/>
        </w:rPr>
      </w:pPr>
      <w:r>
        <w:rPr>
          <w:rFonts w:ascii="Times New Roman" w:eastAsia="Times New Roman" w:hAnsi="Times New Roman"/>
          <w:b/>
          <w:bCs/>
          <w:sz w:val="24"/>
          <w:szCs w:val="24"/>
          <w:lang w:eastAsia="hu-HU"/>
        </w:rPr>
        <w:t xml:space="preserve">745.000, - </w:t>
      </w:r>
      <w:r w:rsidR="0083038A">
        <w:rPr>
          <w:rFonts w:ascii="Times New Roman" w:eastAsia="Times New Roman" w:hAnsi="Times New Roman"/>
          <w:b/>
          <w:bCs/>
          <w:sz w:val="24"/>
          <w:szCs w:val="24"/>
          <w:lang w:eastAsia="hu-HU"/>
        </w:rPr>
        <w:t xml:space="preserve">Ft </w:t>
      </w:r>
      <w:r w:rsidR="0083038A" w:rsidRPr="00767E59">
        <w:rPr>
          <w:rFonts w:ascii="Times New Roman" w:eastAsia="Times New Roman" w:hAnsi="Times New Roman"/>
          <w:b/>
          <w:bCs/>
          <w:sz w:val="24"/>
          <w:szCs w:val="24"/>
          <w:lang w:eastAsia="hu-HU"/>
        </w:rPr>
        <w:t>+ ÁFA / hó</w:t>
      </w:r>
    </w:p>
    <w:p w14:paraId="7F8A02E0" w14:textId="77777777" w:rsidR="0083038A" w:rsidRPr="00767E59" w:rsidRDefault="0083038A" w:rsidP="0083038A">
      <w:pPr>
        <w:spacing w:after="0" w:line="240" w:lineRule="auto"/>
        <w:ind w:firstLine="708"/>
        <w:jc w:val="center"/>
        <w:rPr>
          <w:rFonts w:ascii="Times New Roman" w:eastAsia="Times New Roman" w:hAnsi="Times New Roman"/>
          <w:b/>
          <w:bCs/>
          <w:sz w:val="24"/>
          <w:szCs w:val="24"/>
          <w:lang w:eastAsia="hu-HU"/>
        </w:rPr>
      </w:pPr>
    </w:p>
    <w:p w14:paraId="6C9D3ED6" w14:textId="3BDEA34C" w:rsidR="0083038A" w:rsidRPr="0064362F" w:rsidRDefault="0083038A" w:rsidP="0083038A">
      <w:pPr>
        <w:spacing w:after="0" w:line="240" w:lineRule="auto"/>
        <w:jc w:val="center"/>
        <w:rPr>
          <w:rFonts w:ascii="Times New Roman" w:eastAsia="Times New Roman" w:hAnsi="Times New Roman"/>
          <w:sz w:val="24"/>
          <w:szCs w:val="24"/>
          <w:lang w:eastAsia="hu-HU"/>
        </w:rPr>
      </w:pPr>
      <w:r w:rsidRPr="0064362F">
        <w:rPr>
          <w:rFonts w:ascii="Times New Roman" w:eastAsia="Times New Roman" w:hAnsi="Times New Roman"/>
          <w:sz w:val="24"/>
          <w:szCs w:val="24"/>
          <w:lang w:eastAsia="hu-HU"/>
        </w:rPr>
        <w:t xml:space="preserve">azaz </w:t>
      </w:r>
      <w:r w:rsidR="004A1D61">
        <w:rPr>
          <w:rFonts w:ascii="Times New Roman" w:eastAsia="Times New Roman" w:hAnsi="Times New Roman"/>
          <w:b/>
          <w:bCs/>
          <w:sz w:val="24"/>
          <w:szCs w:val="24"/>
          <w:lang w:eastAsia="hu-HU"/>
        </w:rPr>
        <w:t>hétszáznegyvenötezer</w:t>
      </w:r>
      <w:r w:rsidRPr="0064362F">
        <w:rPr>
          <w:rFonts w:ascii="Times New Roman" w:eastAsia="Times New Roman" w:hAnsi="Times New Roman"/>
          <w:b/>
          <w:bCs/>
          <w:sz w:val="24"/>
          <w:szCs w:val="24"/>
          <w:lang w:eastAsia="hu-HU"/>
        </w:rPr>
        <w:t xml:space="preserve"> forint plusz általános forgalmi adó per hó</w:t>
      </w:r>
    </w:p>
    <w:p w14:paraId="6780947F" w14:textId="77777777" w:rsidR="0083038A" w:rsidRPr="0064362F" w:rsidRDefault="0083038A" w:rsidP="0083038A">
      <w:pPr>
        <w:spacing w:after="0" w:line="240" w:lineRule="auto"/>
        <w:jc w:val="center"/>
        <w:rPr>
          <w:rFonts w:ascii="Times New Roman" w:eastAsia="Times New Roman" w:hAnsi="Times New Roman"/>
          <w:sz w:val="24"/>
          <w:szCs w:val="24"/>
          <w:lang w:eastAsia="hu-HU"/>
        </w:rPr>
      </w:pPr>
      <w:r w:rsidRPr="0064362F">
        <w:rPr>
          <w:rFonts w:ascii="Times New Roman" w:eastAsia="Times New Roman" w:hAnsi="Times New Roman"/>
          <w:sz w:val="24"/>
          <w:szCs w:val="24"/>
          <w:lang w:eastAsia="hu-HU"/>
        </w:rPr>
        <w:t>fix összegű vállalkozási díj illeti meg havonta.</w:t>
      </w:r>
    </w:p>
    <w:p w14:paraId="4ACDB69C" w14:textId="77777777" w:rsidR="0083038A" w:rsidRPr="0064362F" w:rsidRDefault="0083038A" w:rsidP="0083038A">
      <w:pPr>
        <w:spacing w:after="0" w:line="240" w:lineRule="auto"/>
        <w:jc w:val="both"/>
        <w:outlineLvl w:val="0"/>
        <w:rPr>
          <w:rFonts w:ascii="Times New Roman" w:eastAsia="Times New Roman" w:hAnsi="Times New Roman"/>
          <w:snapToGrid w:val="0"/>
          <w:kern w:val="28"/>
          <w:sz w:val="24"/>
          <w:szCs w:val="24"/>
          <w:lang w:eastAsia="hu-HU"/>
        </w:rPr>
      </w:pPr>
    </w:p>
    <w:p w14:paraId="50E35CC8" w14:textId="22F9799A" w:rsidR="0083038A" w:rsidRPr="0064362F" w:rsidRDefault="0083038A" w:rsidP="0083038A">
      <w:pPr>
        <w:spacing w:after="0" w:line="240" w:lineRule="auto"/>
        <w:ind w:firstLine="708"/>
        <w:jc w:val="both"/>
        <w:outlineLvl w:val="0"/>
        <w:rPr>
          <w:rFonts w:ascii="Times New Roman" w:eastAsia="Times New Roman" w:hAnsi="Times New Roman"/>
          <w:snapToGrid w:val="0"/>
          <w:kern w:val="28"/>
          <w:sz w:val="24"/>
          <w:szCs w:val="24"/>
          <w:lang w:eastAsia="hu-HU"/>
        </w:rPr>
      </w:pPr>
      <w:r w:rsidRPr="0064362F">
        <w:rPr>
          <w:rFonts w:ascii="Times New Roman" w:eastAsia="Times New Roman" w:hAnsi="Times New Roman"/>
          <w:snapToGrid w:val="0"/>
          <w:kern w:val="28"/>
          <w:sz w:val="24"/>
          <w:szCs w:val="24"/>
          <w:lang w:eastAsia="hu-HU"/>
        </w:rPr>
        <w:t>A szerződés hatálya (</w:t>
      </w:r>
      <w:r w:rsidR="004A1D61">
        <w:rPr>
          <w:rFonts w:ascii="Times New Roman" w:eastAsia="Times New Roman" w:hAnsi="Times New Roman"/>
          <w:snapToGrid w:val="0"/>
          <w:kern w:val="28"/>
          <w:sz w:val="24"/>
          <w:szCs w:val="24"/>
          <w:lang w:eastAsia="hu-HU"/>
        </w:rPr>
        <w:t>24</w:t>
      </w:r>
      <w:r w:rsidR="000A1894">
        <w:rPr>
          <w:rFonts w:ascii="Times New Roman" w:eastAsia="Times New Roman" w:hAnsi="Times New Roman"/>
          <w:snapToGrid w:val="0"/>
          <w:kern w:val="28"/>
          <w:sz w:val="24"/>
          <w:szCs w:val="24"/>
          <w:lang w:eastAsia="hu-HU"/>
        </w:rPr>
        <w:t xml:space="preserve"> hónap</w:t>
      </w:r>
      <w:r w:rsidRPr="0064362F">
        <w:rPr>
          <w:rFonts w:ascii="Times New Roman" w:eastAsia="Times New Roman" w:hAnsi="Times New Roman"/>
          <w:snapToGrid w:val="0"/>
          <w:kern w:val="28"/>
          <w:sz w:val="24"/>
          <w:szCs w:val="24"/>
          <w:lang w:eastAsia="hu-HU"/>
        </w:rPr>
        <w:t>) alatt összesen:</w:t>
      </w:r>
    </w:p>
    <w:p w14:paraId="3D6B43E4" w14:textId="77777777" w:rsidR="0083038A" w:rsidRPr="0064362F" w:rsidRDefault="0083038A" w:rsidP="0083038A">
      <w:pPr>
        <w:spacing w:after="0" w:line="240" w:lineRule="auto"/>
        <w:jc w:val="both"/>
        <w:outlineLvl w:val="0"/>
        <w:rPr>
          <w:rFonts w:ascii="Times New Roman" w:eastAsia="Times New Roman" w:hAnsi="Times New Roman"/>
          <w:snapToGrid w:val="0"/>
          <w:kern w:val="28"/>
          <w:sz w:val="24"/>
          <w:szCs w:val="24"/>
          <w:lang w:eastAsia="hu-HU"/>
        </w:rPr>
      </w:pPr>
    </w:p>
    <w:p w14:paraId="5718567F" w14:textId="6606E7A9" w:rsidR="0083038A" w:rsidRPr="0064362F" w:rsidRDefault="004A1D61" w:rsidP="0083038A">
      <w:pPr>
        <w:spacing w:after="0" w:line="240" w:lineRule="auto"/>
        <w:jc w:val="center"/>
        <w:outlineLvl w:val="0"/>
        <w:rPr>
          <w:rFonts w:ascii="Times New Roman" w:hAnsi="Times New Roman"/>
          <w:color w:val="000000"/>
          <w:sz w:val="24"/>
          <w:szCs w:val="24"/>
        </w:rPr>
      </w:pPr>
      <w:r>
        <w:rPr>
          <w:rFonts w:ascii="Times New Roman" w:hAnsi="Times New Roman"/>
          <w:b/>
          <w:bCs/>
          <w:color w:val="000000"/>
          <w:sz w:val="24"/>
          <w:szCs w:val="24"/>
        </w:rPr>
        <w:t xml:space="preserve">17.880.000, - </w:t>
      </w:r>
      <w:r w:rsidR="0083038A" w:rsidRPr="0064362F">
        <w:rPr>
          <w:rFonts w:ascii="Times New Roman" w:hAnsi="Times New Roman"/>
          <w:b/>
          <w:bCs/>
          <w:color w:val="000000"/>
          <w:sz w:val="24"/>
          <w:szCs w:val="24"/>
        </w:rPr>
        <w:t>Ft+ ÁFA</w:t>
      </w:r>
      <w:r w:rsidR="0083038A" w:rsidRPr="0064362F">
        <w:rPr>
          <w:rFonts w:ascii="Times New Roman" w:hAnsi="Times New Roman"/>
          <w:color w:val="000000"/>
          <w:sz w:val="24"/>
          <w:szCs w:val="24"/>
        </w:rPr>
        <w:t xml:space="preserve">, </w:t>
      </w:r>
    </w:p>
    <w:p w14:paraId="5BBB29B7" w14:textId="4E1D024E" w:rsidR="0083038A" w:rsidRPr="0064362F" w:rsidRDefault="0083038A" w:rsidP="0083038A">
      <w:pPr>
        <w:spacing w:after="0" w:line="240" w:lineRule="auto"/>
        <w:jc w:val="center"/>
        <w:outlineLvl w:val="0"/>
        <w:rPr>
          <w:rFonts w:ascii="Times New Roman" w:hAnsi="Times New Roman"/>
          <w:color w:val="000000"/>
          <w:sz w:val="24"/>
          <w:szCs w:val="24"/>
        </w:rPr>
      </w:pPr>
      <w:r w:rsidRPr="0064362F">
        <w:rPr>
          <w:rFonts w:ascii="Times New Roman" w:hAnsi="Times New Roman"/>
          <w:color w:val="000000"/>
          <w:sz w:val="24"/>
          <w:szCs w:val="24"/>
        </w:rPr>
        <w:t xml:space="preserve">azaz </w:t>
      </w:r>
      <w:r w:rsidR="004A1D61">
        <w:rPr>
          <w:rFonts w:ascii="Times New Roman" w:hAnsi="Times New Roman"/>
          <w:color w:val="000000"/>
          <w:sz w:val="24"/>
          <w:szCs w:val="24"/>
        </w:rPr>
        <w:t>tizenhétmillió-nyolcszáznyolcvanezer</w:t>
      </w:r>
      <w:r w:rsidRPr="0064362F">
        <w:rPr>
          <w:rFonts w:ascii="Times New Roman" w:hAnsi="Times New Roman"/>
          <w:color w:val="000000"/>
          <w:sz w:val="24"/>
          <w:szCs w:val="24"/>
        </w:rPr>
        <w:t xml:space="preserve"> forint plusz általános forgalmi adó.</w:t>
      </w:r>
    </w:p>
    <w:p w14:paraId="7BF2D4A5" w14:textId="77777777" w:rsidR="0083038A" w:rsidRPr="0064362F" w:rsidRDefault="0083038A" w:rsidP="0083038A">
      <w:pPr>
        <w:spacing w:after="0" w:line="240" w:lineRule="auto"/>
        <w:jc w:val="center"/>
        <w:outlineLvl w:val="0"/>
        <w:rPr>
          <w:rFonts w:ascii="Times New Roman" w:hAnsi="Times New Roman"/>
          <w:color w:val="000000"/>
          <w:sz w:val="24"/>
          <w:szCs w:val="24"/>
        </w:rPr>
      </w:pPr>
    </w:p>
    <w:p w14:paraId="1AD51F20" w14:textId="77777777" w:rsidR="0083038A" w:rsidRPr="0064362F" w:rsidRDefault="0083038A" w:rsidP="0083038A">
      <w:pPr>
        <w:spacing w:after="0" w:line="240" w:lineRule="auto"/>
        <w:jc w:val="center"/>
        <w:outlineLvl w:val="0"/>
        <w:rPr>
          <w:rFonts w:ascii="Times New Roman" w:eastAsia="Times New Roman" w:hAnsi="Times New Roman"/>
          <w:snapToGrid w:val="0"/>
          <w:kern w:val="28"/>
          <w:sz w:val="24"/>
          <w:szCs w:val="24"/>
          <w:lang w:eastAsia="hu-HU"/>
        </w:rPr>
      </w:pPr>
    </w:p>
    <w:p w14:paraId="67EBD07C" w14:textId="68E2A8D4" w:rsidR="00CC3767" w:rsidRPr="0064362F" w:rsidRDefault="001432C7" w:rsidP="0030397F">
      <w:pPr>
        <w:spacing w:after="0" w:line="240" w:lineRule="auto"/>
        <w:jc w:val="both"/>
        <w:rPr>
          <w:rFonts w:ascii="Times New Roman" w:eastAsia="Times New Roman" w:hAnsi="Times New Roman"/>
          <w:snapToGrid w:val="0"/>
          <w:kern w:val="28"/>
          <w:sz w:val="24"/>
          <w:szCs w:val="24"/>
          <w:lang w:eastAsia="hu-HU"/>
        </w:rPr>
      </w:pPr>
      <w:r>
        <w:rPr>
          <w:rFonts w:ascii="Times New Roman" w:eastAsia="Times New Roman" w:hAnsi="Times New Roman"/>
          <w:snapToGrid w:val="0"/>
          <w:kern w:val="28"/>
          <w:sz w:val="24"/>
          <w:szCs w:val="24"/>
          <w:lang w:eastAsia="hu-HU"/>
        </w:rPr>
        <w:t>7.</w:t>
      </w:r>
      <w:r w:rsidR="0083038A" w:rsidRPr="0064362F">
        <w:rPr>
          <w:rFonts w:ascii="Times New Roman" w:eastAsia="Times New Roman" w:hAnsi="Times New Roman"/>
          <w:snapToGrid w:val="0"/>
          <w:kern w:val="28"/>
          <w:sz w:val="24"/>
          <w:szCs w:val="24"/>
          <w:lang w:eastAsia="hu-HU"/>
        </w:rPr>
        <w:t xml:space="preserve">2. </w:t>
      </w:r>
      <w:r w:rsidR="0030397F" w:rsidRPr="0064362F">
        <w:rPr>
          <w:rFonts w:ascii="Times New Roman" w:eastAsia="Times New Roman" w:hAnsi="Times New Roman"/>
          <w:snapToGrid w:val="0"/>
          <w:kern w:val="28"/>
          <w:sz w:val="24"/>
          <w:szCs w:val="24"/>
          <w:lang w:eastAsia="hu-HU"/>
        </w:rPr>
        <w:t>Megrendelő a</w:t>
      </w:r>
      <w:r w:rsidR="002112D3" w:rsidRPr="0064362F">
        <w:rPr>
          <w:rFonts w:ascii="Times New Roman" w:eastAsia="Times New Roman" w:hAnsi="Times New Roman"/>
          <w:snapToGrid w:val="0"/>
          <w:kern w:val="28"/>
          <w:sz w:val="24"/>
          <w:szCs w:val="24"/>
          <w:lang w:eastAsia="hu-HU"/>
        </w:rPr>
        <w:t>z</w:t>
      </w:r>
      <w:r w:rsidR="0030397F" w:rsidRPr="0064362F">
        <w:rPr>
          <w:rFonts w:ascii="Times New Roman" w:eastAsia="Times New Roman" w:hAnsi="Times New Roman"/>
          <w:snapToGrid w:val="0"/>
          <w:kern w:val="28"/>
          <w:sz w:val="24"/>
          <w:szCs w:val="24"/>
          <w:lang w:eastAsia="hu-HU"/>
        </w:rPr>
        <w:t xml:space="preserve"> </w:t>
      </w:r>
      <w:r w:rsidR="002112D3" w:rsidRPr="0064362F">
        <w:rPr>
          <w:rFonts w:ascii="Times New Roman" w:eastAsia="Times New Roman" w:hAnsi="Times New Roman"/>
          <w:snapToGrid w:val="0"/>
          <w:kern w:val="28"/>
          <w:sz w:val="24"/>
          <w:szCs w:val="24"/>
          <w:lang w:eastAsia="hu-HU"/>
        </w:rPr>
        <w:t xml:space="preserve">esetileg végzett </w:t>
      </w:r>
      <w:r w:rsidR="0030397F" w:rsidRPr="0064362F">
        <w:rPr>
          <w:rFonts w:ascii="Times New Roman" w:eastAsia="Times New Roman" w:hAnsi="Times New Roman"/>
          <w:snapToGrid w:val="0"/>
          <w:kern w:val="28"/>
          <w:sz w:val="24"/>
          <w:szCs w:val="24"/>
          <w:lang w:eastAsia="hu-HU"/>
        </w:rPr>
        <w:t>feladatok elvégzésére</w:t>
      </w:r>
    </w:p>
    <w:p w14:paraId="3E24CB11" w14:textId="77777777" w:rsidR="0083038A" w:rsidRPr="0064362F" w:rsidRDefault="0083038A" w:rsidP="0030397F">
      <w:pPr>
        <w:spacing w:after="0" w:line="240" w:lineRule="auto"/>
        <w:jc w:val="both"/>
        <w:rPr>
          <w:rFonts w:ascii="Times New Roman" w:eastAsia="Times New Roman" w:hAnsi="Times New Roman"/>
          <w:snapToGrid w:val="0"/>
          <w:kern w:val="28"/>
          <w:sz w:val="24"/>
          <w:szCs w:val="24"/>
          <w:lang w:eastAsia="hu-HU"/>
        </w:rPr>
      </w:pPr>
    </w:p>
    <w:p w14:paraId="492275E3" w14:textId="4A28E354" w:rsidR="00CC3767" w:rsidRPr="004A1D61" w:rsidRDefault="004A1D61" w:rsidP="002F4781">
      <w:pPr>
        <w:spacing w:after="0" w:line="240" w:lineRule="auto"/>
        <w:jc w:val="center"/>
        <w:rPr>
          <w:rFonts w:ascii="Times New Roman" w:eastAsia="Times New Roman" w:hAnsi="Times New Roman"/>
          <w:b/>
          <w:bCs/>
          <w:sz w:val="24"/>
          <w:szCs w:val="24"/>
          <w:lang w:eastAsia="hu-HU"/>
        </w:rPr>
      </w:pPr>
      <w:r w:rsidRPr="004A1D61">
        <w:rPr>
          <w:rFonts w:ascii="Times New Roman" w:eastAsia="Times New Roman" w:hAnsi="Times New Roman"/>
          <w:b/>
          <w:bCs/>
          <w:snapToGrid w:val="0"/>
          <w:kern w:val="28"/>
          <w:sz w:val="24"/>
          <w:szCs w:val="24"/>
          <w:lang w:eastAsia="hu-HU"/>
        </w:rPr>
        <w:t>25.220.000</w:t>
      </w:r>
      <w:r>
        <w:rPr>
          <w:rFonts w:ascii="Times New Roman" w:eastAsia="Times New Roman" w:hAnsi="Times New Roman"/>
          <w:b/>
          <w:bCs/>
          <w:snapToGrid w:val="0"/>
          <w:kern w:val="28"/>
          <w:sz w:val="24"/>
          <w:szCs w:val="24"/>
          <w:lang w:eastAsia="hu-HU"/>
        </w:rPr>
        <w:t>, -</w:t>
      </w:r>
      <w:r w:rsidR="0030397F" w:rsidRPr="004A1D61">
        <w:rPr>
          <w:rFonts w:ascii="Times New Roman" w:eastAsia="Times New Roman" w:hAnsi="Times New Roman"/>
          <w:b/>
          <w:bCs/>
          <w:snapToGrid w:val="0"/>
          <w:kern w:val="28"/>
          <w:sz w:val="24"/>
          <w:szCs w:val="24"/>
          <w:lang w:eastAsia="hu-HU"/>
        </w:rPr>
        <w:t xml:space="preserve"> </w:t>
      </w:r>
      <w:r w:rsidR="00D746CE" w:rsidRPr="004A1D61">
        <w:rPr>
          <w:rFonts w:ascii="Times New Roman" w:eastAsia="Times New Roman" w:hAnsi="Times New Roman"/>
          <w:b/>
          <w:bCs/>
          <w:snapToGrid w:val="0"/>
          <w:kern w:val="28"/>
          <w:sz w:val="24"/>
          <w:szCs w:val="24"/>
          <w:lang w:eastAsia="hu-HU"/>
        </w:rPr>
        <w:t xml:space="preserve">Ft </w:t>
      </w:r>
      <w:r w:rsidR="0030397F" w:rsidRPr="004A1D61">
        <w:rPr>
          <w:rFonts w:ascii="Times New Roman" w:eastAsia="Times New Roman" w:hAnsi="Times New Roman"/>
          <w:b/>
          <w:bCs/>
          <w:sz w:val="24"/>
          <w:szCs w:val="24"/>
          <w:lang w:eastAsia="hu-HU"/>
        </w:rPr>
        <w:t>+ ÁFA,</w:t>
      </w:r>
    </w:p>
    <w:p w14:paraId="6AA594E1" w14:textId="612CABA8" w:rsidR="00CC3767" w:rsidRDefault="0030397F">
      <w:pPr>
        <w:spacing w:after="0" w:line="240" w:lineRule="auto"/>
        <w:jc w:val="center"/>
        <w:rPr>
          <w:rFonts w:ascii="Times New Roman" w:eastAsia="Times New Roman" w:hAnsi="Times New Roman"/>
          <w:b/>
          <w:bCs/>
          <w:sz w:val="24"/>
          <w:szCs w:val="24"/>
          <w:lang w:eastAsia="hu-HU"/>
        </w:rPr>
      </w:pPr>
      <w:r w:rsidRPr="0064362F">
        <w:rPr>
          <w:rFonts w:ascii="Times New Roman" w:eastAsia="Times New Roman" w:hAnsi="Times New Roman"/>
          <w:sz w:val="24"/>
          <w:szCs w:val="24"/>
          <w:lang w:eastAsia="hu-HU"/>
        </w:rPr>
        <w:t xml:space="preserve">azaz </w:t>
      </w:r>
      <w:r w:rsidR="004A1D61">
        <w:rPr>
          <w:rFonts w:ascii="Times New Roman" w:eastAsia="Times New Roman" w:hAnsi="Times New Roman"/>
          <w:b/>
          <w:bCs/>
          <w:sz w:val="24"/>
          <w:szCs w:val="24"/>
          <w:lang w:eastAsia="hu-HU"/>
        </w:rPr>
        <w:t>huszonötmillió-kettőszázhúszezer</w:t>
      </w:r>
      <w:r w:rsidRPr="0064362F">
        <w:rPr>
          <w:rFonts w:ascii="Times New Roman" w:eastAsia="Times New Roman" w:hAnsi="Times New Roman"/>
          <w:b/>
          <w:bCs/>
          <w:sz w:val="24"/>
          <w:szCs w:val="24"/>
          <w:lang w:eastAsia="hu-HU"/>
        </w:rPr>
        <w:t xml:space="preserve"> forint </w:t>
      </w:r>
      <w:r w:rsidR="00E26398">
        <w:rPr>
          <w:rFonts w:ascii="Times New Roman" w:eastAsia="Times New Roman" w:hAnsi="Times New Roman"/>
          <w:b/>
          <w:bCs/>
          <w:sz w:val="24"/>
          <w:szCs w:val="24"/>
          <w:lang w:eastAsia="hu-HU"/>
        </w:rPr>
        <w:t>plusz általános forgalmi adó</w:t>
      </w:r>
    </w:p>
    <w:p w14:paraId="52D2E6F9" w14:textId="77777777" w:rsidR="0083038A" w:rsidRDefault="0083038A" w:rsidP="0083038A">
      <w:pPr>
        <w:spacing w:after="0" w:line="240" w:lineRule="auto"/>
        <w:jc w:val="center"/>
        <w:rPr>
          <w:rFonts w:ascii="Times New Roman" w:eastAsia="Times New Roman" w:hAnsi="Times New Roman"/>
          <w:b/>
          <w:bCs/>
          <w:sz w:val="24"/>
          <w:szCs w:val="24"/>
          <w:lang w:eastAsia="hu-HU"/>
        </w:rPr>
      </w:pPr>
    </w:p>
    <w:p w14:paraId="110685ED" w14:textId="3D155D67" w:rsidR="0030397F" w:rsidRDefault="0030397F" w:rsidP="0030397F">
      <w:pPr>
        <w:spacing w:after="0" w:line="240" w:lineRule="auto"/>
        <w:jc w:val="both"/>
        <w:rPr>
          <w:rFonts w:ascii="Times New Roman" w:eastAsia="Times New Roman" w:hAnsi="Times New Roman"/>
          <w:snapToGrid w:val="0"/>
          <w:kern w:val="28"/>
          <w:sz w:val="24"/>
          <w:szCs w:val="24"/>
          <w:lang w:eastAsia="hu-HU"/>
        </w:rPr>
      </w:pPr>
      <w:r w:rsidRPr="00513DE0">
        <w:rPr>
          <w:rFonts w:ascii="Times New Roman" w:eastAsia="Times New Roman" w:hAnsi="Times New Roman"/>
          <w:sz w:val="24"/>
          <w:szCs w:val="24"/>
          <w:lang w:eastAsia="hu-HU"/>
        </w:rPr>
        <w:t>összegű</w:t>
      </w:r>
      <w:r>
        <w:rPr>
          <w:rFonts w:ascii="Times New Roman" w:eastAsia="Times New Roman" w:hAnsi="Times New Roman"/>
          <w:b/>
          <w:bCs/>
          <w:sz w:val="24"/>
          <w:szCs w:val="24"/>
          <w:lang w:eastAsia="hu-HU"/>
        </w:rPr>
        <w:t xml:space="preserve"> </w:t>
      </w:r>
      <w:r w:rsidRPr="007E0A42">
        <w:rPr>
          <w:rFonts w:ascii="Times New Roman" w:eastAsia="Times New Roman" w:hAnsi="Times New Roman"/>
          <w:sz w:val="24"/>
          <w:szCs w:val="24"/>
          <w:lang w:eastAsia="hu-HU"/>
        </w:rPr>
        <w:t>keretösszeget határoz meg,</w:t>
      </w:r>
      <w:r w:rsidRPr="007E0A42">
        <w:rPr>
          <w:rFonts w:ascii="Times New Roman" w:hAnsi="Times New Roman"/>
          <w:sz w:val="24"/>
          <w:szCs w:val="24"/>
        </w:rPr>
        <w:t xml:space="preserve"> </w:t>
      </w:r>
      <w:r w:rsidR="002112D3">
        <w:rPr>
          <w:rFonts w:ascii="Times New Roman" w:eastAsia="Times New Roman" w:hAnsi="Times New Roman"/>
          <w:snapToGrid w:val="0"/>
          <w:kern w:val="28"/>
          <w:sz w:val="24"/>
          <w:szCs w:val="24"/>
          <w:lang w:eastAsia="hu-HU"/>
        </w:rPr>
        <w:t>amelynek</w:t>
      </w:r>
      <w:r w:rsidRPr="00406B2A">
        <w:rPr>
          <w:rFonts w:ascii="Times New Roman" w:eastAsia="Times New Roman" w:hAnsi="Times New Roman"/>
          <w:snapToGrid w:val="0"/>
          <w:kern w:val="28"/>
          <w:sz w:val="24"/>
          <w:szCs w:val="24"/>
          <w:lang w:eastAsia="hu-HU"/>
        </w:rPr>
        <w:t xml:space="preserve"> felhasználására nem vállal kötelezettséget.</w:t>
      </w:r>
      <w:r>
        <w:rPr>
          <w:rFonts w:ascii="Times New Roman" w:eastAsia="Times New Roman" w:hAnsi="Times New Roman"/>
          <w:b/>
          <w:bCs/>
          <w:snapToGrid w:val="0"/>
          <w:kern w:val="28"/>
          <w:sz w:val="24"/>
          <w:szCs w:val="24"/>
          <w:lang w:eastAsia="hu-HU"/>
        </w:rPr>
        <w:t xml:space="preserve"> </w:t>
      </w:r>
      <w:r>
        <w:rPr>
          <w:rFonts w:ascii="Times New Roman" w:eastAsia="Times New Roman" w:hAnsi="Times New Roman"/>
          <w:snapToGrid w:val="0"/>
          <w:kern w:val="28"/>
          <w:sz w:val="24"/>
          <w:szCs w:val="24"/>
          <w:lang w:eastAsia="hu-HU"/>
        </w:rPr>
        <w:t xml:space="preserve"> </w:t>
      </w:r>
    </w:p>
    <w:p w14:paraId="424C9DB4" w14:textId="77777777" w:rsidR="0030397F" w:rsidRDefault="0030397F" w:rsidP="0030397F">
      <w:pPr>
        <w:pStyle w:val="NormalWeb"/>
        <w:spacing w:before="0" w:beforeAutospacing="0" w:after="0" w:afterAutospacing="0"/>
        <w:jc w:val="both"/>
        <w:rPr>
          <w:color w:val="000000"/>
        </w:rPr>
      </w:pPr>
      <w:r w:rsidRPr="003A466A">
        <w:rPr>
          <w:color w:val="000000"/>
        </w:rPr>
        <w:t xml:space="preserve">Felek megállapodnak abban, hogy a Vállalkozót a konkrét feladat elvégzéséért a </w:t>
      </w:r>
      <w:r>
        <w:rPr>
          <w:color w:val="000000"/>
        </w:rPr>
        <w:t xml:space="preserve">Feladatkiadási lapon </w:t>
      </w:r>
      <w:r w:rsidRPr="003A466A">
        <w:rPr>
          <w:color w:val="000000"/>
        </w:rPr>
        <w:t>rögzített ellenérték, mint egyösszegű díjazás illeti meg. Az egyösszegű díj fedezetet nyújt a Vállalkozón</w:t>
      </w:r>
      <w:r>
        <w:rPr>
          <w:color w:val="000000"/>
        </w:rPr>
        <w:t>ak</w:t>
      </w:r>
      <w:r w:rsidRPr="003A466A">
        <w:rPr>
          <w:color w:val="000000"/>
        </w:rPr>
        <w:t xml:space="preserve"> az adott feladat teljesítésével összefüggésben felmerülő valamennyi költségére és kiadására.</w:t>
      </w:r>
    </w:p>
    <w:p w14:paraId="4F52E5A5" w14:textId="77777777" w:rsidR="002112D3" w:rsidRDefault="002112D3" w:rsidP="0030397F">
      <w:pPr>
        <w:pStyle w:val="NormalWeb"/>
        <w:spacing w:before="0" w:beforeAutospacing="0" w:after="0" w:afterAutospacing="0"/>
        <w:jc w:val="both"/>
        <w:rPr>
          <w:color w:val="000000"/>
        </w:rPr>
      </w:pPr>
    </w:p>
    <w:p w14:paraId="3867D9A1" w14:textId="77777777" w:rsidR="002112D3" w:rsidRPr="007E0A42" w:rsidRDefault="002112D3" w:rsidP="002112D3">
      <w:pPr>
        <w:spacing w:before="120" w:after="0" w:line="240" w:lineRule="auto"/>
        <w:jc w:val="both"/>
        <w:outlineLvl w:val="0"/>
        <w:rPr>
          <w:rFonts w:ascii="Times New Roman" w:eastAsia="Times New Roman" w:hAnsi="Times New Roman"/>
          <w:sz w:val="24"/>
          <w:szCs w:val="24"/>
          <w:lang w:eastAsia="hu-HU"/>
        </w:rPr>
      </w:pPr>
      <w:r w:rsidRPr="007E0A42">
        <w:rPr>
          <w:rFonts w:ascii="Times New Roman" w:eastAsia="Times New Roman" w:hAnsi="Times New Roman"/>
          <w:bCs/>
          <w:snapToGrid w:val="0"/>
          <w:kern w:val="28"/>
          <w:sz w:val="24"/>
          <w:szCs w:val="24"/>
          <w:lang w:eastAsia="hu-HU" w:bidi="hu-HU"/>
        </w:rPr>
        <w:t xml:space="preserve">A lehívható keretösszeg </w:t>
      </w:r>
      <w:r w:rsidRPr="007E0A42">
        <w:rPr>
          <w:rFonts w:ascii="Times New Roman" w:eastAsia="Times New Roman" w:hAnsi="Times New Roman"/>
          <w:sz w:val="24"/>
          <w:szCs w:val="24"/>
          <w:lang w:eastAsia="hu-HU"/>
        </w:rPr>
        <w:t>az alábbi elszámolási díjakat alapul véve került megáll</w:t>
      </w:r>
      <w:r>
        <w:rPr>
          <w:rFonts w:ascii="Times New Roman" w:eastAsia="Times New Roman" w:hAnsi="Times New Roman"/>
          <w:sz w:val="24"/>
          <w:szCs w:val="24"/>
          <w:lang w:eastAsia="hu-HU"/>
        </w:rPr>
        <w:t>apí</w:t>
      </w:r>
      <w:r w:rsidRPr="007E0A42">
        <w:rPr>
          <w:rFonts w:ascii="Times New Roman" w:eastAsia="Times New Roman" w:hAnsi="Times New Roman"/>
          <w:sz w:val="24"/>
          <w:szCs w:val="24"/>
          <w:lang w:eastAsia="hu-HU"/>
        </w:rPr>
        <w:t>tásra:</w:t>
      </w:r>
    </w:p>
    <w:tbl>
      <w:tblPr>
        <w:tblStyle w:val="TableGrid"/>
        <w:tblW w:w="0" w:type="auto"/>
        <w:tblLook w:val="04A0" w:firstRow="1" w:lastRow="0" w:firstColumn="1" w:lastColumn="0" w:noHBand="0" w:noVBand="1"/>
      </w:tblPr>
      <w:tblGrid>
        <w:gridCol w:w="4531"/>
        <w:gridCol w:w="4531"/>
      </w:tblGrid>
      <w:tr w:rsidR="004A1D61" w14:paraId="71C08817" w14:textId="77777777" w:rsidTr="004A1D61">
        <w:tc>
          <w:tcPr>
            <w:tcW w:w="4531" w:type="dxa"/>
          </w:tcPr>
          <w:p w14:paraId="17B56CF4" w14:textId="24FAB19C" w:rsidR="004A1D61" w:rsidRPr="004A1D61" w:rsidRDefault="004A1D61" w:rsidP="004A1D61">
            <w:pPr>
              <w:pStyle w:val="NormalWeb"/>
              <w:spacing w:before="0" w:beforeAutospacing="0" w:after="0" w:afterAutospacing="0"/>
              <w:jc w:val="center"/>
              <w:rPr>
                <w:b/>
                <w:bCs/>
              </w:rPr>
            </w:pPr>
            <w:r w:rsidRPr="004A1D61">
              <w:rPr>
                <w:b/>
                <w:bCs/>
              </w:rPr>
              <w:t>Megnevezés</w:t>
            </w:r>
          </w:p>
        </w:tc>
        <w:tc>
          <w:tcPr>
            <w:tcW w:w="4531" w:type="dxa"/>
          </w:tcPr>
          <w:p w14:paraId="26219792" w14:textId="72513395" w:rsidR="004A1D61" w:rsidRPr="004A1D61" w:rsidRDefault="004A1D61" w:rsidP="004A1D61">
            <w:pPr>
              <w:pStyle w:val="NormalWeb"/>
              <w:spacing w:before="0" w:beforeAutospacing="0" w:after="0" w:afterAutospacing="0"/>
              <w:jc w:val="center"/>
              <w:rPr>
                <w:b/>
                <w:bCs/>
              </w:rPr>
            </w:pPr>
            <w:r w:rsidRPr="004A1D61">
              <w:rPr>
                <w:b/>
                <w:bCs/>
              </w:rPr>
              <w:t>Nettó óra/napidíj</w:t>
            </w:r>
          </w:p>
        </w:tc>
      </w:tr>
      <w:tr w:rsidR="004A1D61" w14:paraId="39A70B6E" w14:textId="77777777" w:rsidTr="004A1D61">
        <w:tc>
          <w:tcPr>
            <w:tcW w:w="4531" w:type="dxa"/>
          </w:tcPr>
          <w:p w14:paraId="0231C236" w14:textId="5466B19B" w:rsidR="004A1D61" w:rsidRDefault="00035816" w:rsidP="0030397F">
            <w:pPr>
              <w:pStyle w:val="NormalWeb"/>
              <w:spacing w:before="0" w:beforeAutospacing="0" w:after="0" w:afterAutospacing="0"/>
              <w:jc w:val="both"/>
            </w:pPr>
            <w:r w:rsidRPr="00035816">
              <w:t>Szakértői támogatás (opcionális) óra</w:t>
            </w:r>
          </w:p>
        </w:tc>
        <w:tc>
          <w:tcPr>
            <w:tcW w:w="4531" w:type="dxa"/>
          </w:tcPr>
          <w:p w14:paraId="49F43BCD" w14:textId="43C05EF9" w:rsidR="004A1D61" w:rsidRDefault="00035816" w:rsidP="00035816">
            <w:pPr>
              <w:pStyle w:val="NormalWeb"/>
              <w:spacing w:before="0" w:beforeAutospacing="0" w:after="0" w:afterAutospacing="0"/>
              <w:jc w:val="right"/>
            </w:pPr>
            <w:r>
              <w:t>14 250 Ft</w:t>
            </w:r>
          </w:p>
        </w:tc>
      </w:tr>
      <w:tr w:rsidR="004A1D61" w14:paraId="401609F8" w14:textId="77777777" w:rsidTr="004A1D61">
        <w:tc>
          <w:tcPr>
            <w:tcW w:w="4531" w:type="dxa"/>
          </w:tcPr>
          <w:p w14:paraId="586E5147" w14:textId="02B85F47" w:rsidR="004A1D61" w:rsidRDefault="00035816" w:rsidP="0030397F">
            <w:pPr>
              <w:pStyle w:val="NormalWeb"/>
              <w:spacing w:before="0" w:beforeAutospacing="0" w:after="0" w:afterAutospacing="0"/>
              <w:jc w:val="both"/>
            </w:pPr>
            <w:r w:rsidRPr="00035816">
              <w:t>Szakértői támogatás (opcionális) nap</w:t>
            </w:r>
          </w:p>
        </w:tc>
        <w:tc>
          <w:tcPr>
            <w:tcW w:w="4531" w:type="dxa"/>
          </w:tcPr>
          <w:p w14:paraId="1B30F43A" w14:textId="4191ABC7" w:rsidR="004A1D61" w:rsidRDefault="00035816" w:rsidP="00035816">
            <w:pPr>
              <w:pStyle w:val="NormalWeb"/>
              <w:spacing w:before="0" w:beforeAutospacing="0" w:after="0" w:afterAutospacing="0"/>
              <w:jc w:val="right"/>
            </w:pPr>
            <w:r>
              <w:t>114 000 Ft</w:t>
            </w:r>
          </w:p>
        </w:tc>
      </w:tr>
    </w:tbl>
    <w:p w14:paraId="32FB238B" w14:textId="64982C83" w:rsidR="0030397F" w:rsidRPr="00A66A9B" w:rsidRDefault="0030397F" w:rsidP="0030397F">
      <w:pPr>
        <w:spacing w:after="0" w:line="240" w:lineRule="auto"/>
        <w:jc w:val="both"/>
        <w:outlineLvl w:val="0"/>
        <w:rPr>
          <w:rFonts w:ascii="Times New Roman" w:eastAsia="Times New Roman" w:hAnsi="Times New Roman"/>
          <w:b/>
          <w:bCs/>
          <w:snapToGrid w:val="0"/>
          <w:kern w:val="28"/>
          <w:sz w:val="24"/>
          <w:szCs w:val="24"/>
          <w:lang w:eastAsia="hu-HU"/>
        </w:rPr>
      </w:pPr>
    </w:p>
    <w:p w14:paraId="46FC39CA" w14:textId="77777777" w:rsidR="0030397F" w:rsidRPr="009B67C0" w:rsidRDefault="0030397F" w:rsidP="0030397F">
      <w:pPr>
        <w:numPr>
          <w:ilvl w:val="0"/>
          <w:numId w:val="1"/>
        </w:numPr>
        <w:tabs>
          <w:tab w:val="num" w:pos="432"/>
        </w:tabs>
        <w:spacing w:before="120" w:after="0" w:line="240" w:lineRule="auto"/>
        <w:ind w:left="432" w:hanging="432"/>
        <w:jc w:val="both"/>
        <w:outlineLvl w:val="0"/>
        <w:rPr>
          <w:rFonts w:ascii="Times New Roman" w:eastAsia="Times New Roman" w:hAnsi="Times New Roman"/>
          <w:b/>
          <w:kern w:val="28"/>
          <w:sz w:val="24"/>
          <w:szCs w:val="24"/>
          <w:lang w:eastAsia="hu-HU"/>
        </w:rPr>
      </w:pPr>
      <w:r w:rsidRPr="009B67C0">
        <w:rPr>
          <w:rFonts w:ascii="Times New Roman" w:eastAsia="Times New Roman" w:hAnsi="Times New Roman"/>
          <w:b/>
          <w:snapToGrid w:val="0"/>
          <w:kern w:val="28"/>
          <w:sz w:val="24"/>
          <w:szCs w:val="24"/>
          <w:lang w:eastAsia="hu-HU"/>
        </w:rPr>
        <w:t>Fizetési feltételek, számlázás</w:t>
      </w:r>
    </w:p>
    <w:p w14:paraId="5541C529" w14:textId="77777777" w:rsidR="0030397F" w:rsidRPr="009B67C0" w:rsidRDefault="0030397F" w:rsidP="0030397F">
      <w:pPr>
        <w:spacing w:after="0" w:line="240" w:lineRule="auto"/>
        <w:jc w:val="both"/>
        <w:outlineLvl w:val="0"/>
        <w:rPr>
          <w:rFonts w:ascii="Times New Roman" w:eastAsia="Times New Roman" w:hAnsi="Times New Roman"/>
          <w:b/>
          <w:kern w:val="28"/>
          <w:sz w:val="24"/>
          <w:szCs w:val="24"/>
          <w:lang w:eastAsia="hu-HU"/>
        </w:rPr>
      </w:pPr>
    </w:p>
    <w:p w14:paraId="57359A5F" w14:textId="778B1359" w:rsidR="0030397F" w:rsidRDefault="0030397F" w:rsidP="0030397F">
      <w:pPr>
        <w:spacing w:after="0" w:line="240" w:lineRule="auto"/>
        <w:jc w:val="both"/>
        <w:outlineLvl w:val="0"/>
        <w:rPr>
          <w:rFonts w:ascii="Times New Roman" w:eastAsia="Times New Roman" w:hAnsi="Times New Roman"/>
          <w:snapToGrid w:val="0"/>
          <w:kern w:val="28"/>
          <w:sz w:val="24"/>
          <w:szCs w:val="24"/>
          <w:lang w:eastAsia="hu-HU"/>
        </w:rPr>
      </w:pPr>
      <w:r w:rsidRPr="00DF61C9">
        <w:rPr>
          <w:rFonts w:ascii="Times New Roman" w:eastAsia="Times New Roman" w:hAnsi="Times New Roman"/>
          <w:snapToGrid w:val="0"/>
          <w:kern w:val="28"/>
          <w:sz w:val="24"/>
          <w:szCs w:val="24"/>
          <w:lang w:eastAsia="hu-HU"/>
        </w:rPr>
        <w:t xml:space="preserve">Vállalkozó a </w:t>
      </w:r>
      <w:r w:rsidR="000234C9">
        <w:rPr>
          <w:rFonts w:ascii="Times New Roman" w:eastAsia="Times New Roman" w:hAnsi="Times New Roman"/>
          <w:snapToGrid w:val="0"/>
          <w:kern w:val="28"/>
          <w:sz w:val="24"/>
          <w:szCs w:val="24"/>
          <w:lang w:eastAsia="hu-HU"/>
        </w:rPr>
        <w:t>S</w:t>
      </w:r>
      <w:r w:rsidRPr="00DF61C9">
        <w:rPr>
          <w:rFonts w:ascii="Times New Roman" w:eastAsia="Times New Roman" w:hAnsi="Times New Roman"/>
          <w:snapToGrid w:val="0"/>
          <w:kern w:val="28"/>
          <w:sz w:val="24"/>
          <w:szCs w:val="24"/>
          <w:lang w:eastAsia="hu-HU"/>
        </w:rPr>
        <w:t xml:space="preserve">zerződés hatálya alatt elvégzett </w:t>
      </w:r>
      <w:r w:rsidRPr="00216A6D">
        <w:rPr>
          <w:rFonts w:ascii="Times New Roman" w:eastAsia="Times New Roman" w:hAnsi="Times New Roman"/>
          <w:snapToGrid w:val="0"/>
          <w:kern w:val="28"/>
          <w:sz w:val="24"/>
          <w:szCs w:val="24"/>
          <w:u w:val="single"/>
          <w:lang w:eastAsia="hu-HU"/>
        </w:rPr>
        <w:t>teljesítésekről</w:t>
      </w:r>
      <w:r w:rsidRPr="00DF61C9">
        <w:rPr>
          <w:rFonts w:ascii="Times New Roman" w:eastAsia="Times New Roman" w:hAnsi="Times New Roman"/>
          <w:snapToGrid w:val="0"/>
          <w:kern w:val="28"/>
          <w:sz w:val="24"/>
          <w:szCs w:val="24"/>
          <w:lang w:eastAsia="hu-HU"/>
        </w:rPr>
        <w:t xml:space="preserve"> </w:t>
      </w:r>
      <w:r w:rsidR="00C76EC8">
        <w:rPr>
          <w:rFonts w:ascii="Times New Roman" w:eastAsia="Times New Roman" w:hAnsi="Times New Roman"/>
          <w:snapToGrid w:val="0"/>
          <w:kern w:val="28"/>
          <w:sz w:val="24"/>
          <w:szCs w:val="24"/>
          <w:lang w:eastAsia="hu-HU"/>
        </w:rPr>
        <w:t>az alábbiak szerint</w:t>
      </w:r>
      <w:r w:rsidR="00C76EC8" w:rsidRPr="00DF61C9">
        <w:rPr>
          <w:rFonts w:ascii="Times New Roman" w:eastAsia="Times New Roman" w:hAnsi="Times New Roman"/>
          <w:snapToGrid w:val="0"/>
          <w:kern w:val="28"/>
          <w:sz w:val="24"/>
          <w:szCs w:val="24"/>
          <w:lang w:eastAsia="hu-HU"/>
        </w:rPr>
        <w:t xml:space="preserve"> </w:t>
      </w:r>
      <w:r w:rsidRPr="00DF61C9">
        <w:rPr>
          <w:rFonts w:ascii="Times New Roman" w:eastAsia="Times New Roman" w:hAnsi="Times New Roman"/>
          <w:snapToGrid w:val="0"/>
          <w:kern w:val="28"/>
          <w:sz w:val="24"/>
          <w:szCs w:val="24"/>
          <w:lang w:eastAsia="hu-HU"/>
        </w:rPr>
        <w:t xml:space="preserve">jogosult </w:t>
      </w:r>
      <w:commentRangeStart w:id="10"/>
      <w:commentRangeStart w:id="11"/>
      <w:r w:rsidRPr="00DF61C9">
        <w:rPr>
          <w:rFonts w:ascii="Times New Roman" w:eastAsia="Times New Roman" w:hAnsi="Times New Roman"/>
          <w:snapToGrid w:val="0"/>
          <w:kern w:val="28"/>
          <w:sz w:val="24"/>
          <w:szCs w:val="24"/>
          <w:lang w:eastAsia="hu-HU"/>
        </w:rPr>
        <w:t>számla</w:t>
      </w:r>
      <w:commentRangeEnd w:id="10"/>
      <w:r w:rsidR="000234C9" w:rsidRPr="00DF61C9">
        <w:rPr>
          <w:rStyle w:val="CommentReference"/>
          <w:rFonts w:ascii="Times New Roman" w:eastAsia="Times New Roman" w:hAnsi="Times New Roman"/>
          <w:snapToGrid w:val="0"/>
          <w:kern w:val="28"/>
          <w:sz w:val="24"/>
          <w:szCs w:val="24"/>
          <w:lang w:eastAsia="hu-HU"/>
        </w:rPr>
        <w:commentReference w:id="10"/>
      </w:r>
      <w:commentRangeEnd w:id="11"/>
      <w:r w:rsidRPr="00DF61C9">
        <w:rPr>
          <w:rStyle w:val="CommentReference"/>
          <w:rFonts w:ascii="Times New Roman" w:eastAsia="Times New Roman" w:hAnsi="Times New Roman"/>
          <w:snapToGrid w:val="0"/>
          <w:kern w:val="28"/>
          <w:sz w:val="24"/>
          <w:szCs w:val="24"/>
          <w:lang w:eastAsia="hu-HU"/>
        </w:rPr>
        <w:commentReference w:id="11"/>
      </w:r>
      <w:r w:rsidRPr="00DF61C9">
        <w:rPr>
          <w:rFonts w:ascii="Times New Roman" w:eastAsia="Times New Roman" w:hAnsi="Times New Roman"/>
          <w:snapToGrid w:val="0"/>
          <w:kern w:val="28"/>
          <w:sz w:val="24"/>
          <w:szCs w:val="24"/>
          <w:lang w:eastAsia="hu-HU"/>
        </w:rPr>
        <w:t xml:space="preserve"> benyújtására.</w:t>
      </w:r>
    </w:p>
    <w:p w14:paraId="6E52EFF4" w14:textId="07A8FB2C" w:rsidR="0030397F" w:rsidRDefault="0030397F" w:rsidP="0030397F">
      <w:pPr>
        <w:spacing w:after="0" w:line="240" w:lineRule="auto"/>
        <w:jc w:val="both"/>
        <w:outlineLvl w:val="0"/>
        <w:rPr>
          <w:rFonts w:ascii="Times New Roman" w:eastAsia="Times New Roman" w:hAnsi="Times New Roman"/>
          <w:snapToGrid w:val="0"/>
          <w:kern w:val="28"/>
          <w:sz w:val="24"/>
          <w:szCs w:val="24"/>
          <w:lang w:eastAsia="hu-HU"/>
        </w:rPr>
      </w:pPr>
      <w:r>
        <w:rPr>
          <w:rFonts w:ascii="Times New Roman" w:eastAsia="Times New Roman" w:hAnsi="Times New Roman"/>
          <w:snapToGrid w:val="0"/>
          <w:kern w:val="28"/>
          <w:sz w:val="24"/>
          <w:szCs w:val="24"/>
          <w:lang w:eastAsia="hu-HU"/>
        </w:rPr>
        <w:t>Vállalkozó a 6.</w:t>
      </w:r>
      <w:r w:rsidR="00D129A9">
        <w:rPr>
          <w:rFonts w:ascii="Times New Roman" w:eastAsia="Times New Roman" w:hAnsi="Times New Roman"/>
          <w:snapToGrid w:val="0"/>
          <w:kern w:val="28"/>
          <w:sz w:val="24"/>
          <w:szCs w:val="24"/>
          <w:lang w:eastAsia="hu-HU"/>
        </w:rPr>
        <w:t>1</w:t>
      </w:r>
      <w:r>
        <w:rPr>
          <w:rFonts w:ascii="Times New Roman" w:eastAsia="Times New Roman" w:hAnsi="Times New Roman"/>
          <w:snapToGrid w:val="0"/>
          <w:kern w:val="28"/>
          <w:sz w:val="24"/>
          <w:szCs w:val="24"/>
          <w:lang w:eastAsia="hu-HU"/>
        </w:rPr>
        <w:t>. pont szerinti havi, folyamatosan végzett feladatok tekintetében a</w:t>
      </w:r>
      <w:r w:rsidRPr="00DF61C9">
        <w:rPr>
          <w:rFonts w:ascii="Times New Roman" w:eastAsia="Times New Roman" w:hAnsi="Times New Roman"/>
          <w:snapToGrid w:val="0"/>
          <w:kern w:val="28"/>
          <w:sz w:val="24"/>
          <w:szCs w:val="24"/>
          <w:lang w:eastAsia="hu-HU"/>
        </w:rPr>
        <w:t xml:space="preserve"> számlát</w:t>
      </w:r>
      <w:r>
        <w:rPr>
          <w:rFonts w:ascii="Times New Roman" w:eastAsia="Times New Roman" w:hAnsi="Times New Roman"/>
          <w:snapToGrid w:val="0"/>
          <w:kern w:val="28"/>
          <w:sz w:val="24"/>
          <w:szCs w:val="24"/>
          <w:lang w:eastAsia="hu-HU"/>
        </w:rPr>
        <w:t xml:space="preserve"> a teljesítésekről havonta, utólag</w:t>
      </w:r>
      <w:r w:rsidRPr="00DF61C9">
        <w:rPr>
          <w:rFonts w:ascii="Times New Roman" w:eastAsia="Times New Roman" w:hAnsi="Times New Roman"/>
          <w:snapToGrid w:val="0"/>
          <w:kern w:val="28"/>
          <w:sz w:val="24"/>
          <w:szCs w:val="24"/>
          <w:lang w:eastAsia="hu-HU"/>
        </w:rPr>
        <w:t xml:space="preserve"> az általános forgalmi adóról szóló 2007. CXXVII. sz. tv. </w:t>
      </w:r>
      <w:r>
        <w:rPr>
          <w:rFonts w:ascii="Times New Roman" w:eastAsia="Times New Roman" w:hAnsi="Times New Roman"/>
          <w:snapToGrid w:val="0"/>
          <w:kern w:val="28"/>
          <w:sz w:val="24"/>
          <w:szCs w:val="24"/>
          <w:lang w:eastAsia="hu-HU"/>
        </w:rPr>
        <w:t xml:space="preserve">58. </w:t>
      </w:r>
      <w:r w:rsidRPr="00DF61C9">
        <w:rPr>
          <w:rFonts w:ascii="Times New Roman" w:eastAsia="Times New Roman" w:hAnsi="Times New Roman"/>
          <w:snapToGrid w:val="0"/>
          <w:kern w:val="28"/>
          <w:sz w:val="24"/>
          <w:szCs w:val="24"/>
          <w:lang w:eastAsia="hu-HU"/>
        </w:rPr>
        <w:t>§-ában meghatározott módon</w:t>
      </w:r>
      <w:r>
        <w:rPr>
          <w:rFonts w:ascii="Times New Roman" w:eastAsia="Times New Roman" w:hAnsi="Times New Roman"/>
          <w:snapToGrid w:val="0"/>
          <w:kern w:val="28"/>
          <w:sz w:val="24"/>
          <w:szCs w:val="24"/>
          <w:lang w:eastAsia="hu-HU"/>
        </w:rPr>
        <w:t xml:space="preserve"> állítja ki.</w:t>
      </w:r>
    </w:p>
    <w:p w14:paraId="7ECC6710" w14:textId="3650A292" w:rsidR="0030397F" w:rsidRDefault="0030397F" w:rsidP="0030397F">
      <w:pPr>
        <w:spacing w:after="0" w:line="240" w:lineRule="auto"/>
        <w:jc w:val="both"/>
        <w:outlineLvl w:val="0"/>
        <w:rPr>
          <w:rFonts w:ascii="Times New Roman" w:eastAsia="Times New Roman" w:hAnsi="Times New Roman"/>
          <w:bCs/>
          <w:iCs/>
          <w:snapToGrid w:val="0"/>
          <w:kern w:val="28"/>
          <w:sz w:val="24"/>
          <w:szCs w:val="24"/>
          <w:lang w:eastAsia="hu-HU"/>
        </w:rPr>
      </w:pPr>
      <w:commentRangeStart w:id="12"/>
      <w:commentRangeStart w:id="13"/>
      <w:r w:rsidRPr="00243969">
        <w:rPr>
          <w:rFonts w:ascii="Times New Roman" w:eastAsia="Times New Roman" w:hAnsi="Times New Roman"/>
          <w:bCs/>
          <w:iCs/>
          <w:snapToGrid w:val="0"/>
          <w:kern w:val="28"/>
          <w:sz w:val="24"/>
          <w:szCs w:val="24"/>
          <w:lang w:eastAsia="hu-HU"/>
        </w:rPr>
        <w:t>Vállalkozó jogosult a szerződés hatálybalépésétől kezdődően a rendszeresen végzett feladatokkal kapcsolatban időarányos számlakiállításra az első tört hónapban</w:t>
      </w:r>
      <w:r>
        <w:rPr>
          <w:rFonts w:ascii="Times New Roman" w:eastAsia="Times New Roman" w:hAnsi="Times New Roman"/>
          <w:bCs/>
          <w:iCs/>
          <w:snapToGrid w:val="0"/>
          <w:kern w:val="28"/>
          <w:sz w:val="24"/>
          <w:szCs w:val="24"/>
          <w:lang w:eastAsia="hu-HU"/>
        </w:rPr>
        <w:t>.</w:t>
      </w:r>
      <w:r w:rsidR="00C76EC8">
        <w:rPr>
          <w:rFonts w:ascii="Times New Roman" w:eastAsia="Times New Roman" w:hAnsi="Times New Roman"/>
          <w:bCs/>
          <w:iCs/>
          <w:snapToGrid w:val="0"/>
          <w:kern w:val="28"/>
          <w:sz w:val="24"/>
          <w:szCs w:val="24"/>
          <w:lang w:eastAsia="hu-HU"/>
        </w:rPr>
        <w:t xml:space="preserve"> Az utolsó törthavi díj egy (teljes) hónap havidíja és az első (tört)időszak díjának különbözetént számítandó.</w:t>
      </w:r>
      <w:commentRangeEnd w:id="12"/>
      <w:r w:rsidR="00C76EC8">
        <w:rPr>
          <w:rStyle w:val="CommentReference"/>
          <w:rFonts w:ascii="Times New Roman" w:eastAsia="Times New Roman" w:hAnsi="Times New Roman"/>
          <w:bCs/>
          <w:iCs/>
          <w:snapToGrid w:val="0"/>
          <w:kern w:val="28"/>
          <w:sz w:val="24"/>
          <w:szCs w:val="24"/>
          <w:lang w:eastAsia="hu-HU"/>
        </w:rPr>
        <w:commentReference w:id="12"/>
      </w:r>
      <w:commentRangeEnd w:id="13"/>
      <w:r>
        <w:rPr>
          <w:rStyle w:val="CommentReference"/>
          <w:rFonts w:ascii="Times New Roman" w:eastAsia="Times New Roman" w:hAnsi="Times New Roman"/>
          <w:bCs/>
          <w:iCs/>
          <w:snapToGrid w:val="0"/>
          <w:kern w:val="28"/>
          <w:sz w:val="24"/>
          <w:szCs w:val="24"/>
          <w:lang w:eastAsia="hu-HU"/>
        </w:rPr>
        <w:commentReference w:id="13"/>
      </w:r>
    </w:p>
    <w:p w14:paraId="029AC1BC" w14:textId="77777777" w:rsidR="0030397F" w:rsidRDefault="0030397F" w:rsidP="0030397F">
      <w:pPr>
        <w:spacing w:after="0" w:line="240" w:lineRule="auto"/>
        <w:jc w:val="both"/>
        <w:outlineLvl w:val="0"/>
        <w:rPr>
          <w:rFonts w:ascii="Times New Roman" w:eastAsia="Times New Roman" w:hAnsi="Times New Roman"/>
          <w:snapToGrid w:val="0"/>
          <w:kern w:val="28"/>
          <w:sz w:val="24"/>
          <w:szCs w:val="24"/>
          <w:lang w:eastAsia="hu-HU"/>
        </w:rPr>
      </w:pPr>
    </w:p>
    <w:p w14:paraId="0606F296" w14:textId="5FDF4FA8" w:rsidR="0030397F" w:rsidRDefault="0030397F" w:rsidP="0030397F">
      <w:pPr>
        <w:spacing w:after="0" w:line="240" w:lineRule="auto"/>
        <w:jc w:val="both"/>
        <w:outlineLvl w:val="0"/>
        <w:rPr>
          <w:rFonts w:ascii="Times New Roman" w:eastAsia="Times New Roman" w:hAnsi="Times New Roman"/>
          <w:snapToGrid w:val="0"/>
          <w:kern w:val="28"/>
          <w:sz w:val="24"/>
          <w:szCs w:val="24"/>
          <w:lang w:eastAsia="hu-HU"/>
        </w:rPr>
      </w:pPr>
      <w:r>
        <w:rPr>
          <w:rFonts w:ascii="Times New Roman" w:eastAsia="Times New Roman" w:hAnsi="Times New Roman"/>
          <w:snapToGrid w:val="0"/>
          <w:kern w:val="28"/>
          <w:sz w:val="24"/>
          <w:szCs w:val="24"/>
          <w:lang w:eastAsia="hu-HU"/>
        </w:rPr>
        <w:t xml:space="preserve">Vállalkozó az esetileg, a </w:t>
      </w:r>
      <w:r w:rsidRPr="00216A6D">
        <w:rPr>
          <w:rFonts w:ascii="Times New Roman" w:eastAsia="Times New Roman" w:hAnsi="Times New Roman"/>
          <w:snapToGrid w:val="0"/>
          <w:kern w:val="28"/>
          <w:sz w:val="24"/>
          <w:szCs w:val="24"/>
          <w:u w:val="single"/>
          <w:lang w:eastAsia="hu-HU"/>
        </w:rPr>
        <w:t>6.</w:t>
      </w:r>
      <w:r w:rsidR="00D129A9" w:rsidRPr="00216A6D">
        <w:rPr>
          <w:rFonts w:ascii="Times New Roman" w:eastAsia="Times New Roman" w:hAnsi="Times New Roman"/>
          <w:snapToGrid w:val="0"/>
          <w:kern w:val="28"/>
          <w:sz w:val="24"/>
          <w:szCs w:val="24"/>
          <w:u w:val="single"/>
          <w:lang w:eastAsia="hu-HU"/>
        </w:rPr>
        <w:t>2</w:t>
      </w:r>
      <w:r w:rsidRPr="00216A6D">
        <w:rPr>
          <w:rFonts w:ascii="Times New Roman" w:eastAsia="Times New Roman" w:hAnsi="Times New Roman"/>
          <w:snapToGrid w:val="0"/>
          <w:kern w:val="28"/>
          <w:sz w:val="24"/>
          <w:szCs w:val="24"/>
          <w:u w:val="single"/>
          <w:lang w:eastAsia="hu-HU"/>
        </w:rPr>
        <w:t>. pont szerinti</w:t>
      </w:r>
      <w:r w:rsidR="00C76EC8">
        <w:rPr>
          <w:rFonts w:ascii="Times New Roman" w:eastAsia="Times New Roman" w:hAnsi="Times New Roman"/>
          <w:snapToGrid w:val="0"/>
          <w:kern w:val="28"/>
          <w:sz w:val="24"/>
          <w:szCs w:val="24"/>
          <w:u w:val="single"/>
          <w:lang w:eastAsia="hu-HU"/>
        </w:rPr>
        <w:t>,</w:t>
      </w:r>
      <w:r w:rsidRPr="00216A6D">
        <w:rPr>
          <w:rFonts w:ascii="Times New Roman" w:eastAsia="Times New Roman" w:hAnsi="Times New Roman"/>
          <w:snapToGrid w:val="0"/>
          <w:kern w:val="28"/>
          <w:sz w:val="24"/>
          <w:szCs w:val="24"/>
          <w:u w:val="single"/>
          <w:lang w:eastAsia="hu-HU"/>
        </w:rPr>
        <w:t xml:space="preserve"> Feladatkiadási lapokon megrendelt és elvégzett</w:t>
      </w:r>
      <w:r>
        <w:rPr>
          <w:rFonts w:ascii="Times New Roman" w:eastAsia="Times New Roman" w:hAnsi="Times New Roman"/>
          <w:snapToGrid w:val="0"/>
          <w:kern w:val="28"/>
          <w:sz w:val="24"/>
          <w:szCs w:val="24"/>
          <w:lang w:eastAsia="hu-HU"/>
        </w:rPr>
        <w:t xml:space="preserve"> feladatok tekintetében a számlát az általános forgalmi adóról szóló 2007. évi CXXVII.sz. tv. 55-56. §-ában meghatározott módon állítja </w:t>
      </w:r>
      <w:commentRangeStart w:id="14"/>
      <w:commentRangeStart w:id="15"/>
      <w:r>
        <w:rPr>
          <w:rFonts w:ascii="Times New Roman" w:eastAsia="Times New Roman" w:hAnsi="Times New Roman"/>
          <w:snapToGrid w:val="0"/>
          <w:kern w:val="28"/>
          <w:sz w:val="24"/>
          <w:szCs w:val="24"/>
          <w:lang w:eastAsia="hu-HU"/>
        </w:rPr>
        <w:t>ki</w:t>
      </w:r>
      <w:commentRangeEnd w:id="14"/>
      <w:r w:rsidR="00045486">
        <w:rPr>
          <w:rStyle w:val="CommentReference"/>
          <w:rFonts w:ascii="Times New Roman" w:eastAsia="Times New Roman" w:hAnsi="Times New Roman"/>
          <w:snapToGrid w:val="0"/>
          <w:kern w:val="28"/>
          <w:sz w:val="24"/>
          <w:szCs w:val="24"/>
          <w:lang w:eastAsia="hu-HU"/>
        </w:rPr>
        <w:commentReference w:id="14"/>
      </w:r>
      <w:commentRangeEnd w:id="15"/>
      <w:r>
        <w:rPr>
          <w:rStyle w:val="CommentReference"/>
          <w:rFonts w:ascii="Times New Roman" w:eastAsia="Times New Roman" w:hAnsi="Times New Roman"/>
          <w:snapToGrid w:val="0"/>
          <w:kern w:val="28"/>
          <w:sz w:val="24"/>
          <w:szCs w:val="24"/>
          <w:lang w:eastAsia="hu-HU"/>
        </w:rPr>
        <w:commentReference w:id="15"/>
      </w:r>
      <w:r>
        <w:rPr>
          <w:rFonts w:ascii="Times New Roman" w:eastAsia="Times New Roman" w:hAnsi="Times New Roman"/>
          <w:snapToGrid w:val="0"/>
          <w:kern w:val="28"/>
          <w:sz w:val="24"/>
          <w:szCs w:val="24"/>
          <w:lang w:eastAsia="hu-HU"/>
        </w:rPr>
        <w:t>.</w:t>
      </w:r>
    </w:p>
    <w:p w14:paraId="4663E4E0" w14:textId="77777777" w:rsidR="00CA53D8" w:rsidRDefault="00CA53D8" w:rsidP="0030397F">
      <w:pPr>
        <w:spacing w:after="0" w:line="240" w:lineRule="auto"/>
        <w:jc w:val="both"/>
        <w:outlineLvl w:val="0"/>
        <w:rPr>
          <w:rFonts w:ascii="Times New Roman" w:eastAsia="Times New Roman" w:hAnsi="Times New Roman"/>
          <w:snapToGrid w:val="0"/>
          <w:kern w:val="28"/>
          <w:sz w:val="24"/>
          <w:szCs w:val="24"/>
          <w:lang w:eastAsia="hu-HU"/>
        </w:rPr>
      </w:pPr>
    </w:p>
    <w:p w14:paraId="559DE4D3" w14:textId="5CA14827" w:rsidR="00CA53D8" w:rsidRPr="001455E9" w:rsidRDefault="00CA53D8" w:rsidP="00CA53D8">
      <w:pPr>
        <w:spacing w:after="0" w:line="240" w:lineRule="auto"/>
        <w:jc w:val="both"/>
        <w:outlineLvl w:val="0"/>
        <w:rPr>
          <w:rFonts w:ascii="Times New Roman" w:eastAsia="Times New Roman" w:hAnsi="Times New Roman"/>
          <w:snapToGrid w:val="0"/>
          <w:kern w:val="28"/>
          <w:sz w:val="24"/>
          <w:szCs w:val="24"/>
          <w:lang w:eastAsia="hu-HU"/>
        </w:rPr>
      </w:pPr>
      <w:r w:rsidRPr="001455E9">
        <w:rPr>
          <w:rFonts w:ascii="Times New Roman" w:eastAsia="Times New Roman" w:hAnsi="Times New Roman"/>
          <w:snapToGrid w:val="0"/>
          <w:kern w:val="28"/>
          <w:sz w:val="24"/>
          <w:szCs w:val="24"/>
          <w:lang w:eastAsia="hu-HU"/>
        </w:rPr>
        <w:t>Részteljesítés esetén a számlát az általános forgalmi adóról szóló 2007. CXXVII. sz. tv. 57. §-</w:t>
      </w:r>
      <w:commentRangeStart w:id="16"/>
      <w:commentRangeStart w:id="17"/>
      <w:r w:rsidRPr="001455E9">
        <w:rPr>
          <w:rFonts w:ascii="Times New Roman" w:eastAsia="Times New Roman" w:hAnsi="Times New Roman"/>
          <w:snapToGrid w:val="0"/>
          <w:kern w:val="28"/>
          <w:sz w:val="24"/>
          <w:szCs w:val="24"/>
          <w:lang w:eastAsia="hu-HU"/>
        </w:rPr>
        <w:t>ában</w:t>
      </w:r>
      <w:commentRangeEnd w:id="16"/>
      <w:r w:rsidRPr="001455E9">
        <w:rPr>
          <w:rStyle w:val="CommentReference"/>
          <w:rFonts w:ascii="Times New Roman" w:eastAsia="Times New Roman" w:hAnsi="Times New Roman"/>
          <w:snapToGrid w:val="0"/>
          <w:kern w:val="28"/>
          <w:sz w:val="24"/>
          <w:szCs w:val="24"/>
          <w:lang w:eastAsia="hu-HU"/>
        </w:rPr>
        <w:commentReference w:id="16"/>
      </w:r>
      <w:commentRangeEnd w:id="17"/>
      <w:r w:rsidRPr="001455E9">
        <w:rPr>
          <w:rStyle w:val="CommentReference"/>
          <w:rFonts w:ascii="Times New Roman" w:eastAsia="Times New Roman" w:hAnsi="Times New Roman"/>
          <w:snapToGrid w:val="0"/>
          <w:kern w:val="28"/>
          <w:sz w:val="24"/>
          <w:szCs w:val="24"/>
          <w:lang w:eastAsia="hu-HU"/>
        </w:rPr>
        <w:commentReference w:id="17"/>
      </w:r>
      <w:r w:rsidRPr="001455E9">
        <w:rPr>
          <w:rFonts w:ascii="Times New Roman" w:eastAsia="Times New Roman" w:hAnsi="Times New Roman"/>
          <w:snapToGrid w:val="0"/>
          <w:kern w:val="28"/>
          <w:sz w:val="24"/>
          <w:szCs w:val="24"/>
          <w:lang w:eastAsia="hu-HU"/>
        </w:rPr>
        <w:t xml:space="preserve"> meghatározott módon kell kiállítani.</w:t>
      </w:r>
    </w:p>
    <w:p w14:paraId="7E81D38E" w14:textId="77777777" w:rsidR="00CA53D8" w:rsidRDefault="00CA53D8" w:rsidP="0030397F">
      <w:pPr>
        <w:spacing w:after="0" w:line="240" w:lineRule="auto"/>
        <w:jc w:val="both"/>
        <w:outlineLvl w:val="0"/>
        <w:rPr>
          <w:rFonts w:ascii="Times New Roman" w:eastAsia="Times New Roman" w:hAnsi="Times New Roman"/>
          <w:snapToGrid w:val="0"/>
          <w:kern w:val="28"/>
          <w:sz w:val="24"/>
          <w:szCs w:val="24"/>
          <w:lang w:eastAsia="hu-HU"/>
        </w:rPr>
      </w:pPr>
    </w:p>
    <w:p w14:paraId="1A410833" w14:textId="0E55DAF9" w:rsidR="0030397F" w:rsidRPr="00DF61C9" w:rsidRDefault="0030397F" w:rsidP="0030397F">
      <w:pPr>
        <w:spacing w:after="0" w:line="240" w:lineRule="auto"/>
        <w:jc w:val="both"/>
        <w:outlineLvl w:val="0"/>
        <w:rPr>
          <w:rFonts w:ascii="Times New Roman" w:eastAsia="Times New Roman" w:hAnsi="Times New Roman"/>
          <w:snapToGrid w:val="0"/>
          <w:kern w:val="28"/>
          <w:sz w:val="24"/>
          <w:szCs w:val="24"/>
          <w:lang w:eastAsia="hu-HU"/>
        </w:rPr>
      </w:pPr>
      <w:r>
        <w:rPr>
          <w:rFonts w:ascii="Times New Roman" w:eastAsia="Times New Roman" w:hAnsi="Times New Roman"/>
          <w:snapToGrid w:val="0"/>
          <w:kern w:val="28"/>
          <w:sz w:val="24"/>
          <w:szCs w:val="24"/>
          <w:lang w:eastAsia="hu-HU"/>
        </w:rPr>
        <w:t>A számlát</w:t>
      </w:r>
      <w:r w:rsidRPr="00DF61C9">
        <w:rPr>
          <w:rFonts w:ascii="Times New Roman" w:eastAsia="Times New Roman" w:hAnsi="Times New Roman"/>
          <w:snapToGrid w:val="0"/>
          <w:kern w:val="28"/>
          <w:sz w:val="24"/>
          <w:szCs w:val="24"/>
          <w:lang w:eastAsia="hu-HU"/>
        </w:rPr>
        <w:t xml:space="preserve"> 1 példányban kell kiállítani az MVMI Zrt. nevére</w:t>
      </w:r>
      <w:r>
        <w:rPr>
          <w:rFonts w:ascii="Times New Roman" w:eastAsia="Times New Roman" w:hAnsi="Times New Roman"/>
          <w:snapToGrid w:val="0"/>
          <w:kern w:val="28"/>
          <w:sz w:val="24"/>
          <w:szCs w:val="24"/>
          <w:lang w:eastAsia="hu-HU"/>
        </w:rPr>
        <w:t xml:space="preserve"> és címére</w:t>
      </w:r>
      <w:r w:rsidRPr="00DF61C9">
        <w:rPr>
          <w:rFonts w:ascii="Times New Roman" w:eastAsia="Times New Roman" w:hAnsi="Times New Roman"/>
          <w:snapToGrid w:val="0"/>
          <w:kern w:val="28"/>
          <w:sz w:val="24"/>
          <w:szCs w:val="24"/>
          <w:lang w:eastAsia="hu-HU"/>
        </w:rPr>
        <w:t xml:space="preserve">, de az MVM </w:t>
      </w:r>
      <w:r>
        <w:rPr>
          <w:rFonts w:ascii="Times New Roman" w:eastAsia="Times New Roman" w:hAnsi="Times New Roman"/>
          <w:snapToGrid w:val="0"/>
          <w:kern w:val="28"/>
          <w:sz w:val="24"/>
          <w:szCs w:val="24"/>
          <w:lang w:eastAsia="hu-HU"/>
        </w:rPr>
        <w:t xml:space="preserve">Services </w:t>
      </w:r>
      <w:r w:rsidRPr="00DF61C9">
        <w:rPr>
          <w:rFonts w:ascii="Times New Roman" w:eastAsia="Times New Roman" w:hAnsi="Times New Roman"/>
          <w:snapToGrid w:val="0"/>
          <w:kern w:val="28"/>
          <w:sz w:val="24"/>
          <w:szCs w:val="24"/>
          <w:lang w:eastAsia="hu-HU"/>
        </w:rPr>
        <w:t xml:space="preserve">Zrt. </w:t>
      </w:r>
      <w:r>
        <w:rPr>
          <w:rFonts w:ascii="Times New Roman" w:eastAsia="Times New Roman" w:hAnsi="Times New Roman"/>
          <w:snapToGrid w:val="0"/>
          <w:kern w:val="28"/>
          <w:sz w:val="24"/>
          <w:szCs w:val="24"/>
          <w:lang w:eastAsia="hu-HU"/>
        </w:rPr>
        <w:t>posta</w:t>
      </w:r>
      <w:r w:rsidRPr="00DF61C9">
        <w:rPr>
          <w:rFonts w:ascii="Times New Roman" w:eastAsia="Times New Roman" w:hAnsi="Times New Roman"/>
          <w:snapToGrid w:val="0"/>
          <w:kern w:val="28"/>
          <w:sz w:val="24"/>
          <w:szCs w:val="24"/>
          <w:lang w:eastAsia="hu-HU"/>
        </w:rPr>
        <w:t xml:space="preserve">címre </w:t>
      </w:r>
      <w:r>
        <w:rPr>
          <w:rFonts w:ascii="Times New Roman" w:eastAsia="Times New Roman" w:hAnsi="Times New Roman"/>
          <w:snapToGrid w:val="0"/>
          <w:kern w:val="28"/>
          <w:sz w:val="24"/>
          <w:szCs w:val="24"/>
          <w:lang w:eastAsia="hu-HU"/>
        </w:rPr>
        <w:t>vagy elektronikus</w:t>
      </w:r>
      <w:r w:rsidR="00A219E8">
        <w:rPr>
          <w:rFonts w:ascii="Times New Roman" w:eastAsia="Times New Roman" w:hAnsi="Times New Roman"/>
          <w:snapToGrid w:val="0"/>
          <w:kern w:val="28"/>
          <w:sz w:val="24"/>
          <w:szCs w:val="24"/>
          <w:lang w:eastAsia="hu-HU"/>
        </w:rPr>
        <w:t xml:space="preserve"> </w:t>
      </w:r>
      <w:r>
        <w:rPr>
          <w:rFonts w:ascii="Times New Roman" w:eastAsia="Times New Roman" w:hAnsi="Times New Roman"/>
          <w:color w:val="000000"/>
          <w:lang w:eastAsia="hu-HU"/>
        </w:rPr>
        <w:t xml:space="preserve">címre </w:t>
      </w:r>
      <w:r w:rsidRPr="00DF61C9">
        <w:rPr>
          <w:rFonts w:ascii="Times New Roman" w:eastAsia="Times New Roman" w:hAnsi="Times New Roman"/>
          <w:snapToGrid w:val="0"/>
          <w:kern w:val="28"/>
          <w:sz w:val="24"/>
          <w:szCs w:val="24"/>
          <w:lang w:eastAsia="hu-HU"/>
        </w:rPr>
        <w:t>kell küldeni,</w:t>
      </w:r>
      <w:r>
        <w:rPr>
          <w:rFonts w:ascii="Times New Roman" w:eastAsia="Times New Roman" w:hAnsi="Times New Roman"/>
          <w:snapToGrid w:val="0"/>
          <w:kern w:val="28"/>
          <w:sz w:val="24"/>
          <w:szCs w:val="24"/>
          <w:lang w:eastAsia="hu-HU"/>
        </w:rPr>
        <w:t xml:space="preserve"> mindkét esetben</w:t>
      </w:r>
      <w:r w:rsidRPr="00DF61C9">
        <w:rPr>
          <w:rFonts w:ascii="Times New Roman" w:eastAsia="Times New Roman" w:hAnsi="Times New Roman"/>
          <w:snapToGrid w:val="0"/>
          <w:kern w:val="28"/>
          <w:sz w:val="24"/>
          <w:szCs w:val="24"/>
          <w:lang w:eastAsia="hu-HU"/>
        </w:rPr>
        <w:t xml:space="preserve"> mellékelve a Megrendelő képviselője által cégszerűen aláírt SAP teljesítésigazolást</w:t>
      </w:r>
      <w:r w:rsidRPr="00AF4452">
        <w:rPr>
          <w:rFonts w:ascii="Times New Roman" w:hAnsi="Times New Roman"/>
          <w:sz w:val="24"/>
          <w:szCs w:val="24"/>
        </w:rPr>
        <w:t>, mely kiállításának előfeltétele a Vállalkozó által a teljesítést követően kiállított</w:t>
      </w:r>
      <w:r>
        <w:rPr>
          <w:rFonts w:ascii="Times New Roman" w:hAnsi="Times New Roman"/>
          <w:sz w:val="24"/>
          <w:szCs w:val="24"/>
        </w:rPr>
        <w:t>, jelen szerződés</w:t>
      </w:r>
      <w:r w:rsidRPr="00AF4452">
        <w:rPr>
          <w:rFonts w:ascii="Times New Roman" w:hAnsi="Times New Roman"/>
          <w:sz w:val="24"/>
          <w:szCs w:val="24"/>
        </w:rPr>
        <w:t xml:space="preserve"> </w:t>
      </w:r>
      <w:r>
        <w:rPr>
          <w:rFonts w:ascii="Times New Roman" w:hAnsi="Times New Roman"/>
          <w:sz w:val="24"/>
          <w:szCs w:val="24"/>
        </w:rPr>
        <w:t>2</w:t>
      </w:r>
      <w:r w:rsidRPr="00AF4452">
        <w:rPr>
          <w:rFonts w:ascii="Times New Roman" w:hAnsi="Times New Roman"/>
          <w:sz w:val="24"/>
          <w:szCs w:val="24"/>
        </w:rPr>
        <w:t>. sz. melléklet</w:t>
      </w:r>
      <w:r>
        <w:rPr>
          <w:rFonts w:ascii="Times New Roman" w:hAnsi="Times New Roman"/>
          <w:sz w:val="24"/>
          <w:szCs w:val="24"/>
        </w:rPr>
        <w:t>e</w:t>
      </w:r>
      <w:r w:rsidRPr="00AF4452">
        <w:rPr>
          <w:rFonts w:ascii="Times New Roman" w:hAnsi="Times New Roman"/>
          <w:sz w:val="24"/>
          <w:szCs w:val="24"/>
        </w:rPr>
        <w:t xml:space="preserve"> szerinti teljesítésigazoláson a Megrendelő által visszaigazolt teljesítés.</w:t>
      </w:r>
    </w:p>
    <w:p w14:paraId="4BE45C2D" w14:textId="77777777" w:rsidR="0030397F" w:rsidRPr="00FC0243" w:rsidRDefault="0030397F" w:rsidP="0030397F">
      <w:pPr>
        <w:spacing w:after="0" w:line="240" w:lineRule="auto"/>
        <w:jc w:val="both"/>
        <w:outlineLvl w:val="0"/>
        <w:rPr>
          <w:rFonts w:ascii="Times New Roman" w:eastAsia="Times New Roman" w:hAnsi="Times New Roman"/>
          <w:snapToGrid w:val="0"/>
          <w:kern w:val="28"/>
          <w:sz w:val="24"/>
          <w:szCs w:val="24"/>
          <w:lang w:eastAsia="hu-HU"/>
        </w:rPr>
      </w:pPr>
      <w:r w:rsidRPr="00FC0243">
        <w:rPr>
          <w:rFonts w:ascii="Times New Roman" w:eastAsia="Times New Roman" w:hAnsi="Times New Roman"/>
          <w:snapToGrid w:val="0"/>
          <w:kern w:val="28"/>
          <w:sz w:val="24"/>
          <w:szCs w:val="24"/>
          <w:lang w:val="x-none" w:eastAsia="hu-HU"/>
        </w:rPr>
        <w:t xml:space="preserve">A teljesítést követően benyújtott számla </w:t>
      </w:r>
      <w:r w:rsidRPr="00FC0243">
        <w:rPr>
          <w:rFonts w:ascii="Times New Roman" w:eastAsia="Times New Roman" w:hAnsi="Times New Roman"/>
          <w:snapToGrid w:val="0"/>
          <w:kern w:val="28"/>
          <w:sz w:val="24"/>
          <w:szCs w:val="24"/>
          <w:lang w:eastAsia="hu-HU"/>
        </w:rPr>
        <w:t>HUF</w:t>
      </w:r>
      <w:r w:rsidRPr="00FC0243">
        <w:rPr>
          <w:rFonts w:ascii="Times New Roman" w:eastAsia="Times New Roman" w:hAnsi="Times New Roman"/>
          <w:snapToGrid w:val="0"/>
          <w:kern w:val="28"/>
          <w:sz w:val="24"/>
          <w:szCs w:val="24"/>
          <w:lang w:val="x-none" w:eastAsia="hu-HU"/>
        </w:rPr>
        <w:t xml:space="preserve">-ban kerül </w:t>
      </w:r>
      <w:r w:rsidRPr="00FC0243">
        <w:rPr>
          <w:rFonts w:ascii="Times New Roman" w:eastAsia="Times New Roman" w:hAnsi="Times New Roman"/>
          <w:snapToGrid w:val="0"/>
          <w:kern w:val="28"/>
          <w:sz w:val="24"/>
          <w:szCs w:val="24"/>
          <w:lang w:eastAsia="hu-HU"/>
        </w:rPr>
        <w:t xml:space="preserve">kiállításra és </w:t>
      </w:r>
      <w:r w:rsidRPr="00FC0243">
        <w:rPr>
          <w:rFonts w:ascii="Times New Roman" w:eastAsia="Times New Roman" w:hAnsi="Times New Roman"/>
          <w:snapToGrid w:val="0"/>
          <w:kern w:val="28"/>
          <w:sz w:val="24"/>
          <w:szCs w:val="24"/>
          <w:lang w:val="x-none" w:eastAsia="hu-HU"/>
        </w:rPr>
        <w:t>elszámolásra</w:t>
      </w:r>
      <w:r w:rsidRPr="00FC0243">
        <w:rPr>
          <w:rFonts w:ascii="Times New Roman" w:eastAsia="Times New Roman" w:hAnsi="Times New Roman"/>
          <w:snapToGrid w:val="0"/>
          <w:kern w:val="28"/>
          <w:sz w:val="24"/>
          <w:szCs w:val="24"/>
          <w:lang w:eastAsia="hu-HU"/>
        </w:rPr>
        <w:t>.</w:t>
      </w:r>
    </w:p>
    <w:p w14:paraId="12B10769" w14:textId="77777777" w:rsidR="0030397F" w:rsidRDefault="0030397F" w:rsidP="0030397F">
      <w:pPr>
        <w:spacing w:after="0" w:line="240" w:lineRule="auto"/>
        <w:jc w:val="both"/>
        <w:outlineLvl w:val="0"/>
        <w:rPr>
          <w:rFonts w:ascii="Times New Roman" w:eastAsia="Times New Roman" w:hAnsi="Times New Roman"/>
          <w:bCs/>
          <w:iCs/>
          <w:snapToGrid w:val="0"/>
          <w:kern w:val="28"/>
          <w:sz w:val="24"/>
          <w:szCs w:val="24"/>
          <w:lang w:eastAsia="hu-HU"/>
        </w:rPr>
      </w:pPr>
      <w:r w:rsidRPr="00AF4452">
        <w:rPr>
          <w:rFonts w:ascii="Times New Roman" w:eastAsia="Times New Roman" w:hAnsi="Times New Roman"/>
          <w:bCs/>
          <w:iCs/>
          <w:snapToGrid w:val="0"/>
          <w:kern w:val="28"/>
          <w:sz w:val="24"/>
          <w:szCs w:val="24"/>
          <w:lang w:eastAsia="hu-HU"/>
        </w:rPr>
        <w:t>A fizetési feltételek</w:t>
      </w:r>
      <w:r>
        <w:rPr>
          <w:rFonts w:ascii="Times New Roman" w:eastAsia="Times New Roman" w:hAnsi="Times New Roman"/>
          <w:bCs/>
          <w:iCs/>
          <w:snapToGrid w:val="0"/>
          <w:kern w:val="28"/>
          <w:sz w:val="24"/>
          <w:szCs w:val="24"/>
          <w:lang w:eastAsia="hu-HU"/>
        </w:rPr>
        <w:t>et</w:t>
      </w:r>
      <w:r w:rsidRPr="00AF4452">
        <w:rPr>
          <w:rFonts w:ascii="Times New Roman" w:eastAsia="Times New Roman" w:hAnsi="Times New Roman"/>
          <w:bCs/>
          <w:iCs/>
          <w:snapToGrid w:val="0"/>
          <w:kern w:val="28"/>
          <w:sz w:val="24"/>
          <w:szCs w:val="24"/>
          <w:lang w:eastAsia="hu-HU"/>
        </w:rPr>
        <w:t xml:space="preserve"> és számla kiállítás további részleteit az ÁSZF 5. </w:t>
      </w:r>
      <w:r>
        <w:rPr>
          <w:rFonts w:ascii="Times New Roman" w:eastAsia="Times New Roman" w:hAnsi="Times New Roman"/>
          <w:bCs/>
          <w:iCs/>
          <w:snapToGrid w:val="0"/>
          <w:kern w:val="28"/>
          <w:sz w:val="24"/>
          <w:szCs w:val="24"/>
          <w:lang w:eastAsia="hu-HU"/>
        </w:rPr>
        <w:t>pontja</w:t>
      </w:r>
      <w:r w:rsidRPr="00AF4452">
        <w:rPr>
          <w:rFonts w:ascii="Times New Roman" w:eastAsia="Times New Roman" w:hAnsi="Times New Roman"/>
          <w:bCs/>
          <w:iCs/>
          <w:snapToGrid w:val="0"/>
          <w:kern w:val="28"/>
          <w:sz w:val="24"/>
          <w:szCs w:val="24"/>
          <w:lang w:eastAsia="hu-HU"/>
        </w:rPr>
        <w:t xml:space="preserve"> tartalmazza.</w:t>
      </w:r>
    </w:p>
    <w:p w14:paraId="2C76118D" w14:textId="77777777" w:rsidR="0030397F" w:rsidRDefault="0030397F" w:rsidP="0030397F">
      <w:pPr>
        <w:spacing w:after="0" w:line="240" w:lineRule="auto"/>
        <w:jc w:val="both"/>
        <w:outlineLvl w:val="0"/>
        <w:rPr>
          <w:rFonts w:ascii="Times New Roman" w:eastAsia="Times New Roman" w:hAnsi="Times New Roman"/>
          <w:bCs/>
          <w:iCs/>
          <w:snapToGrid w:val="0"/>
          <w:kern w:val="28"/>
          <w:sz w:val="24"/>
          <w:szCs w:val="24"/>
          <w:lang w:eastAsia="hu-HU"/>
        </w:rPr>
      </w:pPr>
    </w:p>
    <w:p w14:paraId="66626109" w14:textId="591DC6A2" w:rsidR="0030397F" w:rsidRPr="00035816" w:rsidRDefault="0030397F" w:rsidP="0030397F">
      <w:pPr>
        <w:numPr>
          <w:ilvl w:val="0"/>
          <w:numId w:val="1"/>
        </w:numPr>
        <w:tabs>
          <w:tab w:val="num" w:pos="432"/>
        </w:tabs>
        <w:spacing w:before="120" w:after="0" w:line="240" w:lineRule="auto"/>
        <w:ind w:left="432" w:hanging="432"/>
        <w:jc w:val="both"/>
        <w:outlineLvl w:val="0"/>
        <w:rPr>
          <w:rFonts w:ascii="Times New Roman" w:hAnsi="Times New Roman"/>
          <w:b/>
          <w:noProof/>
          <w:sz w:val="24"/>
          <w:szCs w:val="24"/>
          <w:lang w:eastAsia="hu-HU"/>
        </w:rPr>
      </w:pPr>
      <w:bookmarkStart w:id="18" w:name="_Toc255370458"/>
      <w:r w:rsidRPr="008E0F8F">
        <w:rPr>
          <w:rFonts w:ascii="Times New Roman" w:hAnsi="Times New Roman"/>
          <w:b/>
          <w:noProof/>
          <w:sz w:val="24"/>
          <w:szCs w:val="24"/>
          <w:lang w:eastAsia="hu-HU"/>
        </w:rPr>
        <w:t>Teljesítés</w:t>
      </w:r>
      <w:bookmarkEnd w:id="18"/>
      <w:r w:rsidRPr="008E0F8F">
        <w:rPr>
          <w:rFonts w:ascii="Times New Roman" w:hAnsi="Times New Roman"/>
          <w:b/>
          <w:noProof/>
          <w:sz w:val="24"/>
          <w:szCs w:val="24"/>
          <w:lang w:eastAsia="hu-HU"/>
        </w:rPr>
        <w:t xml:space="preserve"> módja:</w:t>
      </w:r>
    </w:p>
    <w:p w14:paraId="7108186D" w14:textId="77777777" w:rsidR="0030397F" w:rsidRPr="00DF61C9" w:rsidRDefault="0030397F" w:rsidP="0030397F">
      <w:pPr>
        <w:spacing w:after="0" w:line="240" w:lineRule="auto"/>
        <w:jc w:val="both"/>
        <w:outlineLvl w:val="0"/>
        <w:rPr>
          <w:rFonts w:ascii="Times New Roman" w:eastAsia="Times New Roman" w:hAnsi="Times New Roman"/>
          <w:snapToGrid w:val="0"/>
          <w:kern w:val="28"/>
          <w:sz w:val="24"/>
          <w:szCs w:val="24"/>
          <w:lang w:eastAsia="hu-HU"/>
        </w:rPr>
      </w:pPr>
    </w:p>
    <w:p w14:paraId="6D42FCF2" w14:textId="0A28842E" w:rsidR="00572A1D" w:rsidRPr="00EC6525" w:rsidRDefault="00572A1D" w:rsidP="00572A1D">
      <w:pPr>
        <w:spacing w:after="0" w:line="240" w:lineRule="auto"/>
        <w:jc w:val="both"/>
        <w:outlineLvl w:val="0"/>
        <w:rPr>
          <w:rFonts w:ascii="Times New Roman" w:eastAsia="Times New Roman" w:hAnsi="Times New Roman"/>
          <w:snapToGrid w:val="0"/>
          <w:kern w:val="28"/>
          <w:sz w:val="24"/>
          <w:szCs w:val="24"/>
          <w:u w:val="single"/>
          <w:lang w:eastAsia="hu-HU"/>
        </w:rPr>
      </w:pPr>
      <w:r w:rsidRPr="00EC6525">
        <w:rPr>
          <w:rFonts w:ascii="Times New Roman" w:eastAsia="Times New Roman" w:hAnsi="Times New Roman"/>
          <w:snapToGrid w:val="0"/>
          <w:kern w:val="28"/>
          <w:sz w:val="24"/>
          <w:szCs w:val="24"/>
          <w:u w:val="single"/>
          <w:lang w:eastAsia="hu-HU"/>
        </w:rPr>
        <w:t xml:space="preserve">A </w:t>
      </w:r>
      <w:ins w:id="19" w:author="Miklós Nándor" w:date="2026-04-14T11:11:00Z" w16du:dateUtc="2026-04-14T09:11:00Z">
        <w:r w:rsidR="00A50459">
          <w:rPr>
            <w:rFonts w:ascii="Times New Roman" w:eastAsia="Times New Roman" w:hAnsi="Times New Roman"/>
            <w:snapToGrid w:val="0"/>
            <w:kern w:val="28"/>
            <w:sz w:val="24"/>
            <w:szCs w:val="24"/>
            <w:u w:val="single"/>
            <w:lang w:eastAsia="hu-HU"/>
          </w:rPr>
          <w:t>7</w:t>
        </w:r>
      </w:ins>
      <w:del w:id="20" w:author="Miklós Nándor" w:date="2026-04-14T11:11:00Z" w16du:dateUtc="2026-04-14T09:11:00Z">
        <w:r w:rsidRPr="00EC6525" w:rsidDel="00A50459">
          <w:rPr>
            <w:rFonts w:ascii="Times New Roman" w:eastAsia="Times New Roman" w:hAnsi="Times New Roman"/>
            <w:snapToGrid w:val="0"/>
            <w:kern w:val="28"/>
            <w:sz w:val="24"/>
            <w:szCs w:val="24"/>
            <w:u w:val="single"/>
            <w:lang w:eastAsia="hu-HU"/>
          </w:rPr>
          <w:delText>6</w:delText>
        </w:r>
      </w:del>
      <w:r w:rsidRPr="00EC6525">
        <w:rPr>
          <w:rFonts w:ascii="Times New Roman" w:eastAsia="Times New Roman" w:hAnsi="Times New Roman"/>
          <w:snapToGrid w:val="0"/>
          <w:kern w:val="28"/>
          <w:sz w:val="24"/>
          <w:szCs w:val="24"/>
          <w:u w:val="single"/>
          <w:lang w:eastAsia="hu-HU"/>
        </w:rPr>
        <w:t xml:space="preserve">.1. pont szerinti havidíjban meghatározott support/üzemeltetési feladatok esetében: </w:t>
      </w:r>
    </w:p>
    <w:p w14:paraId="6C00B735" w14:textId="16C66CEF" w:rsidR="0030397F" w:rsidRPr="00DF61C9" w:rsidRDefault="0030397F" w:rsidP="0030397F">
      <w:pPr>
        <w:spacing w:after="0" w:line="240" w:lineRule="auto"/>
        <w:jc w:val="both"/>
        <w:outlineLvl w:val="0"/>
        <w:rPr>
          <w:rFonts w:ascii="Times New Roman" w:eastAsia="Times New Roman" w:hAnsi="Times New Roman"/>
          <w:snapToGrid w:val="0"/>
          <w:kern w:val="28"/>
          <w:sz w:val="24"/>
          <w:szCs w:val="24"/>
          <w:lang w:eastAsia="hu-HU"/>
        </w:rPr>
      </w:pPr>
      <w:r w:rsidRPr="00DF61C9">
        <w:rPr>
          <w:rFonts w:ascii="Times New Roman" w:eastAsia="Times New Roman" w:hAnsi="Times New Roman"/>
          <w:snapToGrid w:val="0"/>
          <w:kern w:val="28"/>
          <w:sz w:val="24"/>
          <w:szCs w:val="24"/>
          <w:lang w:eastAsia="hu-HU"/>
        </w:rPr>
        <w:t xml:space="preserve">Vállalkozó a feladatát Megrendelővel egyeztetett módon, </w:t>
      </w:r>
      <w:r>
        <w:rPr>
          <w:rFonts w:ascii="Times New Roman" w:eastAsia="Times New Roman" w:hAnsi="Times New Roman"/>
          <w:snapToGrid w:val="0"/>
          <w:kern w:val="28"/>
          <w:sz w:val="24"/>
          <w:szCs w:val="24"/>
          <w:lang w:eastAsia="hu-HU"/>
        </w:rPr>
        <w:t xml:space="preserve">- </w:t>
      </w:r>
      <w:r w:rsidRPr="00DF61C9">
        <w:rPr>
          <w:rFonts w:ascii="Times New Roman" w:eastAsia="Times New Roman" w:hAnsi="Times New Roman"/>
          <w:snapToGrid w:val="0"/>
          <w:kern w:val="28"/>
          <w:sz w:val="24"/>
          <w:szCs w:val="24"/>
          <w:lang w:eastAsia="hu-HU"/>
        </w:rPr>
        <w:t xml:space="preserve">amennyiben a Megrendelő azt kifejezetten igényli </w:t>
      </w:r>
      <w:r>
        <w:rPr>
          <w:rFonts w:ascii="Times New Roman" w:eastAsia="Times New Roman" w:hAnsi="Times New Roman"/>
          <w:snapToGrid w:val="0"/>
          <w:kern w:val="28"/>
          <w:sz w:val="24"/>
          <w:szCs w:val="24"/>
          <w:lang w:eastAsia="hu-HU"/>
        </w:rPr>
        <w:t xml:space="preserve">- </w:t>
      </w:r>
      <w:r w:rsidRPr="00DF61C9">
        <w:rPr>
          <w:rFonts w:ascii="Times New Roman" w:eastAsia="Times New Roman" w:hAnsi="Times New Roman"/>
          <w:snapToGrid w:val="0"/>
          <w:kern w:val="28"/>
          <w:sz w:val="24"/>
          <w:szCs w:val="24"/>
          <w:lang w:eastAsia="hu-HU"/>
        </w:rPr>
        <w:t>dokumentumok (jelentések, elemzések, javaslatok) átadásával, személyesen, szóbeli konzultációkkal, írásos dokumentumok szóbeli és írásos értékelésével, az egyeztetéseken, tárgyalásokon való aktív részvétellel teljesíti.</w:t>
      </w:r>
      <w:r w:rsidR="00572A1D" w:rsidRPr="00572A1D">
        <w:t xml:space="preserve"> </w:t>
      </w:r>
      <w:r w:rsidR="00572A1D" w:rsidRPr="00572A1D">
        <w:rPr>
          <w:rFonts w:ascii="Times New Roman" w:eastAsia="Times New Roman" w:hAnsi="Times New Roman"/>
          <w:snapToGrid w:val="0"/>
          <w:kern w:val="28"/>
          <w:sz w:val="24"/>
          <w:szCs w:val="24"/>
          <w:lang w:eastAsia="hu-HU"/>
        </w:rPr>
        <w:t>A teljesítés vállalkozói jelentés alapján történik. Vállalkozó a szerződésben vállalt feladatairól havonta összesítést és összefoglalót készít, melyben részletesen rögzítésre kerül, hogy az adott időszak alatt Vállalkozó milyen feladatokat lát el.</w:t>
      </w:r>
    </w:p>
    <w:p w14:paraId="089BF281" w14:textId="08108D81" w:rsidR="00572A1D" w:rsidRPr="00E05D62" w:rsidRDefault="00572A1D" w:rsidP="00572A1D">
      <w:pPr>
        <w:spacing w:after="0" w:line="240" w:lineRule="auto"/>
        <w:jc w:val="both"/>
        <w:outlineLvl w:val="0"/>
        <w:rPr>
          <w:rFonts w:ascii="Times New Roman" w:eastAsia="Times New Roman" w:hAnsi="Times New Roman"/>
          <w:snapToGrid w:val="0"/>
          <w:kern w:val="28"/>
          <w:sz w:val="24"/>
          <w:szCs w:val="24"/>
          <w:u w:val="single"/>
          <w:lang w:eastAsia="hu-HU"/>
        </w:rPr>
      </w:pPr>
      <w:r w:rsidRPr="00EC6525">
        <w:rPr>
          <w:rFonts w:ascii="Times New Roman" w:eastAsia="Times New Roman" w:hAnsi="Times New Roman"/>
          <w:snapToGrid w:val="0"/>
          <w:kern w:val="28"/>
          <w:sz w:val="24"/>
          <w:szCs w:val="24"/>
          <w:u w:val="single"/>
          <w:lang w:eastAsia="hu-HU"/>
        </w:rPr>
        <w:t xml:space="preserve">A </w:t>
      </w:r>
      <w:ins w:id="21" w:author="Miklós Nándor" w:date="2026-04-14T11:11:00Z" w16du:dateUtc="2026-04-14T09:11:00Z">
        <w:r w:rsidR="00A50459">
          <w:rPr>
            <w:rFonts w:ascii="Times New Roman" w:eastAsia="Times New Roman" w:hAnsi="Times New Roman"/>
            <w:snapToGrid w:val="0"/>
            <w:kern w:val="28"/>
            <w:sz w:val="24"/>
            <w:szCs w:val="24"/>
            <w:u w:val="single"/>
            <w:lang w:eastAsia="hu-HU"/>
          </w:rPr>
          <w:t>7</w:t>
        </w:r>
      </w:ins>
      <w:del w:id="22" w:author="Miklós Nándor" w:date="2026-04-14T11:11:00Z" w16du:dateUtc="2026-04-14T09:11:00Z">
        <w:r w:rsidRPr="00EC6525" w:rsidDel="00A50459">
          <w:rPr>
            <w:rFonts w:ascii="Times New Roman" w:eastAsia="Times New Roman" w:hAnsi="Times New Roman"/>
            <w:snapToGrid w:val="0"/>
            <w:kern w:val="28"/>
            <w:sz w:val="24"/>
            <w:szCs w:val="24"/>
            <w:u w:val="single"/>
            <w:lang w:eastAsia="hu-HU"/>
          </w:rPr>
          <w:delText>6</w:delText>
        </w:r>
      </w:del>
      <w:r w:rsidRPr="00EC6525">
        <w:rPr>
          <w:rFonts w:ascii="Times New Roman" w:eastAsia="Times New Roman" w:hAnsi="Times New Roman"/>
          <w:snapToGrid w:val="0"/>
          <w:kern w:val="28"/>
          <w:sz w:val="24"/>
          <w:szCs w:val="24"/>
          <w:u w:val="single"/>
          <w:lang w:eastAsia="hu-HU"/>
        </w:rPr>
        <w:t>.2. pont szerinti eseti üzem</w:t>
      </w:r>
      <w:r w:rsidRPr="00E05D62">
        <w:rPr>
          <w:rFonts w:ascii="Times New Roman" w:eastAsia="Times New Roman" w:hAnsi="Times New Roman"/>
          <w:snapToGrid w:val="0"/>
          <w:kern w:val="28"/>
          <w:sz w:val="24"/>
          <w:szCs w:val="24"/>
          <w:u w:val="single"/>
          <w:lang w:eastAsia="hu-HU"/>
        </w:rPr>
        <w:t>el</w:t>
      </w:r>
      <w:r w:rsidRPr="00EC6525">
        <w:rPr>
          <w:rFonts w:ascii="Times New Roman" w:eastAsia="Times New Roman" w:hAnsi="Times New Roman"/>
          <w:snapToGrid w:val="0"/>
          <w:kern w:val="28"/>
          <w:sz w:val="24"/>
          <w:szCs w:val="24"/>
          <w:u w:val="single"/>
          <w:lang w:eastAsia="hu-HU"/>
        </w:rPr>
        <w:t>tetési, azaz Feladatkiadási lapon megrendelt feladatok esetében</w:t>
      </w:r>
      <w:r w:rsidRPr="00E05D62">
        <w:rPr>
          <w:rFonts w:ascii="Times New Roman" w:eastAsia="Times New Roman" w:hAnsi="Times New Roman"/>
          <w:snapToGrid w:val="0"/>
          <w:kern w:val="28"/>
          <w:sz w:val="24"/>
          <w:szCs w:val="24"/>
          <w:u w:val="single"/>
          <w:lang w:eastAsia="hu-HU"/>
        </w:rPr>
        <w:t xml:space="preserve">: </w:t>
      </w:r>
    </w:p>
    <w:p w14:paraId="4E19B8A0" w14:textId="76160722" w:rsidR="00572A1D" w:rsidRDefault="00572A1D" w:rsidP="00572A1D">
      <w:pPr>
        <w:spacing w:after="0" w:line="240" w:lineRule="auto"/>
        <w:jc w:val="both"/>
        <w:outlineLvl w:val="0"/>
        <w:rPr>
          <w:rFonts w:ascii="Times New Roman" w:eastAsia="Times New Roman" w:hAnsi="Times New Roman"/>
          <w:snapToGrid w:val="0"/>
          <w:kern w:val="28"/>
          <w:sz w:val="24"/>
          <w:szCs w:val="24"/>
          <w:lang w:eastAsia="hu-HU"/>
        </w:rPr>
      </w:pPr>
      <w:r w:rsidRPr="00572A1D">
        <w:rPr>
          <w:rFonts w:ascii="Times New Roman" w:eastAsia="Times New Roman" w:hAnsi="Times New Roman"/>
          <w:snapToGrid w:val="0"/>
          <w:kern w:val="28"/>
          <w:sz w:val="24"/>
          <w:szCs w:val="24"/>
          <w:lang w:eastAsia="hu-HU"/>
        </w:rPr>
        <w:t>Vállalkozó a jelen szerződésben meghatározott feladatokat a Megrendelő által meghatározott ütemezésben végzi el</w:t>
      </w:r>
      <w:r w:rsidRPr="00572A1D">
        <w:t xml:space="preserve"> </w:t>
      </w:r>
      <w:bookmarkStart w:id="23" w:name="_Hlk208556715"/>
      <w:r w:rsidRPr="00572A1D">
        <w:rPr>
          <w:rFonts w:ascii="Times New Roman" w:eastAsia="Times New Roman" w:hAnsi="Times New Roman"/>
          <w:snapToGrid w:val="0"/>
          <w:kern w:val="28"/>
          <w:sz w:val="24"/>
          <w:szCs w:val="24"/>
          <w:lang w:eastAsia="hu-HU"/>
        </w:rPr>
        <w:t xml:space="preserve">oly módon, hogy az egyes munkafázisok teljesítési határidejét a Feladatkiadási lapok tartalmazzák. </w:t>
      </w:r>
      <w:bookmarkEnd w:id="23"/>
    </w:p>
    <w:p w14:paraId="3EBB2D95" w14:textId="799E6F1E" w:rsidR="00572A1D" w:rsidRPr="00572A1D" w:rsidRDefault="00572A1D" w:rsidP="00572A1D">
      <w:pPr>
        <w:spacing w:after="0" w:line="240" w:lineRule="auto"/>
        <w:jc w:val="both"/>
        <w:outlineLvl w:val="0"/>
        <w:rPr>
          <w:rFonts w:ascii="Times New Roman" w:eastAsia="Times New Roman" w:hAnsi="Times New Roman"/>
          <w:snapToGrid w:val="0"/>
          <w:kern w:val="28"/>
          <w:sz w:val="24"/>
          <w:szCs w:val="24"/>
          <w:lang w:eastAsia="hu-HU"/>
        </w:rPr>
      </w:pPr>
      <w:r w:rsidRPr="00572A1D">
        <w:rPr>
          <w:rFonts w:ascii="Times New Roman" w:eastAsia="Times New Roman" w:hAnsi="Times New Roman"/>
          <w:snapToGrid w:val="0"/>
          <w:kern w:val="28"/>
          <w:sz w:val="24"/>
          <w:szCs w:val="24"/>
          <w:lang w:eastAsia="hu-HU"/>
        </w:rPr>
        <w:t>Megrendelő a kiadott feladat elvégzését a Vállalkozótól legkésőbb a munkavégzés megkezdését megelőző 2 nappal korábban, írásban (e-mailen) a feladat megnevezése és határidő megadásával rendeli meg. A prioritást a Megrendelő alkalmazásában álló, feladat megrendelésére jogosult munkavállaló határozza meg. Szerződő felek kijelentik, hogy a Megrendelő részéről feladat megrendelésére kizárólag a szakmai kapcsolattartó jogosult.</w:t>
      </w:r>
    </w:p>
    <w:p w14:paraId="33348C08" w14:textId="77777777" w:rsidR="00572A1D" w:rsidRDefault="00572A1D" w:rsidP="00572A1D">
      <w:pPr>
        <w:spacing w:after="0" w:line="240" w:lineRule="auto"/>
        <w:jc w:val="both"/>
        <w:outlineLvl w:val="0"/>
        <w:rPr>
          <w:rFonts w:ascii="Times New Roman" w:eastAsia="Times New Roman" w:hAnsi="Times New Roman"/>
          <w:snapToGrid w:val="0"/>
          <w:kern w:val="28"/>
          <w:sz w:val="24"/>
          <w:szCs w:val="24"/>
          <w:lang w:eastAsia="hu-HU"/>
        </w:rPr>
      </w:pPr>
      <w:r w:rsidRPr="00572A1D">
        <w:rPr>
          <w:rFonts w:ascii="Times New Roman" w:eastAsia="Times New Roman" w:hAnsi="Times New Roman"/>
          <w:snapToGrid w:val="0"/>
          <w:kern w:val="28"/>
          <w:sz w:val="24"/>
          <w:szCs w:val="24"/>
          <w:lang w:eastAsia="hu-HU"/>
        </w:rPr>
        <w:t>Vállalkozó a megrendelés kézhezvételét követően azonnal megkezdi a teljesítéshez szükséges előkészületeket és a feladat teljesítését a Megrendelő írásbeli felkérése kézhezvételétől számított legkésőbb 3 naptári napon belül, e-mailben visszaigazolja, megjelölve a feladatot ellátó szakértő nevét, szerepkörét, a feladat időigényét.</w:t>
      </w:r>
    </w:p>
    <w:p w14:paraId="667320FB" w14:textId="77777777" w:rsidR="0030397F" w:rsidRDefault="0030397F" w:rsidP="0030397F">
      <w:pPr>
        <w:spacing w:after="0" w:line="240" w:lineRule="auto"/>
        <w:jc w:val="both"/>
        <w:outlineLvl w:val="0"/>
        <w:rPr>
          <w:rFonts w:ascii="Times New Roman" w:eastAsia="Times New Roman" w:hAnsi="Times New Roman"/>
          <w:snapToGrid w:val="0"/>
          <w:kern w:val="28"/>
          <w:sz w:val="24"/>
          <w:szCs w:val="24"/>
          <w:lang w:eastAsia="hu-HU"/>
        </w:rPr>
      </w:pPr>
    </w:p>
    <w:p w14:paraId="69C52C00" w14:textId="0A8C7EFD" w:rsidR="0030397F" w:rsidRPr="00DF61C9" w:rsidRDefault="0030397F" w:rsidP="0030397F">
      <w:pPr>
        <w:spacing w:after="0" w:line="240" w:lineRule="auto"/>
        <w:jc w:val="both"/>
        <w:outlineLvl w:val="0"/>
        <w:rPr>
          <w:rFonts w:ascii="Times New Roman" w:eastAsia="Times New Roman" w:hAnsi="Times New Roman"/>
          <w:snapToGrid w:val="0"/>
          <w:kern w:val="28"/>
          <w:sz w:val="24"/>
          <w:szCs w:val="24"/>
          <w:lang w:eastAsia="hu-HU"/>
        </w:rPr>
      </w:pPr>
      <w:r w:rsidRPr="00DF61C9">
        <w:rPr>
          <w:rFonts w:ascii="Times New Roman" w:eastAsia="Times New Roman" w:hAnsi="Times New Roman"/>
          <w:snapToGrid w:val="0"/>
          <w:kern w:val="28"/>
          <w:sz w:val="24"/>
          <w:szCs w:val="24"/>
          <w:lang w:eastAsia="hu-HU"/>
        </w:rPr>
        <w:t xml:space="preserve">Abban az esetben, amennyiben </w:t>
      </w:r>
      <w:r>
        <w:rPr>
          <w:rFonts w:ascii="Times New Roman" w:eastAsia="Times New Roman" w:hAnsi="Times New Roman"/>
          <w:snapToGrid w:val="0"/>
          <w:kern w:val="28"/>
          <w:sz w:val="24"/>
          <w:szCs w:val="24"/>
          <w:lang w:eastAsia="hu-HU"/>
        </w:rPr>
        <w:t>egy adott</w:t>
      </w:r>
      <w:r w:rsidRPr="00DF61C9">
        <w:rPr>
          <w:rFonts w:ascii="Times New Roman" w:eastAsia="Times New Roman" w:hAnsi="Times New Roman"/>
          <w:snapToGrid w:val="0"/>
          <w:kern w:val="28"/>
          <w:sz w:val="24"/>
          <w:szCs w:val="24"/>
          <w:lang w:eastAsia="hu-HU"/>
        </w:rPr>
        <w:t xml:space="preserve"> feladat </w:t>
      </w:r>
      <w:r w:rsidRPr="0064362F">
        <w:rPr>
          <w:rFonts w:ascii="Times New Roman" w:eastAsia="Times New Roman" w:hAnsi="Times New Roman"/>
          <w:snapToGrid w:val="0"/>
          <w:kern w:val="28"/>
          <w:sz w:val="24"/>
          <w:szCs w:val="24"/>
          <w:lang w:eastAsia="hu-HU"/>
        </w:rPr>
        <w:t xml:space="preserve">gyártóhoz </w:t>
      </w:r>
      <w:r w:rsidR="00DE69D0" w:rsidRPr="0064362F">
        <w:rPr>
          <w:rFonts w:ascii="Times New Roman" w:eastAsia="Times New Roman" w:hAnsi="Times New Roman"/>
          <w:snapToGrid w:val="0"/>
          <w:kern w:val="28"/>
          <w:sz w:val="24"/>
          <w:szCs w:val="24"/>
          <w:lang w:eastAsia="hu-HU"/>
        </w:rPr>
        <w:t>(</w:t>
      </w:r>
      <w:r w:rsidR="00DE69D0">
        <w:rPr>
          <w:rFonts w:ascii="Times New Roman" w:eastAsia="Times New Roman" w:hAnsi="Times New Roman"/>
          <w:snapToGrid w:val="0"/>
          <w:kern w:val="28"/>
          <w:sz w:val="24"/>
          <w:szCs w:val="24"/>
          <w:lang w:eastAsia="hu-HU"/>
        </w:rPr>
        <w:t>Microsoft Magyarország)</w:t>
      </w:r>
      <w:r w:rsidR="00DE69D0" w:rsidRPr="0064362F">
        <w:rPr>
          <w:rFonts w:ascii="Times New Roman" w:eastAsia="Times New Roman" w:hAnsi="Times New Roman"/>
          <w:snapToGrid w:val="0"/>
          <w:kern w:val="28"/>
          <w:sz w:val="24"/>
          <w:szCs w:val="24"/>
          <w:lang w:eastAsia="hu-HU"/>
        </w:rPr>
        <w:t xml:space="preserve"> </w:t>
      </w:r>
      <w:r w:rsidRPr="0064362F">
        <w:rPr>
          <w:rFonts w:ascii="Times New Roman" w:eastAsia="Times New Roman" w:hAnsi="Times New Roman"/>
          <w:snapToGrid w:val="0"/>
          <w:kern w:val="28"/>
          <w:sz w:val="24"/>
          <w:szCs w:val="24"/>
          <w:lang w:eastAsia="hu-HU"/>
        </w:rPr>
        <w:t>történő</w:t>
      </w:r>
      <w:r w:rsidRPr="00DF61C9">
        <w:rPr>
          <w:rFonts w:ascii="Times New Roman" w:eastAsia="Times New Roman" w:hAnsi="Times New Roman"/>
          <w:snapToGrid w:val="0"/>
          <w:kern w:val="28"/>
          <w:sz w:val="24"/>
          <w:szCs w:val="24"/>
          <w:lang w:eastAsia="hu-HU"/>
        </w:rPr>
        <w:t xml:space="preserve"> eszkalációja szükséges, </w:t>
      </w:r>
      <w:commentRangeStart w:id="24"/>
      <w:r w:rsidRPr="00DF61C9">
        <w:rPr>
          <w:rFonts w:ascii="Times New Roman" w:eastAsia="Times New Roman" w:hAnsi="Times New Roman"/>
          <w:snapToGrid w:val="0"/>
          <w:kern w:val="28"/>
          <w:sz w:val="24"/>
          <w:szCs w:val="24"/>
          <w:lang w:eastAsia="hu-HU"/>
        </w:rPr>
        <w:t>Megrendelő</w:t>
      </w:r>
      <w:commentRangeEnd w:id="24"/>
      <w:r w:rsidRPr="00DF61C9">
        <w:rPr>
          <w:rStyle w:val="CommentReference"/>
          <w:rFonts w:ascii="Times New Roman" w:eastAsia="Times New Roman" w:hAnsi="Times New Roman"/>
          <w:snapToGrid w:val="0"/>
          <w:kern w:val="28"/>
          <w:sz w:val="24"/>
          <w:szCs w:val="24"/>
          <w:lang w:eastAsia="hu-HU"/>
        </w:rPr>
        <w:commentReference w:id="24"/>
      </w:r>
      <w:r w:rsidRPr="00DF61C9">
        <w:rPr>
          <w:rFonts w:ascii="Times New Roman" w:eastAsia="Times New Roman" w:hAnsi="Times New Roman"/>
          <w:snapToGrid w:val="0"/>
          <w:kern w:val="28"/>
          <w:sz w:val="24"/>
          <w:szCs w:val="24"/>
          <w:lang w:eastAsia="hu-HU"/>
        </w:rPr>
        <w:t xml:space="preserve"> a </w:t>
      </w:r>
      <w:r>
        <w:rPr>
          <w:rFonts w:ascii="Times New Roman" w:eastAsia="Times New Roman" w:hAnsi="Times New Roman"/>
          <w:snapToGrid w:val="0"/>
          <w:kern w:val="28"/>
          <w:sz w:val="24"/>
          <w:szCs w:val="24"/>
          <w:lang w:eastAsia="hu-HU"/>
        </w:rPr>
        <w:t>f</w:t>
      </w:r>
      <w:r w:rsidRPr="00DF61C9">
        <w:rPr>
          <w:rFonts w:ascii="Times New Roman" w:eastAsia="Times New Roman" w:hAnsi="Times New Roman"/>
          <w:snapToGrid w:val="0"/>
          <w:kern w:val="28"/>
          <w:sz w:val="24"/>
          <w:szCs w:val="24"/>
          <w:lang w:eastAsia="hu-HU"/>
        </w:rPr>
        <w:t>eladat kiadás</w:t>
      </w:r>
      <w:r>
        <w:rPr>
          <w:rFonts w:ascii="Times New Roman" w:eastAsia="Times New Roman" w:hAnsi="Times New Roman"/>
          <w:snapToGrid w:val="0"/>
          <w:kern w:val="28"/>
          <w:sz w:val="24"/>
          <w:szCs w:val="24"/>
          <w:lang w:eastAsia="hu-HU"/>
        </w:rPr>
        <w:t>t tartalmazó</w:t>
      </w:r>
      <w:r w:rsidRPr="00DF61C9">
        <w:rPr>
          <w:rFonts w:ascii="Times New Roman" w:eastAsia="Times New Roman" w:hAnsi="Times New Roman"/>
          <w:snapToGrid w:val="0"/>
          <w:kern w:val="28"/>
          <w:sz w:val="24"/>
          <w:szCs w:val="24"/>
          <w:lang w:eastAsia="hu-HU"/>
        </w:rPr>
        <w:t xml:space="preserve"> e-mailben ezt kifejezetten felt</w:t>
      </w:r>
      <w:r>
        <w:rPr>
          <w:rFonts w:ascii="Times New Roman" w:eastAsia="Times New Roman" w:hAnsi="Times New Roman"/>
          <w:snapToGrid w:val="0"/>
          <w:kern w:val="28"/>
          <w:sz w:val="24"/>
          <w:szCs w:val="24"/>
          <w:lang w:eastAsia="hu-HU"/>
        </w:rPr>
        <w:t>ü</w:t>
      </w:r>
      <w:r w:rsidRPr="00DF61C9">
        <w:rPr>
          <w:rFonts w:ascii="Times New Roman" w:eastAsia="Times New Roman" w:hAnsi="Times New Roman"/>
          <w:snapToGrid w:val="0"/>
          <w:kern w:val="28"/>
          <w:sz w:val="24"/>
          <w:szCs w:val="24"/>
          <w:lang w:eastAsia="hu-HU"/>
        </w:rPr>
        <w:t xml:space="preserve">nteti. Vállalkozó ebben az esetben köteles a tárgyi feladatot </w:t>
      </w:r>
      <w:r>
        <w:rPr>
          <w:rFonts w:ascii="Times New Roman" w:eastAsia="Times New Roman" w:hAnsi="Times New Roman"/>
          <w:snapToGrid w:val="0"/>
          <w:kern w:val="28"/>
          <w:sz w:val="24"/>
          <w:szCs w:val="24"/>
          <w:lang w:eastAsia="hu-HU"/>
        </w:rPr>
        <w:t>azonnali hatállyal</w:t>
      </w:r>
      <w:r w:rsidRPr="00DF61C9">
        <w:rPr>
          <w:rFonts w:ascii="Times New Roman" w:eastAsia="Times New Roman" w:hAnsi="Times New Roman"/>
          <w:snapToGrid w:val="0"/>
          <w:kern w:val="28"/>
          <w:sz w:val="24"/>
          <w:szCs w:val="24"/>
          <w:lang w:eastAsia="hu-HU"/>
        </w:rPr>
        <w:t xml:space="preserve"> továbbítani a gyártónak, a továbbításról pedig köteles </w:t>
      </w:r>
      <w:r>
        <w:rPr>
          <w:rFonts w:ascii="Times New Roman" w:eastAsia="Times New Roman" w:hAnsi="Times New Roman"/>
          <w:snapToGrid w:val="0"/>
          <w:kern w:val="28"/>
          <w:sz w:val="24"/>
          <w:szCs w:val="24"/>
          <w:lang w:eastAsia="hu-HU"/>
        </w:rPr>
        <w:t xml:space="preserve">írásban </w:t>
      </w:r>
      <w:r w:rsidRPr="00DF61C9">
        <w:rPr>
          <w:rFonts w:ascii="Times New Roman" w:eastAsia="Times New Roman" w:hAnsi="Times New Roman"/>
          <w:snapToGrid w:val="0"/>
          <w:kern w:val="28"/>
          <w:sz w:val="24"/>
          <w:szCs w:val="24"/>
          <w:lang w:eastAsia="hu-HU"/>
        </w:rPr>
        <w:t xml:space="preserve">tájékoztatni a Megrendelőt úgy, hogy a gyártótól érkező visszaigazolást haladéktalanul továbbítja </w:t>
      </w:r>
      <w:r>
        <w:rPr>
          <w:rFonts w:ascii="Times New Roman" w:eastAsia="Times New Roman" w:hAnsi="Times New Roman"/>
          <w:snapToGrid w:val="0"/>
          <w:kern w:val="28"/>
          <w:sz w:val="24"/>
          <w:szCs w:val="24"/>
          <w:lang w:eastAsia="hu-HU"/>
        </w:rPr>
        <w:t>részére</w:t>
      </w:r>
      <w:r w:rsidRPr="00DF61C9">
        <w:rPr>
          <w:rFonts w:ascii="Times New Roman" w:eastAsia="Times New Roman" w:hAnsi="Times New Roman"/>
          <w:snapToGrid w:val="0"/>
          <w:kern w:val="28"/>
          <w:sz w:val="24"/>
          <w:szCs w:val="24"/>
          <w:lang w:eastAsia="hu-HU"/>
        </w:rPr>
        <w:t>.</w:t>
      </w:r>
    </w:p>
    <w:p w14:paraId="4C35EEA4" w14:textId="77777777" w:rsidR="0030397F" w:rsidRPr="003A466A" w:rsidRDefault="0030397F" w:rsidP="0030397F">
      <w:pPr>
        <w:spacing w:after="0" w:line="240" w:lineRule="auto"/>
        <w:jc w:val="both"/>
        <w:outlineLvl w:val="0"/>
        <w:rPr>
          <w:rFonts w:ascii="Times New Roman" w:eastAsia="Times New Roman" w:hAnsi="Times New Roman"/>
          <w:snapToGrid w:val="0"/>
          <w:kern w:val="28"/>
          <w:sz w:val="24"/>
          <w:szCs w:val="24"/>
          <w:lang w:eastAsia="hu-HU"/>
        </w:rPr>
      </w:pPr>
    </w:p>
    <w:p w14:paraId="4C10DFF8" w14:textId="77777777" w:rsidR="0030397F" w:rsidRPr="008E0F8F" w:rsidRDefault="0030397F" w:rsidP="0030397F">
      <w:pPr>
        <w:numPr>
          <w:ilvl w:val="0"/>
          <w:numId w:val="1"/>
        </w:numPr>
        <w:tabs>
          <w:tab w:val="num" w:pos="432"/>
        </w:tabs>
        <w:spacing w:before="120" w:after="0" w:line="240" w:lineRule="auto"/>
        <w:ind w:left="432" w:hanging="432"/>
        <w:jc w:val="both"/>
        <w:outlineLvl w:val="0"/>
        <w:rPr>
          <w:rFonts w:ascii="Times New Roman" w:eastAsia="Times New Roman" w:hAnsi="Times New Roman"/>
          <w:b/>
          <w:snapToGrid w:val="0"/>
          <w:kern w:val="28"/>
          <w:sz w:val="24"/>
          <w:szCs w:val="24"/>
          <w:lang w:eastAsia="hu-HU"/>
        </w:rPr>
      </w:pPr>
      <w:r w:rsidRPr="008E0F8F">
        <w:rPr>
          <w:rFonts w:ascii="Times New Roman" w:eastAsia="Times New Roman" w:hAnsi="Times New Roman"/>
          <w:b/>
          <w:snapToGrid w:val="0"/>
          <w:kern w:val="28"/>
          <w:sz w:val="24"/>
          <w:szCs w:val="24"/>
          <w:lang w:eastAsia="hu-HU"/>
        </w:rPr>
        <w:t xml:space="preserve">A szerződés </w:t>
      </w:r>
      <w:commentRangeStart w:id="25"/>
      <w:r w:rsidRPr="008E0F8F">
        <w:rPr>
          <w:rFonts w:ascii="Times New Roman" w:eastAsia="Times New Roman" w:hAnsi="Times New Roman"/>
          <w:b/>
          <w:snapToGrid w:val="0"/>
          <w:kern w:val="28"/>
          <w:sz w:val="24"/>
          <w:szCs w:val="24"/>
          <w:lang w:eastAsia="hu-HU"/>
        </w:rPr>
        <w:t>hatálya</w:t>
      </w:r>
      <w:commentRangeEnd w:id="25"/>
      <w:r w:rsidRPr="008E0F8F">
        <w:rPr>
          <w:rStyle w:val="CommentReference"/>
          <w:rFonts w:ascii="Times New Roman" w:eastAsia="Times New Roman" w:hAnsi="Times New Roman"/>
          <w:b/>
          <w:snapToGrid w:val="0"/>
          <w:kern w:val="28"/>
          <w:sz w:val="24"/>
          <w:szCs w:val="24"/>
          <w:lang w:eastAsia="hu-HU"/>
        </w:rPr>
        <w:commentReference w:id="25"/>
      </w:r>
    </w:p>
    <w:p w14:paraId="3E6D177E" w14:textId="77777777" w:rsidR="0030397F" w:rsidRDefault="0030397F" w:rsidP="0030397F">
      <w:pPr>
        <w:spacing w:after="0" w:line="240" w:lineRule="auto"/>
        <w:ind w:left="432"/>
        <w:jc w:val="both"/>
        <w:outlineLvl w:val="0"/>
        <w:rPr>
          <w:rFonts w:ascii="Times New Roman" w:eastAsia="Times New Roman" w:hAnsi="Times New Roman"/>
          <w:b/>
          <w:snapToGrid w:val="0"/>
          <w:kern w:val="28"/>
          <w:sz w:val="24"/>
          <w:szCs w:val="24"/>
          <w:lang w:eastAsia="hu-HU"/>
        </w:rPr>
      </w:pPr>
    </w:p>
    <w:p w14:paraId="7A2B13E9" w14:textId="59337C26" w:rsidR="0030397F" w:rsidRDefault="0030397F" w:rsidP="00035816">
      <w:pPr>
        <w:spacing w:after="0"/>
        <w:jc w:val="both"/>
        <w:outlineLvl w:val="0"/>
        <w:rPr>
          <w:rFonts w:ascii="Times New Roman" w:eastAsia="Times New Roman" w:hAnsi="Times New Roman"/>
          <w:snapToGrid w:val="0"/>
          <w:kern w:val="28"/>
          <w:sz w:val="24"/>
          <w:szCs w:val="24"/>
          <w:lang w:eastAsia="hu-HU"/>
        </w:rPr>
      </w:pPr>
      <w:r w:rsidRPr="00035816">
        <w:rPr>
          <w:rFonts w:ascii="Times New Roman" w:eastAsia="Times New Roman" w:hAnsi="Times New Roman"/>
          <w:snapToGrid w:val="0"/>
          <w:kern w:val="28"/>
          <w:sz w:val="24"/>
          <w:szCs w:val="24"/>
          <w:lang w:eastAsia="hu-HU"/>
        </w:rPr>
        <w:t xml:space="preserve">Jelen szerződés a mindkét fél általi aláírás naptári napján lép hatályba. Elektronikus </w:t>
      </w:r>
      <w:commentRangeStart w:id="26"/>
      <w:r w:rsidRPr="00035816">
        <w:rPr>
          <w:rFonts w:ascii="Times New Roman" w:eastAsia="Times New Roman" w:hAnsi="Times New Roman"/>
          <w:snapToGrid w:val="0"/>
          <w:kern w:val="28"/>
          <w:sz w:val="24"/>
          <w:szCs w:val="24"/>
          <w:lang w:eastAsia="hu-HU"/>
        </w:rPr>
        <w:t>aláírás</w:t>
      </w:r>
      <w:commentRangeEnd w:id="26"/>
      <w:r w:rsidRPr="00035816">
        <w:rPr>
          <w:rStyle w:val="CommentReference"/>
          <w:rFonts w:ascii="Times New Roman" w:eastAsia="Times New Roman" w:hAnsi="Times New Roman"/>
          <w:snapToGrid w:val="0"/>
          <w:kern w:val="28"/>
          <w:sz w:val="24"/>
          <w:szCs w:val="24"/>
          <w:lang w:eastAsia="hu-HU"/>
        </w:rPr>
        <w:commentReference w:id="26"/>
      </w:r>
      <w:r w:rsidRPr="00035816">
        <w:rPr>
          <w:rFonts w:ascii="Times New Roman" w:eastAsia="Times New Roman" w:hAnsi="Times New Roman"/>
          <w:snapToGrid w:val="0"/>
          <w:kern w:val="28"/>
          <w:sz w:val="24"/>
          <w:szCs w:val="24"/>
          <w:lang w:eastAsia="hu-HU"/>
        </w:rPr>
        <w:t xml:space="preserve"> alkalmazása esetén az aláírás napja a Szerződésnek a Felek által történő elektronikus aláírással történő ellátása. Amennyiben a szerződés aláírási dátumai eltérőek, abban az esetben a szerződés a legkésőbbi aláírás időpontjában (elektronikus aláírás esetén a legkésőbbi idő</w:t>
      </w:r>
      <w:r w:rsidR="00D129A9" w:rsidRPr="00035816">
        <w:rPr>
          <w:rFonts w:ascii="Times New Roman" w:eastAsia="Times New Roman" w:hAnsi="Times New Roman"/>
          <w:snapToGrid w:val="0"/>
          <w:kern w:val="28"/>
          <w:sz w:val="24"/>
          <w:szCs w:val="24"/>
          <w:lang w:eastAsia="hu-HU"/>
        </w:rPr>
        <w:t>bé</w:t>
      </w:r>
      <w:r w:rsidRPr="00035816">
        <w:rPr>
          <w:rFonts w:ascii="Times New Roman" w:eastAsia="Times New Roman" w:hAnsi="Times New Roman"/>
          <w:snapToGrid w:val="0"/>
          <w:kern w:val="28"/>
          <w:sz w:val="24"/>
          <w:szCs w:val="24"/>
          <w:lang w:eastAsia="hu-HU"/>
        </w:rPr>
        <w:t xml:space="preserve">lyegző időpontjában) lép hatályba. </w:t>
      </w:r>
    </w:p>
    <w:p w14:paraId="1B2A74A6" w14:textId="77777777" w:rsidR="007803DF" w:rsidRDefault="007803DF" w:rsidP="00035816">
      <w:pPr>
        <w:spacing w:after="0"/>
        <w:jc w:val="both"/>
        <w:outlineLvl w:val="0"/>
        <w:rPr>
          <w:rFonts w:ascii="Times New Roman" w:eastAsia="Times New Roman" w:hAnsi="Times New Roman"/>
          <w:snapToGrid w:val="0"/>
          <w:kern w:val="28"/>
          <w:sz w:val="24"/>
          <w:szCs w:val="24"/>
          <w:lang w:eastAsia="hu-HU"/>
        </w:rPr>
      </w:pPr>
    </w:p>
    <w:p w14:paraId="3CB052B8" w14:textId="13E4A34B" w:rsidR="007803DF" w:rsidRPr="00035816" w:rsidRDefault="007803DF" w:rsidP="00035816">
      <w:pPr>
        <w:spacing w:after="0"/>
        <w:jc w:val="both"/>
        <w:outlineLvl w:val="0"/>
        <w:rPr>
          <w:rFonts w:ascii="Times New Roman" w:eastAsia="Times New Roman" w:hAnsi="Times New Roman"/>
          <w:snapToGrid w:val="0"/>
          <w:kern w:val="28"/>
          <w:sz w:val="24"/>
          <w:szCs w:val="24"/>
          <w:lang w:eastAsia="hu-HU"/>
        </w:rPr>
      </w:pPr>
      <w:r w:rsidRPr="007803DF">
        <w:rPr>
          <w:rFonts w:ascii="Times New Roman" w:eastAsia="Times New Roman" w:hAnsi="Times New Roman"/>
          <w:snapToGrid w:val="0"/>
          <w:kern w:val="28"/>
          <w:sz w:val="24"/>
          <w:szCs w:val="24"/>
          <w:lang w:eastAsia="hu-HU"/>
        </w:rPr>
        <w:t xml:space="preserve">A szerződés </w:t>
      </w:r>
      <w:r w:rsidR="004709BD">
        <w:rPr>
          <w:rFonts w:ascii="Times New Roman" w:eastAsia="Times New Roman" w:hAnsi="Times New Roman"/>
          <w:snapToGrid w:val="0"/>
          <w:kern w:val="28"/>
          <w:sz w:val="24"/>
          <w:szCs w:val="24"/>
          <w:lang w:eastAsia="hu-HU"/>
        </w:rPr>
        <w:t xml:space="preserve">12 hónap </w:t>
      </w:r>
      <w:r w:rsidRPr="007803DF">
        <w:rPr>
          <w:rFonts w:ascii="Times New Roman" w:eastAsia="Times New Roman" w:hAnsi="Times New Roman"/>
          <w:snapToGrid w:val="0"/>
          <w:kern w:val="28"/>
          <w:sz w:val="24"/>
          <w:szCs w:val="24"/>
          <w:lang w:eastAsia="hu-HU"/>
        </w:rPr>
        <w:t>határozott időre</w:t>
      </w:r>
      <w:r>
        <w:rPr>
          <w:rFonts w:ascii="Times New Roman" w:eastAsia="Times New Roman" w:hAnsi="Times New Roman"/>
          <w:snapToGrid w:val="0"/>
          <w:kern w:val="28"/>
          <w:sz w:val="24"/>
          <w:szCs w:val="24"/>
          <w:lang w:eastAsia="hu-HU"/>
        </w:rPr>
        <w:t xml:space="preserve"> szól</w:t>
      </w:r>
      <w:r w:rsidR="004709BD">
        <w:rPr>
          <w:rFonts w:ascii="Times New Roman" w:eastAsia="Times New Roman" w:hAnsi="Times New Roman"/>
          <w:snapToGrid w:val="0"/>
          <w:kern w:val="28"/>
          <w:sz w:val="24"/>
          <w:szCs w:val="24"/>
          <w:lang w:eastAsia="hu-HU"/>
        </w:rPr>
        <w:t xml:space="preserve">, </w:t>
      </w:r>
      <w:r w:rsidRPr="007803DF">
        <w:rPr>
          <w:rFonts w:ascii="Times New Roman" w:eastAsia="Times New Roman" w:hAnsi="Times New Roman"/>
          <w:snapToGrid w:val="0"/>
          <w:kern w:val="28"/>
          <w:sz w:val="24"/>
          <w:szCs w:val="24"/>
          <w:lang w:eastAsia="hu-HU"/>
        </w:rPr>
        <w:t xml:space="preserve">melyet követően a Megrendelő opcionálisan rendelkezhet egyoldalúan a szerződés időtartamának további </w:t>
      </w:r>
      <w:r>
        <w:rPr>
          <w:rFonts w:ascii="Times New Roman" w:eastAsia="Times New Roman" w:hAnsi="Times New Roman"/>
          <w:snapToGrid w:val="0"/>
          <w:kern w:val="28"/>
          <w:sz w:val="24"/>
          <w:szCs w:val="24"/>
          <w:lang w:eastAsia="hu-HU"/>
        </w:rPr>
        <w:t>12</w:t>
      </w:r>
      <w:r w:rsidRPr="007803DF">
        <w:rPr>
          <w:rFonts w:ascii="Times New Roman" w:eastAsia="Times New Roman" w:hAnsi="Times New Roman"/>
          <w:snapToGrid w:val="0"/>
          <w:kern w:val="28"/>
          <w:sz w:val="24"/>
          <w:szCs w:val="24"/>
          <w:lang w:eastAsia="hu-HU"/>
        </w:rPr>
        <w:t xml:space="preserve"> hónappal történő meghosszabbításáról. Megrendelő hosszabbítási szándékát legkésőbb </w:t>
      </w:r>
      <w:r>
        <w:rPr>
          <w:rFonts w:ascii="Times New Roman" w:eastAsia="Times New Roman" w:hAnsi="Times New Roman"/>
          <w:snapToGrid w:val="0"/>
          <w:kern w:val="28"/>
          <w:sz w:val="24"/>
          <w:szCs w:val="24"/>
          <w:lang w:eastAsia="hu-HU"/>
        </w:rPr>
        <w:t>a szerződés lejárta előtt két hónappal</w:t>
      </w:r>
      <w:r w:rsidRPr="007803DF">
        <w:rPr>
          <w:rFonts w:ascii="Times New Roman" w:eastAsia="Times New Roman" w:hAnsi="Times New Roman"/>
          <w:snapToGrid w:val="0"/>
          <w:kern w:val="28"/>
          <w:sz w:val="24"/>
          <w:szCs w:val="24"/>
          <w:lang w:eastAsia="hu-HU"/>
        </w:rPr>
        <w:t xml:space="preserve"> köteles jelezni.</w:t>
      </w:r>
    </w:p>
    <w:p w14:paraId="61A7DB5C" w14:textId="77777777" w:rsidR="0030397F" w:rsidRPr="0064362F" w:rsidRDefault="0030397F" w:rsidP="0030397F">
      <w:pPr>
        <w:spacing w:after="0" w:line="240" w:lineRule="auto"/>
        <w:ind w:left="432"/>
        <w:jc w:val="both"/>
        <w:outlineLvl w:val="0"/>
        <w:rPr>
          <w:rFonts w:ascii="Times New Roman" w:eastAsia="Times New Roman" w:hAnsi="Times New Roman"/>
          <w:snapToGrid w:val="0"/>
          <w:kern w:val="28"/>
          <w:sz w:val="24"/>
          <w:szCs w:val="24"/>
          <w:highlight w:val="yellow"/>
          <w:lang w:eastAsia="hu-HU"/>
        </w:rPr>
      </w:pPr>
    </w:p>
    <w:p w14:paraId="12DF2A7C" w14:textId="77777777" w:rsidR="0030397F" w:rsidRDefault="0030397F" w:rsidP="0030397F">
      <w:pPr>
        <w:spacing w:after="0" w:line="240" w:lineRule="auto"/>
        <w:jc w:val="both"/>
        <w:outlineLvl w:val="0"/>
        <w:rPr>
          <w:rFonts w:ascii="Times New Roman" w:eastAsia="Times New Roman" w:hAnsi="Times New Roman"/>
          <w:snapToGrid w:val="0"/>
          <w:kern w:val="28"/>
          <w:sz w:val="24"/>
          <w:szCs w:val="24"/>
          <w:lang w:eastAsia="hu-HU"/>
        </w:rPr>
      </w:pPr>
    </w:p>
    <w:p w14:paraId="166D9A09" w14:textId="77777777" w:rsidR="0030397F" w:rsidRDefault="0030397F" w:rsidP="0030397F">
      <w:pPr>
        <w:spacing w:after="0" w:line="240" w:lineRule="auto"/>
        <w:jc w:val="both"/>
        <w:outlineLvl w:val="0"/>
        <w:rPr>
          <w:rFonts w:ascii="Times New Roman" w:eastAsia="Times New Roman" w:hAnsi="Times New Roman"/>
          <w:snapToGrid w:val="0"/>
          <w:kern w:val="28"/>
          <w:sz w:val="24"/>
          <w:szCs w:val="24"/>
          <w:lang w:eastAsia="hu-HU"/>
        </w:rPr>
      </w:pPr>
      <w:r w:rsidRPr="00CE45D1">
        <w:rPr>
          <w:rFonts w:ascii="Times New Roman" w:eastAsia="Times New Roman" w:hAnsi="Times New Roman"/>
          <w:snapToGrid w:val="0"/>
          <w:kern w:val="28"/>
          <w:sz w:val="24"/>
          <w:szCs w:val="24"/>
          <w:lang w:eastAsia="hu-HU"/>
        </w:rPr>
        <w:t xml:space="preserve">Jelen szerződés hatálya alatt létrejött Feladatkiadási </w:t>
      </w:r>
      <w:r>
        <w:rPr>
          <w:rFonts w:ascii="Times New Roman" w:eastAsia="Times New Roman" w:hAnsi="Times New Roman"/>
          <w:snapToGrid w:val="0"/>
          <w:kern w:val="28"/>
          <w:sz w:val="24"/>
          <w:szCs w:val="24"/>
          <w:lang w:eastAsia="hu-HU"/>
        </w:rPr>
        <w:t>l</w:t>
      </w:r>
      <w:r w:rsidRPr="00CE45D1">
        <w:rPr>
          <w:rFonts w:ascii="Times New Roman" w:eastAsia="Times New Roman" w:hAnsi="Times New Roman"/>
          <w:snapToGrid w:val="0"/>
          <w:kern w:val="28"/>
          <w:sz w:val="24"/>
          <w:szCs w:val="24"/>
          <w:lang w:eastAsia="hu-HU"/>
        </w:rPr>
        <w:t xml:space="preserve">apban megjelölt teljesítési határidő túlnyúlhat jelen szerződés időbeli hatályán. Ez esetben jelen szerződés hatálya alatt létrejött, </w:t>
      </w:r>
      <w:r>
        <w:rPr>
          <w:rFonts w:ascii="Times New Roman" w:eastAsia="Times New Roman" w:hAnsi="Times New Roman"/>
          <w:snapToGrid w:val="0"/>
          <w:kern w:val="28"/>
          <w:sz w:val="24"/>
          <w:szCs w:val="24"/>
          <w:lang w:eastAsia="hu-HU"/>
        </w:rPr>
        <w:t>de annak</w:t>
      </w:r>
      <w:r w:rsidRPr="00CE45D1">
        <w:rPr>
          <w:rFonts w:ascii="Times New Roman" w:eastAsia="Times New Roman" w:hAnsi="Times New Roman"/>
          <w:snapToGrid w:val="0"/>
          <w:kern w:val="28"/>
          <w:sz w:val="24"/>
          <w:szCs w:val="24"/>
          <w:lang w:eastAsia="hu-HU"/>
        </w:rPr>
        <w:t xml:space="preserve"> megszűnése időpontján túlnyúló teljesítési határidőket tartalmazó megrendelések az eredeti hatályuk időtartamára hatályban maradnak. Az ilyen megrendelések teljesítésére jelen szerződés rendelkezései – annak megszűnésétől függetlenül –irányadóak és alkalmazandóak.</w:t>
      </w:r>
    </w:p>
    <w:p w14:paraId="05BB0D96" w14:textId="77777777" w:rsidR="0030397F" w:rsidRPr="008E0F8F" w:rsidRDefault="0030397F" w:rsidP="0030397F">
      <w:pPr>
        <w:spacing w:after="0" w:line="240" w:lineRule="auto"/>
        <w:jc w:val="both"/>
        <w:outlineLvl w:val="0"/>
        <w:rPr>
          <w:rFonts w:ascii="Times New Roman" w:eastAsia="Times New Roman" w:hAnsi="Times New Roman"/>
          <w:snapToGrid w:val="0"/>
          <w:kern w:val="28"/>
          <w:sz w:val="24"/>
          <w:szCs w:val="24"/>
          <w:lang w:eastAsia="hu-HU"/>
        </w:rPr>
      </w:pPr>
    </w:p>
    <w:p w14:paraId="7404DD73" w14:textId="77777777" w:rsidR="0030397F" w:rsidRPr="00CE2DDB" w:rsidRDefault="0030397F" w:rsidP="0030397F">
      <w:pPr>
        <w:numPr>
          <w:ilvl w:val="0"/>
          <w:numId w:val="1"/>
        </w:numPr>
        <w:tabs>
          <w:tab w:val="num" w:pos="432"/>
        </w:tabs>
        <w:spacing w:before="120" w:after="0" w:line="240" w:lineRule="auto"/>
        <w:ind w:left="432" w:hanging="432"/>
        <w:jc w:val="both"/>
        <w:outlineLvl w:val="0"/>
        <w:rPr>
          <w:rFonts w:ascii="Times New Roman" w:eastAsia="Times New Roman" w:hAnsi="Times New Roman"/>
          <w:b/>
          <w:snapToGrid w:val="0"/>
          <w:kern w:val="28"/>
          <w:sz w:val="24"/>
          <w:szCs w:val="24"/>
          <w:lang w:eastAsia="hu-HU"/>
        </w:rPr>
      </w:pPr>
      <w:r w:rsidRPr="008E0F8F">
        <w:rPr>
          <w:rFonts w:ascii="Times New Roman" w:eastAsia="Times New Roman" w:hAnsi="Times New Roman"/>
          <w:b/>
          <w:snapToGrid w:val="0"/>
          <w:kern w:val="28"/>
          <w:sz w:val="24"/>
          <w:szCs w:val="24"/>
          <w:lang w:eastAsia="hu-HU"/>
        </w:rPr>
        <w:t>Felek együttműködése, kapcsolattartás</w:t>
      </w:r>
      <w:r w:rsidRPr="00CE2DDB">
        <w:rPr>
          <w:rFonts w:ascii="Times New Roman" w:eastAsia="Times New Roman" w:hAnsi="Times New Roman"/>
          <w:b/>
          <w:snapToGrid w:val="0"/>
          <w:kern w:val="28"/>
          <w:sz w:val="24"/>
          <w:szCs w:val="24"/>
          <w:lang w:eastAsia="hu-HU"/>
        </w:rPr>
        <w:t>, Felek képviselői</w:t>
      </w:r>
    </w:p>
    <w:p w14:paraId="79B07A30" w14:textId="77777777" w:rsidR="0030397F" w:rsidRPr="00D057CD" w:rsidRDefault="0030397F" w:rsidP="0030397F">
      <w:pPr>
        <w:spacing w:after="0" w:line="240" w:lineRule="auto"/>
        <w:ind w:left="432"/>
        <w:jc w:val="both"/>
        <w:outlineLvl w:val="0"/>
        <w:rPr>
          <w:rFonts w:ascii="Times New Roman" w:eastAsia="Times New Roman" w:hAnsi="Times New Roman"/>
          <w:b/>
          <w:snapToGrid w:val="0"/>
          <w:kern w:val="28"/>
          <w:sz w:val="24"/>
          <w:szCs w:val="24"/>
          <w:lang w:eastAsia="hu-HU"/>
        </w:rPr>
      </w:pPr>
    </w:p>
    <w:p w14:paraId="024C758F" w14:textId="77777777" w:rsidR="0030397F" w:rsidRPr="00BC501F" w:rsidRDefault="0030397F" w:rsidP="0030397F">
      <w:pPr>
        <w:spacing w:after="0" w:line="240" w:lineRule="auto"/>
        <w:jc w:val="both"/>
        <w:outlineLvl w:val="0"/>
        <w:rPr>
          <w:rFonts w:ascii="Times New Roman" w:eastAsia="Times New Roman" w:hAnsi="Times New Roman"/>
          <w:snapToGrid w:val="0"/>
          <w:kern w:val="28"/>
          <w:sz w:val="24"/>
          <w:szCs w:val="24"/>
          <w:lang w:eastAsia="hu-HU"/>
        </w:rPr>
      </w:pPr>
      <w:r w:rsidRPr="00BC501F">
        <w:rPr>
          <w:rFonts w:ascii="Times New Roman" w:eastAsia="Times New Roman" w:hAnsi="Times New Roman"/>
          <w:snapToGrid w:val="0"/>
          <w:kern w:val="28"/>
          <w:sz w:val="24"/>
          <w:szCs w:val="24"/>
          <w:lang w:eastAsia="hu-HU"/>
        </w:rPr>
        <w:t xml:space="preserve">Felek a jelen </w:t>
      </w:r>
      <w:r>
        <w:rPr>
          <w:rFonts w:ascii="Times New Roman" w:eastAsia="Times New Roman" w:hAnsi="Times New Roman"/>
          <w:snapToGrid w:val="0"/>
          <w:kern w:val="28"/>
          <w:sz w:val="24"/>
          <w:szCs w:val="24"/>
          <w:lang w:eastAsia="hu-HU"/>
        </w:rPr>
        <w:t>s</w:t>
      </w:r>
      <w:r w:rsidRPr="00BC501F">
        <w:rPr>
          <w:rFonts w:ascii="Times New Roman" w:eastAsia="Times New Roman" w:hAnsi="Times New Roman"/>
          <w:snapToGrid w:val="0"/>
          <w:kern w:val="28"/>
          <w:sz w:val="24"/>
          <w:szCs w:val="24"/>
          <w:lang w:eastAsia="hu-HU"/>
        </w:rPr>
        <w:t>zerződés tárgykörében elvégzendő feladatok koordinálásával, a teljesítések és a szolgáltatási tevékenységek kifejtésével összefüggő dokumentumok kizárólagos igazolásával megbízott, cégüket a Szerződés teljesítése folyamán képviselő felelős személyek:</w:t>
      </w:r>
    </w:p>
    <w:p w14:paraId="4A4694A3" w14:textId="77777777" w:rsidR="0030397F" w:rsidRPr="00BC501F" w:rsidRDefault="0030397F" w:rsidP="0030397F">
      <w:pPr>
        <w:spacing w:after="0" w:line="240" w:lineRule="auto"/>
        <w:jc w:val="both"/>
        <w:rPr>
          <w:rFonts w:ascii="Times New Roman" w:eastAsia="Times New Roman" w:hAnsi="Times New Roman"/>
          <w:sz w:val="24"/>
          <w:szCs w:val="24"/>
          <w:lang w:eastAsia="hu-HU"/>
        </w:rPr>
      </w:pPr>
    </w:p>
    <w:p w14:paraId="10C11912" w14:textId="77777777" w:rsidR="0030397F" w:rsidRPr="00BC501F" w:rsidRDefault="0030397F" w:rsidP="0030397F">
      <w:pPr>
        <w:spacing w:after="0" w:line="240" w:lineRule="auto"/>
        <w:jc w:val="both"/>
        <w:rPr>
          <w:rFonts w:ascii="Times New Roman" w:eastAsia="Times New Roman" w:hAnsi="Times New Roman"/>
          <w:sz w:val="24"/>
          <w:szCs w:val="24"/>
          <w:lang w:eastAsia="hu-HU"/>
        </w:rPr>
      </w:pPr>
      <w:r w:rsidRPr="00BC501F">
        <w:rPr>
          <w:rFonts w:ascii="Times New Roman" w:eastAsia="Times New Roman" w:hAnsi="Times New Roman"/>
          <w:sz w:val="24"/>
          <w:szCs w:val="24"/>
          <w:lang w:eastAsia="hu-HU"/>
        </w:rPr>
        <w:t>Megrendelő képviselői:</w:t>
      </w:r>
    </w:p>
    <w:p w14:paraId="5AEB8893" w14:textId="77777777" w:rsidR="0030397F" w:rsidRPr="003906BD" w:rsidRDefault="0030397F" w:rsidP="0030397F">
      <w:pPr>
        <w:tabs>
          <w:tab w:val="num" w:pos="1276"/>
          <w:tab w:val="left" w:pos="3828"/>
        </w:tabs>
        <w:spacing w:after="0" w:line="240" w:lineRule="auto"/>
        <w:ind w:left="567"/>
        <w:rPr>
          <w:rFonts w:ascii="Times New Roman" w:eastAsia="Times New Roman" w:hAnsi="Times New Roman"/>
          <w:sz w:val="24"/>
          <w:szCs w:val="24"/>
          <w:highlight w:val="yellow"/>
          <w:lang w:eastAsia="hu-HU"/>
        </w:rPr>
      </w:pPr>
      <w:commentRangeStart w:id="27"/>
      <w:r w:rsidRPr="00E210D0">
        <w:rPr>
          <w:rFonts w:ascii="Times New Roman" w:hAnsi="Times New Roman"/>
          <w:sz w:val="24"/>
          <w:szCs w:val="24"/>
          <w:u w:val="single"/>
        </w:rPr>
        <w:t>Műszaki kérdésekben</w:t>
      </w:r>
      <w:r w:rsidRPr="003906BD">
        <w:rPr>
          <w:rFonts w:ascii="Times New Roman" w:hAnsi="Times New Roman"/>
          <w:sz w:val="24"/>
          <w:szCs w:val="24"/>
        </w:rPr>
        <w:t>:</w:t>
      </w:r>
      <w:commentRangeEnd w:id="27"/>
      <w:r w:rsidR="00E26398" w:rsidRPr="003906BD">
        <w:rPr>
          <w:rStyle w:val="CommentReference"/>
          <w:rFonts w:ascii="Times New Roman" w:eastAsia="Times New Roman" w:hAnsi="Times New Roman"/>
          <w:sz w:val="24"/>
          <w:szCs w:val="24"/>
          <w:highlight w:val="yellow"/>
          <w:lang w:eastAsia="hu-HU"/>
        </w:rPr>
        <w:commentReference w:id="27"/>
      </w:r>
    </w:p>
    <w:p w14:paraId="1F48D365" w14:textId="5DF96466" w:rsidR="00035816" w:rsidRPr="00035816" w:rsidRDefault="0030397F" w:rsidP="00035816">
      <w:pPr>
        <w:tabs>
          <w:tab w:val="num" w:pos="851"/>
          <w:tab w:val="left" w:pos="3828"/>
        </w:tabs>
        <w:spacing w:after="0" w:line="240" w:lineRule="auto"/>
        <w:rPr>
          <w:rFonts w:ascii="Times New Roman" w:eastAsia="Times New Roman" w:hAnsi="Times New Roman"/>
          <w:sz w:val="24"/>
          <w:szCs w:val="24"/>
          <w:lang w:eastAsia="hu-HU"/>
        </w:rPr>
      </w:pPr>
      <w:r>
        <w:rPr>
          <w:rFonts w:ascii="Times New Roman" w:eastAsia="Times New Roman" w:hAnsi="Times New Roman"/>
          <w:sz w:val="24"/>
          <w:szCs w:val="24"/>
          <w:lang w:eastAsia="hu-HU"/>
        </w:rPr>
        <w:tab/>
        <w:t xml:space="preserve">         </w:t>
      </w:r>
      <w:r w:rsidR="00035816">
        <w:rPr>
          <w:rFonts w:ascii="Times New Roman" w:eastAsia="Times New Roman" w:hAnsi="Times New Roman"/>
          <w:sz w:val="24"/>
          <w:szCs w:val="24"/>
          <w:lang w:eastAsia="hu-HU"/>
        </w:rPr>
        <w:t xml:space="preserve">Bozár Anita </w:t>
      </w:r>
      <w:r w:rsidR="00035816" w:rsidRPr="00035816">
        <w:rPr>
          <w:rFonts w:ascii="Times New Roman" w:eastAsia="Times New Roman" w:hAnsi="Times New Roman"/>
          <w:sz w:val="24"/>
          <w:szCs w:val="24"/>
          <w:lang w:eastAsia="hu-HU"/>
        </w:rPr>
        <w:t>frontend üzemeltetési osztályvezető</w:t>
      </w:r>
    </w:p>
    <w:p w14:paraId="664EF539" w14:textId="7567D0B3" w:rsidR="0030397F" w:rsidRPr="00092278" w:rsidRDefault="0030397F" w:rsidP="0030397F">
      <w:pPr>
        <w:spacing w:after="0" w:line="240" w:lineRule="auto"/>
        <w:ind w:left="851" w:firstLine="567"/>
        <w:jc w:val="both"/>
        <w:rPr>
          <w:rFonts w:ascii="Times New Roman" w:eastAsia="Times New Roman" w:hAnsi="Times New Roman"/>
          <w:sz w:val="24"/>
          <w:szCs w:val="24"/>
          <w:lang w:eastAsia="hu-HU"/>
        </w:rPr>
      </w:pPr>
      <w:r w:rsidRPr="00092278">
        <w:rPr>
          <w:rFonts w:ascii="Times New Roman" w:eastAsia="Times New Roman" w:hAnsi="Times New Roman"/>
          <w:sz w:val="24"/>
          <w:szCs w:val="24"/>
          <w:lang w:eastAsia="hu-HU"/>
        </w:rPr>
        <w:t xml:space="preserve">Tel.:  </w:t>
      </w:r>
      <w:r w:rsidR="00035816" w:rsidRPr="00035816">
        <w:rPr>
          <w:rFonts w:ascii="Times New Roman" w:eastAsia="Times New Roman" w:hAnsi="Times New Roman"/>
          <w:sz w:val="24"/>
          <w:szCs w:val="24"/>
          <w:lang w:eastAsia="hu-HU"/>
        </w:rPr>
        <w:t>+36 20</w:t>
      </w:r>
      <w:r w:rsidR="00035816">
        <w:rPr>
          <w:rFonts w:ascii="Times New Roman" w:eastAsia="Times New Roman" w:hAnsi="Times New Roman"/>
          <w:sz w:val="24"/>
          <w:szCs w:val="24"/>
          <w:lang w:eastAsia="hu-HU"/>
        </w:rPr>
        <w:t> </w:t>
      </w:r>
      <w:r w:rsidR="00035816" w:rsidRPr="00035816">
        <w:rPr>
          <w:rFonts w:ascii="Times New Roman" w:eastAsia="Times New Roman" w:hAnsi="Times New Roman"/>
          <w:sz w:val="24"/>
          <w:szCs w:val="24"/>
          <w:lang w:eastAsia="hu-HU"/>
        </w:rPr>
        <w:t>216</w:t>
      </w:r>
      <w:r w:rsidR="00035816">
        <w:rPr>
          <w:rFonts w:ascii="Times New Roman" w:eastAsia="Times New Roman" w:hAnsi="Times New Roman"/>
          <w:sz w:val="24"/>
          <w:szCs w:val="24"/>
          <w:lang w:eastAsia="hu-HU"/>
        </w:rPr>
        <w:t xml:space="preserve"> </w:t>
      </w:r>
      <w:r w:rsidR="00035816" w:rsidRPr="00035816">
        <w:rPr>
          <w:rFonts w:ascii="Times New Roman" w:eastAsia="Times New Roman" w:hAnsi="Times New Roman"/>
          <w:sz w:val="24"/>
          <w:szCs w:val="24"/>
          <w:lang w:eastAsia="hu-HU"/>
        </w:rPr>
        <w:t>31</w:t>
      </w:r>
      <w:r w:rsidR="00035816">
        <w:rPr>
          <w:rFonts w:ascii="Times New Roman" w:eastAsia="Times New Roman" w:hAnsi="Times New Roman"/>
          <w:sz w:val="24"/>
          <w:szCs w:val="24"/>
          <w:lang w:eastAsia="hu-HU"/>
        </w:rPr>
        <w:t xml:space="preserve"> </w:t>
      </w:r>
      <w:r w:rsidR="00035816" w:rsidRPr="00035816">
        <w:rPr>
          <w:rFonts w:ascii="Times New Roman" w:eastAsia="Times New Roman" w:hAnsi="Times New Roman"/>
          <w:sz w:val="24"/>
          <w:szCs w:val="24"/>
          <w:lang w:eastAsia="hu-HU"/>
        </w:rPr>
        <w:t>73</w:t>
      </w:r>
    </w:p>
    <w:p w14:paraId="7E227760" w14:textId="7B25263B" w:rsidR="0030397F" w:rsidRPr="00434302" w:rsidRDefault="0030397F" w:rsidP="0030397F">
      <w:pPr>
        <w:spacing w:after="0" w:line="240" w:lineRule="auto"/>
        <w:ind w:left="851" w:firstLine="567"/>
        <w:jc w:val="both"/>
        <w:rPr>
          <w:rFonts w:ascii="Times New Roman" w:eastAsia="Times New Roman" w:hAnsi="Times New Roman"/>
          <w:sz w:val="24"/>
          <w:szCs w:val="24"/>
          <w:lang w:eastAsia="hu-HU"/>
        </w:rPr>
      </w:pPr>
      <w:r w:rsidRPr="00092278">
        <w:rPr>
          <w:rFonts w:ascii="Times New Roman" w:eastAsia="Times New Roman" w:hAnsi="Times New Roman"/>
          <w:sz w:val="24"/>
          <w:szCs w:val="24"/>
          <w:lang w:eastAsia="hu-HU"/>
        </w:rPr>
        <w:t xml:space="preserve">e-mail: </w:t>
      </w:r>
      <w:hyperlink r:id="rId18" w:history="1">
        <w:r w:rsidR="004709BD" w:rsidRPr="00AC5567">
          <w:rPr>
            <w:rStyle w:val="Hyperlink"/>
            <w:rFonts w:ascii="Times New Roman" w:eastAsia="Times New Roman" w:hAnsi="Times New Roman"/>
            <w:sz w:val="24"/>
            <w:szCs w:val="24"/>
            <w:lang w:eastAsia="hu-HU"/>
          </w:rPr>
          <w:t>bozara@mvmi.hu</w:t>
        </w:r>
      </w:hyperlink>
      <w:r w:rsidR="004709BD">
        <w:rPr>
          <w:rFonts w:ascii="Times New Roman" w:eastAsia="Times New Roman" w:hAnsi="Times New Roman"/>
          <w:sz w:val="24"/>
          <w:szCs w:val="24"/>
          <w:lang w:eastAsia="hu-HU"/>
        </w:rPr>
        <w:t xml:space="preserve"> </w:t>
      </w:r>
    </w:p>
    <w:p w14:paraId="0B4A9EC1" w14:textId="77777777" w:rsidR="0030397F" w:rsidRPr="00BC501F" w:rsidRDefault="0030397F" w:rsidP="0030397F">
      <w:pPr>
        <w:spacing w:after="0" w:line="240" w:lineRule="auto"/>
        <w:ind w:left="851" w:firstLine="589"/>
        <w:jc w:val="both"/>
        <w:rPr>
          <w:rFonts w:ascii="Times New Roman" w:eastAsia="Times New Roman" w:hAnsi="Times New Roman"/>
          <w:sz w:val="24"/>
          <w:szCs w:val="24"/>
          <w:lang w:eastAsia="hu-HU"/>
        </w:rPr>
      </w:pPr>
    </w:p>
    <w:p w14:paraId="48B915C6" w14:textId="77777777" w:rsidR="0030397F" w:rsidRDefault="0030397F" w:rsidP="0030397F">
      <w:pPr>
        <w:spacing w:after="0" w:line="240" w:lineRule="auto"/>
        <w:ind w:left="567"/>
        <w:jc w:val="both"/>
        <w:rPr>
          <w:rFonts w:ascii="Times New Roman" w:eastAsia="Times New Roman" w:hAnsi="Times New Roman"/>
          <w:sz w:val="24"/>
          <w:szCs w:val="24"/>
          <w:lang w:eastAsia="hu-HU"/>
        </w:rPr>
      </w:pPr>
      <w:r w:rsidRPr="00E210D0">
        <w:rPr>
          <w:rFonts w:ascii="Times New Roman" w:eastAsia="Times New Roman" w:hAnsi="Times New Roman"/>
          <w:sz w:val="24"/>
          <w:szCs w:val="24"/>
          <w:u w:val="single"/>
          <w:lang w:eastAsia="hu-HU"/>
        </w:rPr>
        <w:t>Szerződéses kérdésekben</w:t>
      </w:r>
      <w:r w:rsidRPr="004A0D29">
        <w:rPr>
          <w:rFonts w:ascii="Times New Roman" w:eastAsia="Times New Roman" w:hAnsi="Times New Roman"/>
          <w:sz w:val="24"/>
          <w:szCs w:val="24"/>
          <w:lang w:eastAsia="hu-HU"/>
        </w:rPr>
        <w:t>:</w:t>
      </w:r>
      <w:r w:rsidRPr="00D057CD">
        <w:rPr>
          <w:rFonts w:ascii="Times New Roman" w:eastAsia="Times New Roman" w:hAnsi="Times New Roman"/>
          <w:sz w:val="24"/>
          <w:szCs w:val="24"/>
          <w:lang w:eastAsia="hu-HU"/>
        </w:rPr>
        <w:t xml:space="preserve"> </w:t>
      </w:r>
    </w:p>
    <w:p w14:paraId="7F852797" w14:textId="4C2C8608" w:rsidR="0030397F" w:rsidRDefault="0030397F" w:rsidP="0030397F">
      <w:pPr>
        <w:spacing w:after="0" w:line="240" w:lineRule="auto"/>
        <w:ind w:left="567"/>
        <w:jc w:val="both"/>
        <w:rPr>
          <w:rFonts w:ascii="Times New Roman" w:eastAsia="Times New Roman" w:hAnsi="Times New Roman"/>
          <w:sz w:val="24"/>
          <w:szCs w:val="24"/>
          <w:lang w:eastAsia="hu-HU"/>
        </w:rPr>
      </w:pPr>
      <w:r>
        <w:rPr>
          <w:rFonts w:ascii="Times New Roman" w:eastAsia="Times New Roman" w:hAnsi="Times New Roman"/>
          <w:sz w:val="24"/>
          <w:szCs w:val="24"/>
          <w:lang w:eastAsia="hu-HU"/>
        </w:rPr>
        <w:t xml:space="preserve">              </w:t>
      </w:r>
      <w:r w:rsidR="00035816">
        <w:rPr>
          <w:rFonts w:ascii="Times New Roman" w:eastAsia="Times New Roman" w:hAnsi="Times New Roman"/>
          <w:sz w:val="24"/>
          <w:szCs w:val="24"/>
          <w:lang w:eastAsia="hu-HU"/>
        </w:rPr>
        <w:t xml:space="preserve">Horváth István </w:t>
      </w:r>
      <w:r w:rsidR="00E32CB7">
        <w:rPr>
          <w:rFonts w:ascii="Times New Roman" w:eastAsia="Times New Roman" w:hAnsi="Times New Roman"/>
          <w:sz w:val="24"/>
          <w:szCs w:val="24"/>
          <w:lang w:eastAsia="hu-HU"/>
        </w:rPr>
        <w:t>medior stratégiai beszerző</w:t>
      </w:r>
    </w:p>
    <w:p w14:paraId="324CC3D1" w14:textId="6D88815C" w:rsidR="0030397F" w:rsidRPr="00BD0B11" w:rsidRDefault="0030397F" w:rsidP="0030397F">
      <w:pPr>
        <w:spacing w:after="0" w:line="240" w:lineRule="auto"/>
        <w:ind w:left="567"/>
        <w:jc w:val="both"/>
        <w:rPr>
          <w:rFonts w:ascii="Times New Roman" w:eastAsia="Times New Roman" w:hAnsi="Times New Roman"/>
          <w:sz w:val="24"/>
          <w:szCs w:val="24"/>
          <w:lang w:eastAsia="hu-HU"/>
        </w:rPr>
      </w:pPr>
      <w:r w:rsidRPr="00BD0B11">
        <w:rPr>
          <w:rFonts w:ascii="Times New Roman" w:eastAsia="Times New Roman" w:hAnsi="Times New Roman"/>
          <w:sz w:val="24"/>
          <w:szCs w:val="24"/>
          <w:lang w:eastAsia="hu-HU"/>
        </w:rPr>
        <w:tab/>
      </w:r>
      <w:r w:rsidRPr="00BD0B11">
        <w:rPr>
          <w:rFonts w:ascii="Times New Roman" w:eastAsia="Times New Roman" w:hAnsi="Times New Roman"/>
          <w:sz w:val="24"/>
          <w:szCs w:val="24"/>
          <w:lang w:eastAsia="hu-HU"/>
        </w:rPr>
        <w:tab/>
        <w:t xml:space="preserve">Tel.: </w:t>
      </w:r>
      <w:r w:rsidR="00035816" w:rsidRPr="00035816">
        <w:rPr>
          <w:rFonts w:ascii="Times New Roman" w:eastAsia="Times New Roman" w:hAnsi="Times New Roman"/>
          <w:sz w:val="24"/>
          <w:szCs w:val="24"/>
          <w:lang w:eastAsia="hu-HU"/>
        </w:rPr>
        <w:t>+36</w:t>
      </w:r>
      <w:r w:rsidR="00035816">
        <w:rPr>
          <w:rFonts w:ascii="Times New Roman" w:eastAsia="Times New Roman" w:hAnsi="Times New Roman"/>
          <w:sz w:val="24"/>
          <w:szCs w:val="24"/>
          <w:lang w:eastAsia="hu-HU"/>
        </w:rPr>
        <w:t xml:space="preserve"> </w:t>
      </w:r>
      <w:r w:rsidR="00035816" w:rsidRPr="00035816">
        <w:rPr>
          <w:rFonts w:ascii="Times New Roman" w:eastAsia="Times New Roman" w:hAnsi="Times New Roman"/>
          <w:sz w:val="24"/>
          <w:szCs w:val="24"/>
          <w:lang w:eastAsia="hu-HU"/>
        </w:rPr>
        <w:t>20</w:t>
      </w:r>
      <w:r w:rsidR="00035816">
        <w:rPr>
          <w:rFonts w:ascii="Times New Roman" w:eastAsia="Times New Roman" w:hAnsi="Times New Roman"/>
          <w:sz w:val="24"/>
          <w:szCs w:val="24"/>
          <w:lang w:eastAsia="hu-HU"/>
        </w:rPr>
        <w:t> </w:t>
      </w:r>
      <w:r w:rsidR="00035816" w:rsidRPr="00035816">
        <w:rPr>
          <w:rFonts w:ascii="Times New Roman" w:eastAsia="Times New Roman" w:hAnsi="Times New Roman"/>
          <w:sz w:val="24"/>
          <w:szCs w:val="24"/>
          <w:lang w:eastAsia="hu-HU"/>
        </w:rPr>
        <w:t>849</w:t>
      </w:r>
      <w:r w:rsidR="00035816">
        <w:rPr>
          <w:rFonts w:ascii="Times New Roman" w:eastAsia="Times New Roman" w:hAnsi="Times New Roman"/>
          <w:sz w:val="24"/>
          <w:szCs w:val="24"/>
          <w:lang w:eastAsia="hu-HU"/>
        </w:rPr>
        <w:t xml:space="preserve"> </w:t>
      </w:r>
      <w:r w:rsidR="00035816" w:rsidRPr="00035816">
        <w:rPr>
          <w:rFonts w:ascii="Times New Roman" w:eastAsia="Times New Roman" w:hAnsi="Times New Roman"/>
          <w:sz w:val="24"/>
          <w:szCs w:val="24"/>
          <w:lang w:eastAsia="hu-HU"/>
        </w:rPr>
        <w:t>97</w:t>
      </w:r>
      <w:r w:rsidR="00035816">
        <w:rPr>
          <w:rFonts w:ascii="Times New Roman" w:eastAsia="Times New Roman" w:hAnsi="Times New Roman"/>
          <w:sz w:val="24"/>
          <w:szCs w:val="24"/>
          <w:lang w:eastAsia="hu-HU"/>
        </w:rPr>
        <w:t xml:space="preserve"> </w:t>
      </w:r>
      <w:r w:rsidR="00035816" w:rsidRPr="00035816">
        <w:rPr>
          <w:rFonts w:ascii="Times New Roman" w:eastAsia="Times New Roman" w:hAnsi="Times New Roman"/>
          <w:sz w:val="24"/>
          <w:szCs w:val="24"/>
          <w:lang w:eastAsia="hu-HU"/>
        </w:rPr>
        <w:t>59</w:t>
      </w:r>
    </w:p>
    <w:p w14:paraId="4600FB6C" w14:textId="0C9B10BA" w:rsidR="0030397F" w:rsidRDefault="0030397F" w:rsidP="0030397F">
      <w:pPr>
        <w:spacing w:after="0" w:line="240" w:lineRule="auto"/>
        <w:ind w:left="1418"/>
        <w:jc w:val="both"/>
        <w:rPr>
          <w:rFonts w:ascii="Times New Roman" w:eastAsia="Times New Roman" w:hAnsi="Times New Roman"/>
          <w:sz w:val="24"/>
          <w:szCs w:val="24"/>
          <w:lang w:eastAsia="hu-HU"/>
        </w:rPr>
      </w:pPr>
      <w:r w:rsidRPr="00BD0B11">
        <w:rPr>
          <w:rFonts w:ascii="Times New Roman" w:eastAsia="Times New Roman" w:hAnsi="Times New Roman"/>
          <w:sz w:val="24"/>
          <w:szCs w:val="24"/>
          <w:lang w:eastAsia="hu-HU"/>
        </w:rPr>
        <w:t xml:space="preserve">e-mail: </w:t>
      </w:r>
      <w:hyperlink r:id="rId19" w:history="1">
        <w:r w:rsidR="004709BD" w:rsidRPr="00AC5567">
          <w:rPr>
            <w:rStyle w:val="Hyperlink"/>
            <w:rFonts w:ascii="Times New Roman" w:eastAsia="Times New Roman" w:hAnsi="Times New Roman"/>
            <w:sz w:val="24"/>
            <w:szCs w:val="24"/>
            <w:lang w:eastAsia="hu-HU"/>
          </w:rPr>
          <w:t>horvath.istvan1@mvm.hu</w:t>
        </w:r>
      </w:hyperlink>
      <w:r w:rsidR="004709BD">
        <w:rPr>
          <w:rFonts w:ascii="Times New Roman" w:eastAsia="Times New Roman" w:hAnsi="Times New Roman"/>
          <w:sz w:val="24"/>
          <w:szCs w:val="24"/>
          <w:lang w:eastAsia="hu-HU"/>
        </w:rPr>
        <w:t xml:space="preserve"> </w:t>
      </w:r>
    </w:p>
    <w:p w14:paraId="2EBA378D" w14:textId="77777777" w:rsidR="0030397F" w:rsidRPr="00D057CD" w:rsidRDefault="0030397F" w:rsidP="0030397F">
      <w:pPr>
        <w:spacing w:after="0" w:line="240" w:lineRule="auto"/>
        <w:ind w:left="567"/>
        <w:jc w:val="both"/>
        <w:rPr>
          <w:rFonts w:ascii="Times New Roman" w:eastAsia="Times New Roman" w:hAnsi="Times New Roman"/>
          <w:sz w:val="24"/>
          <w:szCs w:val="24"/>
          <w:lang w:eastAsia="hu-HU"/>
        </w:rPr>
      </w:pPr>
    </w:p>
    <w:p w14:paraId="38F1E37B" w14:textId="77777777" w:rsidR="0030397F" w:rsidRPr="00D057CD" w:rsidRDefault="0030397F" w:rsidP="0030397F">
      <w:pPr>
        <w:spacing w:after="0" w:line="240" w:lineRule="auto"/>
        <w:ind w:left="567"/>
        <w:jc w:val="both"/>
        <w:rPr>
          <w:rFonts w:ascii="Times New Roman" w:eastAsia="Times New Roman" w:hAnsi="Times New Roman"/>
          <w:sz w:val="24"/>
          <w:szCs w:val="24"/>
          <w:lang w:eastAsia="hu-HU"/>
        </w:rPr>
      </w:pPr>
      <w:r w:rsidRPr="00E210D0">
        <w:rPr>
          <w:rFonts w:ascii="Times New Roman" w:eastAsia="Times New Roman" w:hAnsi="Times New Roman"/>
          <w:sz w:val="24"/>
          <w:szCs w:val="24"/>
          <w:u w:val="single"/>
          <w:lang w:eastAsia="hu-HU"/>
        </w:rPr>
        <w:t>Számlázással kapcsolatos kérdésekben</w:t>
      </w:r>
      <w:r w:rsidRPr="00D057CD">
        <w:rPr>
          <w:rFonts w:ascii="Times New Roman" w:eastAsia="Times New Roman" w:hAnsi="Times New Roman"/>
          <w:sz w:val="24"/>
          <w:szCs w:val="24"/>
          <w:lang w:eastAsia="hu-HU"/>
        </w:rPr>
        <w:t>:</w:t>
      </w:r>
    </w:p>
    <w:p w14:paraId="32B0B58F" w14:textId="43DBAFF0" w:rsidR="0030397F" w:rsidRPr="00434302" w:rsidRDefault="0030397F" w:rsidP="00035816">
      <w:pPr>
        <w:spacing w:after="0" w:line="240" w:lineRule="auto"/>
        <w:ind w:left="851"/>
        <w:jc w:val="both"/>
        <w:rPr>
          <w:rFonts w:ascii="Times New Roman" w:eastAsia="Times New Roman" w:hAnsi="Times New Roman"/>
          <w:sz w:val="24"/>
          <w:szCs w:val="24"/>
          <w:lang w:eastAsia="hu-HU"/>
        </w:rPr>
      </w:pPr>
      <w:r>
        <w:rPr>
          <w:rFonts w:ascii="Times New Roman" w:eastAsia="Times New Roman" w:hAnsi="Times New Roman"/>
          <w:sz w:val="24"/>
          <w:szCs w:val="24"/>
          <w:lang w:eastAsia="hu-HU"/>
        </w:rPr>
        <w:t xml:space="preserve">         </w:t>
      </w:r>
      <w:r w:rsidR="00035816">
        <w:rPr>
          <w:rFonts w:ascii="Times New Roman" w:eastAsia="Times New Roman" w:hAnsi="Times New Roman"/>
          <w:sz w:val="24"/>
          <w:szCs w:val="24"/>
          <w:lang w:eastAsia="hu-HU"/>
        </w:rPr>
        <w:t xml:space="preserve">Tumpek Judit </w:t>
      </w:r>
      <w:r w:rsidR="00035816" w:rsidRPr="00035816">
        <w:rPr>
          <w:rFonts w:ascii="Times New Roman" w:eastAsia="Times New Roman" w:hAnsi="Times New Roman"/>
          <w:sz w:val="24"/>
          <w:szCs w:val="24"/>
          <w:lang w:eastAsia="hu-HU"/>
        </w:rPr>
        <w:t>számviteli osztályvezető</w:t>
      </w:r>
    </w:p>
    <w:p w14:paraId="4031FA8D" w14:textId="1F14CB78" w:rsidR="0030397F" w:rsidRPr="00434302" w:rsidRDefault="0030397F" w:rsidP="0030397F">
      <w:pPr>
        <w:spacing w:after="0" w:line="240" w:lineRule="auto"/>
        <w:ind w:left="1418"/>
        <w:jc w:val="both"/>
        <w:rPr>
          <w:rFonts w:ascii="Times New Roman" w:eastAsia="Times New Roman" w:hAnsi="Times New Roman"/>
          <w:sz w:val="24"/>
          <w:szCs w:val="24"/>
          <w:lang w:eastAsia="hu-HU"/>
        </w:rPr>
      </w:pPr>
      <w:r w:rsidRPr="00434302">
        <w:rPr>
          <w:rFonts w:ascii="Times New Roman" w:eastAsia="Times New Roman" w:hAnsi="Times New Roman"/>
          <w:sz w:val="24"/>
          <w:szCs w:val="24"/>
          <w:lang w:eastAsia="hu-HU"/>
        </w:rPr>
        <w:t xml:space="preserve">Tel.: </w:t>
      </w:r>
      <w:r w:rsidR="00035816" w:rsidRPr="00035816">
        <w:rPr>
          <w:rFonts w:ascii="Times New Roman" w:eastAsia="Times New Roman" w:hAnsi="Times New Roman"/>
          <w:sz w:val="24"/>
          <w:szCs w:val="24"/>
          <w:lang w:eastAsia="hu-HU"/>
        </w:rPr>
        <w:t>+36 70</w:t>
      </w:r>
      <w:r w:rsidR="00035816">
        <w:rPr>
          <w:rFonts w:ascii="Times New Roman" w:eastAsia="Times New Roman" w:hAnsi="Times New Roman"/>
          <w:sz w:val="24"/>
          <w:szCs w:val="24"/>
          <w:lang w:eastAsia="hu-HU"/>
        </w:rPr>
        <w:t> </w:t>
      </w:r>
      <w:r w:rsidR="00035816" w:rsidRPr="00035816">
        <w:rPr>
          <w:rFonts w:ascii="Times New Roman" w:eastAsia="Times New Roman" w:hAnsi="Times New Roman"/>
          <w:sz w:val="24"/>
          <w:szCs w:val="24"/>
          <w:lang w:eastAsia="hu-HU"/>
        </w:rPr>
        <w:t>381</w:t>
      </w:r>
      <w:r w:rsidR="00035816">
        <w:rPr>
          <w:rFonts w:ascii="Times New Roman" w:eastAsia="Times New Roman" w:hAnsi="Times New Roman"/>
          <w:sz w:val="24"/>
          <w:szCs w:val="24"/>
          <w:lang w:eastAsia="hu-HU"/>
        </w:rPr>
        <w:t xml:space="preserve"> </w:t>
      </w:r>
      <w:r w:rsidR="00035816" w:rsidRPr="00035816">
        <w:rPr>
          <w:rFonts w:ascii="Times New Roman" w:eastAsia="Times New Roman" w:hAnsi="Times New Roman"/>
          <w:sz w:val="24"/>
          <w:szCs w:val="24"/>
          <w:lang w:eastAsia="hu-HU"/>
        </w:rPr>
        <w:t>54</w:t>
      </w:r>
      <w:r w:rsidR="00035816">
        <w:rPr>
          <w:rFonts w:ascii="Times New Roman" w:eastAsia="Times New Roman" w:hAnsi="Times New Roman"/>
          <w:sz w:val="24"/>
          <w:szCs w:val="24"/>
          <w:lang w:eastAsia="hu-HU"/>
        </w:rPr>
        <w:t xml:space="preserve"> </w:t>
      </w:r>
      <w:r w:rsidR="00035816" w:rsidRPr="00035816">
        <w:rPr>
          <w:rFonts w:ascii="Times New Roman" w:eastAsia="Times New Roman" w:hAnsi="Times New Roman"/>
          <w:sz w:val="24"/>
          <w:szCs w:val="24"/>
          <w:lang w:eastAsia="hu-HU"/>
        </w:rPr>
        <w:t>56</w:t>
      </w:r>
    </w:p>
    <w:p w14:paraId="5865D7A0" w14:textId="770D0D5C" w:rsidR="0030397F" w:rsidRPr="00434302" w:rsidRDefault="0030397F" w:rsidP="0030397F">
      <w:pPr>
        <w:spacing w:after="0" w:line="240" w:lineRule="auto"/>
        <w:ind w:left="1418"/>
        <w:jc w:val="both"/>
        <w:rPr>
          <w:rFonts w:ascii="Times New Roman" w:eastAsia="Times New Roman" w:hAnsi="Times New Roman"/>
          <w:sz w:val="24"/>
          <w:szCs w:val="24"/>
          <w:lang w:eastAsia="hu-HU"/>
        </w:rPr>
      </w:pPr>
      <w:r w:rsidRPr="00434302">
        <w:rPr>
          <w:rFonts w:ascii="Times New Roman" w:eastAsia="Times New Roman" w:hAnsi="Times New Roman"/>
          <w:sz w:val="24"/>
          <w:szCs w:val="24"/>
          <w:lang w:eastAsia="hu-HU"/>
        </w:rPr>
        <w:t xml:space="preserve">e-mail: </w:t>
      </w:r>
      <w:hyperlink r:id="rId20" w:history="1">
        <w:r w:rsidR="004709BD" w:rsidRPr="00AC5567">
          <w:rPr>
            <w:rStyle w:val="Hyperlink"/>
            <w:rFonts w:ascii="Times New Roman" w:eastAsia="Times New Roman" w:hAnsi="Times New Roman"/>
            <w:sz w:val="24"/>
            <w:szCs w:val="24"/>
            <w:lang w:eastAsia="hu-HU"/>
          </w:rPr>
          <w:t>tumpekj@mvmi.hu</w:t>
        </w:r>
      </w:hyperlink>
      <w:r w:rsidR="004709BD">
        <w:rPr>
          <w:rFonts w:ascii="Times New Roman" w:eastAsia="Times New Roman" w:hAnsi="Times New Roman"/>
          <w:sz w:val="24"/>
          <w:szCs w:val="24"/>
          <w:lang w:eastAsia="hu-HU"/>
        </w:rPr>
        <w:t xml:space="preserve"> </w:t>
      </w:r>
    </w:p>
    <w:p w14:paraId="560DFE40" w14:textId="77777777" w:rsidR="0030397F" w:rsidRPr="00D057CD" w:rsidRDefault="0030397F" w:rsidP="0030397F">
      <w:pPr>
        <w:spacing w:after="0" w:line="240" w:lineRule="auto"/>
        <w:ind w:left="1418"/>
        <w:jc w:val="both"/>
        <w:rPr>
          <w:rFonts w:ascii="Times New Roman" w:eastAsia="Times New Roman" w:hAnsi="Times New Roman"/>
          <w:sz w:val="24"/>
          <w:szCs w:val="24"/>
          <w:lang w:eastAsia="hu-HU"/>
        </w:rPr>
      </w:pPr>
    </w:p>
    <w:p w14:paraId="71DFB104" w14:textId="77777777" w:rsidR="0030397F" w:rsidRPr="00BC501F" w:rsidRDefault="0030397F" w:rsidP="0030397F">
      <w:pPr>
        <w:spacing w:after="0" w:line="240" w:lineRule="auto"/>
        <w:jc w:val="both"/>
        <w:rPr>
          <w:rFonts w:ascii="Times New Roman" w:eastAsia="Times New Roman" w:hAnsi="Times New Roman"/>
          <w:sz w:val="24"/>
          <w:szCs w:val="24"/>
          <w:lang w:eastAsia="hu-HU"/>
        </w:rPr>
      </w:pPr>
    </w:p>
    <w:p w14:paraId="2D96E981" w14:textId="2B6A7F58" w:rsidR="0030397F" w:rsidRDefault="0030397F" w:rsidP="0030397F">
      <w:pPr>
        <w:spacing w:after="0" w:line="240" w:lineRule="auto"/>
        <w:jc w:val="both"/>
        <w:rPr>
          <w:rFonts w:ascii="Times New Roman" w:hAnsi="Times New Roman"/>
          <w:sz w:val="24"/>
          <w:szCs w:val="24"/>
        </w:rPr>
      </w:pPr>
      <w:r w:rsidRPr="004C7F4B">
        <w:rPr>
          <w:rFonts w:ascii="Times New Roman" w:hAnsi="Times New Roman"/>
          <w:sz w:val="24"/>
          <w:szCs w:val="24"/>
        </w:rPr>
        <w:t xml:space="preserve">Műszaki </w:t>
      </w:r>
      <w:r>
        <w:rPr>
          <w:rFonts w:ascii="Times New Roman" w:hAnsi="Times New Roman"/>
          <w:sz w:val="24"/>
          <w:szCs w:val="24"/>
        </w:rPr>
        <w:t xml:space="preserve">és pénzügyi </w:t>
      </w:r>
      <w:r w:rsidRPr="00E210D0">
        <w:rPr>
          <w:rFonts w:ascii="Times New Roman" w:hAnsi="Times New Roman"/>
          <w:sz w:val="24"/>
          <w:szCs w:val="24"/>
          <w:u w:val="single"/>
        </w:rPr>
        <w:t>teljesítésigazolás aláírására jogosult</w:t>
      </w:r>
      <w:r w:rsidRPr="004C7F4B">
        <w:rPr>
          <w:rFonts w:ascii="Times New Roman" w:hAnsi="Times New Roman"/>
          <w:sz w:val="24"/>
          <w:szCs w:val="24"/>
        </w:rPr>
        <w:t xml:space="preserve">: </w:t>
      </w:r>
      <w:r w:rsidR="00087227">
        <w:rPr>
          <w:rFonts w:ascii="Times New Roman" w:hAnsi="Times New Roman"/>
          <w:sz w:val="24"/>
          <w:szCs w:val="24"/>
        </w:rPr>
        <w:t>a szakterületi igazgató és a szakterületi osztályvezető együttesen, a</w:t>
      </w:r>
      <w:r w:rsidR="00E26398">
        <w:rPr>
          <w:rFonts w:ascii="Times New Roman" w:hAnsi="Times New Roman"/>
          <w:sz w:val="24"/>
          <w:szCs w:val="24"/>
        </w:rPr>
        <w:t xml:space="preserve"> Megrendelő aktuális cégjegyzési szabályzatának </w:t>
      </w:r>
      <w:r w:rsidR="00087227">
        <w:rPr>
          <w:rFonts w:ascii="Times New Roman" w:hAnsi="Times New Roman"/>
          <w:sz w:val="24"/>
          <w:szCs w:val="24"/>
        </w:rPr>
        <w:t>megfelelően.</w:t>
      </w:r>
    </w:p>
    <w:p w14:paraId="1188C7DE" w14:textId="77777777" w:rsidR="0030397F" w:rsidRDefault="0030397F" w:rsidP="0030397F">
      <w:pPr>
        <w:spacing w:after="0" w:line="240" w:lineRule="auto"/>
        <w:jc w:val="both"/>
        <w:rPr>
          <w:rFonts w:ascii="Times New Roman" w:eastAsia="Times New Roman" w:hAnsi="Times New Roman"/>
          <w:sz w:val="24"/>
          <w:szCs w:val="24"/>
          <w:lang w:eastAsia="hu-HU"/>
        </w:rPr>
      </w:pPr>
    </w:p>
    <w:p w14:paraId="4768467F" w14:textId="77777777" w:rsidR="0030397F" w:rsidRPr="00B4123D" w:rsidRDefault="0030397F" w:rsidP="0030397F">
      <w:pPr>
        <w:spacing w:after="0" w:line="240" w:lineRule="auto"/>
        <w:jc w:val="both"/>
        <w:outlineLvl w:val="0"/>
        <w:rPr>
          <w:rFonts w:ascii="Times New Roman" w:eastAsia="Times New Roman" w:hAnsi="Times New Roman"/>
          <w:kern w:val="28"/>
          <w:sz w:val="24"/>
          <w:szCs w:val="24"/>
          <w:lang w:eastAsia="hu-HU"/>
        </w:rPr>
      </w:pPr>
      <w:r>
        <w:rPr>
          <w:rFonts w:ascii="Times New Roman" w:eastAsia="Times New Roman" w:hAnsi="Times New Roman"/>
          <w:kern w:val="28"/>
          <w:sz w:val="24"/>
          <w:szCs w:val="24"/>
          <w:lang w:eastAsia="hu-HU"/>
        </w:rPr>
        <w:t>A</w:t>
      </w:r>
      <w:r w:rsidRPr="00B4123D">
        <w:rPr>
          <w:rFonts w:ascii="Times New Roman" w:eastAsia="Times New Roman" w:hAnsi="Times New Roman"/>
          <w:kern w:val="28"/>
          <w:sz w:val="24"/>
          <w:szCs w:val="24"/>
          <w:lang w:eastAsia="hu-HU"/>
        </w:rPr>
        <w:t xml:space="preserve"> szerződéses kérdésekben megjelölt kapcsolattartó az MVM </w:t>
      </w:r>
      <w:r>
        <w:rPr>
          <w:rFonts w:ascii="Times New Roman" w:eastAsia="Times New Roman" w:hAnsi="Times New Roman"/>
          <w:kern w:val="28"/>
          <w:sz w:val="24"/>
          <w:szCs w:val="24"/>
          <w:lang w:eastAsia="hu-HU"/>
        </w:rPr>
        <w:t xml:space="preserve">Services </w:t>
      </w:r>
      <w:r w:rsidRPr="00B4123D">
        <w:rPr>
          <w:rFonts w:ascii="Times New Roman" w:eastAsia="Times New Roman" w:hAnsi="Times New Roman"/>
          <w:kern w:val="28"/>
          <w:sz w:val="24"/>
          <w:szCs w:val="24"/>
          <w:lang w:eastAsia="hu-HU"/>
        </w:rPr>
        <w:t>Zrt., mint lebonyolító munkavállalója, aki erre való tekintettel került feltüntetésre a kapcsolattartók között. Mindezeknek megfelelően az MVM</w:t>
      </w:r>
      <w:r w:rsidRPr="001C26A9">
        <w:rPr>
          <w:rFonts w:ascii="Times New Roman" w:eastAsia="Times New Roman" w:hAnsi="Times New Roman"/>
          <w:kern w:val="28"/>
          <w:sz w:val="24"/>
          <w:szCs w:val="24"/>
          <w:lang w:eastAsia="hu-HU"/>
        </w:rPr>
        <w:t xml:space="preserve"> Services</w:t>
      </w:r>
      <w:r w:rsidRPr="00B4123D">
        <w:rPr>
          <w:rFonts w:ascii="Times New Roman" w:eastAsia="Times New Roman" w:hAnsi="Times New Roman"/>
          <w:kern w:val="28"/>
          <w:sz w:val="24"/>
          <w:szCs w:val="24"/>
          <w:lang w:eastAsia="hu-HU"/>
        </w:rPr>
        <w:t xml:space="preserve"> Zrt. kizárólag lebonyolítóként működik közre és semmilyen módon nem alanya (jogosultja vagy kötelezettje) jelen </w:t>
      </w:r>
      <w:r>
        <w:rPr>
          <w:rFonts w:ascii="Times New Roman" w:eastAsia="Times New Roman" w:hAnsi="Times New Roman"/>
          <w:kern w:val="28"/>
          <w:sz w:val="24"/>
          <w:szCs w:val="24"/>
          <w:lang w:eastAsia="hu-HU"/>
        </w:rPr>
        <w:t>s</w:t>
      </w:r>
      <w:r w:rsidRPr="00B4123D">
        <w:rPr>
          <w:rFonts w:ascii="Times New Roman" w:eastAsia="Times New Roman" w:hAnsi="Times New Roman"/>
          <w:kern w:val="28"/>
          <w:sz w:val="24"/>
          <w:szCs w:val="24"/>
          <w:lang w:eastAsia="hu-HU"/>
        </w:rPr>
        <w:t>zerződésnek.</w:t>
      </w:r>
    </w:p>
    <w:p w14:paraId="2C43AFA2" w14:textId="77777777" w:rsidR="00E26398" w:rsidRPr="00BC501F" w:rsidRDefault="00E26398" w:rsidP="0030397F">
      <w:pPr>
        <w:spacing w:after="0" w:line="240" w:lineRule="auto"/>
        <w:jc w:val="both"/>
        <w:outlineLvl w:val="0"/>
        <w:rPr>
          <w:rFonts w:ascii="Times New Roman" w:eastAsia="Times New Roman" w:hAnsi="Times New Roman"/>
          <w:kern w:val="28"/>
          <w:sz w:val="24"/>
          <w:szCs w:val="24"/>
          <w:lang w:eastAsia="hu-HU"/>
        </w:rPr>
      </w:pPr>
    </w:p>
    <w:p w14:paraId="77807E13" w14:textId="77777777" w:rsidR="0030397F" w:rsidRDefault="0030397F" w:rsidP="0030397F">
      <w:pPr>
        <w:spacing w:after="0" w:line="240" w:lineRule="auto"/>
        <w:jc w:val="both"/>
        <w:outlineLvl w:val="0"/>
        <w:rPr>
          <w:rFonts w:ascii="Times New Roman" w:hAnsi="Times New Roman"/>
          <w:sz w:val="24"/>
          <w:szCs w:val="24"/>
        </w:rPr>
      </w:pPr>
      <w:r w:rsidRPr="006A0E9A">
        <w:rPr>
          <w:rFonts w:ascii="Times New Roman" w:eastAsia="Times New Roman" w:hAnsi="Times New Roman"/>
          <w:kern w:val="28"/>
          <w:sz w:val="24"/>
          <w:szCs w:val="24"/>
          <w:lang w:eastAsia="hu-HU"/>
        </w:rPr>
        <w:t>A Vállalkozó kijelölt képviselője</w:t>
      </w:r>
      <w:r>
        <w:rPr>
          <w:rFonts w:ascii="Times New Roman" w:eastAsia="Times New Roman" w:hAnsi="Times New Roman"/>
          <w:kern w:val="28"/>
          <w:sz w:val="24"/>
          <w:szCs w:val="24"/>
          <w:lang w:eastAsia="hu-HU"/>
        </w:rPr>
        <w:t xml:space="preserve"> s</w:t>
      </w:r>
      <w:r w:rsidRPr="00434302">
        <w:rPr>
          <w:rFonts w:ascii="Times New Roman" w:hAnsi="Times New Roman"/>
          <w:sz w:val="24"/>
          <w:szCs w:val="24"/>
        </w:rPr>
        <w:t>zerződéses kérdésekben:</w:t>
      </w:r>
      <w:r w:rsidRPr="00434302">
        <w:rPr>
          <w:rFonts w:ascii="Times New Roman" w:hAnsi="Times New Roman"/>
          <w:sz w:val="24"/>
          <w:szCs w:val="24"/>
        </w:rPr>
        <w:tab/>
      </w:r>
    </w:p>
    <w:p w14:paraId="3BB0028A" w14:textId="77777777" w:rsidR="00DC4F72" w:rsidRPr="00434302" w:rsidRDefault="00DC4F72" w:rsidP="0030397F">
      <w:pPr>
        <w:spacing w:after="0" w:line="240" w:lineRule="auto"/>
        <w:jc w:val="both"/>
        <w:outlineLvl w:val="0"/>
        <w:rPr>
          <w:rFonts w:ascii="Times New Roman" w:hAnsi="Times New Roman"/>
          <w:sz w:val="24"/>
          <w:szCs w:val="24"/>
        </w:rPr>
      </w:pPr>
    </w:p>
    <w:p w14:paraId="1771A45A" w14:textId="772B7BE7" w:rsidR="0030397F" w:rsidRPr="00DC4F72" w:rsidRDefault="0030397F" w:rsidP="0030397F">
      <w:pPr>
        <w:spacing w:after="0" w:line="240" w:lineRule="auto"/>
        <w:ind w:left="567"/>
        <w:jc w:val="both"/>
        <w:rPr>
          <w:rFonts w:ascii="Times New Roman" w:eastAsia="Times New Roman" w:hAnsi="Times New Roman"/>
          <w:sz w:val="24"/>
          <w:szCs w:val="24"/>
          <w:lang w:eastAsia="hu-HU"/>
        </w:rPr>
      </w:pPr>
      <w:r w:rsidRPr="00DC4F72">
        <w:rPr>
          <w:rFonts w:ascii="Times New Roman" w:eastAsia="Times New Roman" w:hAnsi="Times New Roman"/>
          <w:sz w:val="24"/>
          <w:szCs w:val="24"/>
          <w:lang w:eastAsia="hu-HU"/>
        </w:rPr>
        <w:t xml:space="preserve">              </w:t>
      </w:r>
      <w:r w:rsidR="00DC4F72" w:rsidRPr="00DC4F72">
        <w:rPr>
          <w:rFonts w:ascii="Times New Roman" w:eastAsia="Times New Roman" w:hAnsi="Times New Roman"/>
          <w:sz w:val="24"/>
          <w:szCs w:val="24"/>
          <w:lang w:eastAsia="hu-HU"/>
        </w:rPr>
        <w:t>Miklós Nándor</w:t>
      </w:r>
    </w:p>
    <w:p w14:paraId="7DBAD780" w14:textId="326F506B" w:rsidR="0030397F" w:rsidRPr="00DC4F72" w:rsidRDefault="0030397F" w:rsidP="00DC4F72">
      <w:pPr>
        <w:spacing w:after="0" w:line="240" w:lineRule="auto"/>
        <w:ind w:left="1275" w:firstLine="141"/>
        <w:jc w:val="both"/>
        <w:rPr>
          <w:rFonts w:ascii="Times New Roman" w:eastAsia="Times New Roman" w:hAnsi="Times New Roman"/>
          <w:sz w:val="24"/>
          <w:szCs w:val="24"/>
          <w:lang w:eastAsia="hu-HU"/>
        </w:rPr>
      </w:pPr>
      <w:r w:rsidRPr="00DC4F72">
        <w:rPr>
          <w:rFonts w:ascii="Times New Roman" w:eastAsia="Times New Roman" w:hAnsi="Times New Roman"/>
          <w:sz w:val="24"/>
          <w:szCs w:val="24"/>
          <w:lang w:eastAsia="hu-HU"/>
        </w:rPr>
        <w:t xml:space="preserve">Tel: </w:t>
      </w:r>
      <w:r w:rsidR="00DC4F72" w:rsidRPr="00DC4F72">
        <w:rPr>
          <w:rFonts w:ascii="Times New Roman" w:eastAsia="Times New Roman" w:hAnsi="Times New Roman"/>
          <w:sz w:val="24"/>
          <w:szCs w:val="24"/>
          <w:lang w:eastAsia="hu-HU"/>
        </w:rPr>
        <w:t>06703767979</w:t>
      </w:r>
    </w:p>
    <w:p w14:paraId="604B74D4" w14:textId="308D352D" w:rsidR="00DC4F72" w:rsidRPr="00DC4F72" w:rsidRDefault="0030397F" w:rsidP="00DC4F72">
      <w:pPr>
        <w:spacing w:after="0" w:line="240" w:lineRule="auto"/>
        <w:ind w:left="1134" w:firstLine="282"/>
        <w:jc w:val="both"/>
        <w:rPr>
          <w:rFonts w:ascii="Times New Roman" w:eastAsia="Times New Roman" w:hAnsi="Times New Roman"/>
          <w:sz w:val="24"/>
          <w:szCs w:val="24"/>
          <w:lang w:eastAsia="hu-HU"/>
        </w:rPr>
      </w:pPr>
      <w:r w:rsidRPr="00DC4F72">
        <w:rPr>
          <w:rFonts w:ascii="Times New Roman" w:eastAsia="Times New Roman" w:hAnsi="Times New Roman"/>
          <w:sz w:val="24"/>
          <w:szCs w:val="24"/>
          <w:lang w:eastAsia="hu-HU"/>
        </w:rPr>
        <w:t xml:space="preserve">e-mail: </w:t>
      </w:r>
      <w:hyperlink r:id="rId21" w:history="1">
        <w:r w:rsidR="004709BD" w:rsidRPr="00AC5567">
          <w:rPr>
            <w:rStyle w:val="Hyperlink"/>
            <w:rFonts w:ascii="Times New Roman" w:eastAsia="Times New Roman" w:hAnsi="Times New Roman"/>
            <w:sz w:val="24"/>
            <w:szCs w:val="24"/>
            <w:lang w:eastAsia="hu-HU"/>
          </w:rPr>
          <w:t>miklosn@sonrisa.hu</w:t>
        </w:r>
      </w:hyperlink>
      <w:r w:rsidR="004709BD">
        <w:rPr>
          <w:rFonts w:ascii="Times New Roman" w:eastAsia="Times New Roman" w:hAnsi="Times New Roman"/>
          <w:sz w:val="24"/>
          <w:szCs w:val="24"/>
          <w:lang w:eastAsia="hu-HU"/>
        </w:rPr>
        <w:t xml:space="preserve"> </w:t>
      </w:r>
    </w:p>
    <w:p w14:paraId="03EA3C4B" w14:textId="49CDC1CE" w:rsidR="0030397F" w:rsidRPr="00434302" w:rsidRDefault="0030397F" w:rsidP="0030397F">
      <w:pPr>
        <w:spacing w:after="0" w:line="240" w:lineRule="auto"/>
        <w:ind w:left="1418"/>
        <w:jc w:val="both"/>
        <w:rPr>
          <w:rFonts w:ascii="Times New Roman" w:hAnsi="Times New Roman"/>
          <w:sz w:val="24"/>
          <w:szCs w:val="24"/>
        </w:rPr>
      </w:pPr>
    </w:p>
    <w:p w14:paraId="474244C6" w14:textId="3109B6C6" w:rsidR="0030397F" w:rsidRDefault="0030397F" w:rsidP="0030397F">
      <w:pPr>
        <w:spacing w:after="0" w:line="240" w:lineRule="auto"/>
        <w:jc w:val="both"/>
        <w:outlineLvl w:val="0"/>
        <w:rPr>
          <w:ins w:id="28" w:author="Miklós Nándor" w:date="2026-03-31T15:13:00Z" w16du:dateUtc="2026-03-31T13:13:00Z"/>
          <w:rFonts w:ascii="Times New Roman" w:eastAsia="Times New Roman" w:hAnsi="Times New Roman"/>
          <w:sz w:val="24"/>
          <w:szCs w:val="24"/>
          <w:lang w:eastAsia="hu-HU"/>
        </w:rPr>
      </w:pPr>
      <w:r w:rsidRPr="006A0E9A">
        <w:rPr>
          <w:rFonts w:ascii="Times New Roman" w:eastAsia="Times New Roman" w:hAnsi="Times New Roman"/>
          <w:sz w:val="24"/>
          <w:szCs w:val="24"/>
          <w:lang w:eastAsia="hu-HU"/>
        </w:rPr>
        <w:t>Műszaki teljesítésigazolás</w:t>
      </w:r>
      <w:r>
        <w:rPr>
          <w:rFonts w:ascii="Times New Roman" w:eastAsia="Times New Roman" w:hAnsi="Times New Roman"/>
          <w:sz w:val="24"/>
          <w:szCs w:val="24"/>
          <w:lang w:eastAsia="hu-HU"/>
        </w:rPr>
        <w:t xml:space="preserve"> (MTIG)</w:t>
      </w:r>
      <w:r w:rsidRPr="006A0E9A">
        <w:rPr>
          <w:rFonts w:ascii="Times New Roman" w:eastAsia="Times New Roman" w:hAnsi="Times New Roman"/>
          <w:sz w:val="24"/>
          <w:szCs w:val="24"/>
          <w:lang w:eastAsia="hu-HU"/>
        </w:rPr>
        <w:t xml:space="preserve"> kiállítására </w:t>
      </w:r>
      <w:r w:rsidRPr="0064362F">
        <w:rPr>
          <w:rFonts w:ascii="Times New Roman" w:eastAsia="Times New Roman" w:hAnsi="Times New Roman"/>
          <w:sz w:val="24"/>
          <w:szCs w:val="24"/>
          <w:lang w:eastAsia="hu-HU"/>
        </w:rPr>
        <w:t xml:space="preserve">jogosult: </w:t>
      </w:r>
      <w:commentRangeStart w:id="29"/>
      <w:del w:id="30" w:author="Miklós Nándor" w:date="2026-03-31T15:13:00Z" w16du:dateUtc="2026-03-31T13:13:00Z">
        <w:r w:rsidRPr="0064362F" w:rsidDel="00954463">
          <w:rPr>
            <w:rFonts w:ascii="Times New Roman" w:eastAsia="Times New Roman" w:hAnsi="Times New Roman"/>
            <w:sz w:val="24"/>
            <w:szCs w:val="24"/>
            <w:lang w:eastAsia="hu-HU"/>
          </w:rPr>
          <w:delText>…..</w:delText>
        </w:r>
        <w:commentRangeEnd w:id="29"/>
        <w:r w:rsidR="00DC4F72" w:rsidDel="00954463">
          <w:rPr>
            <w:rStyle w:val="CommentReference"/>
            <w:rFonts w:ascii="Times New Roman" w:eastAsia="Times New Roman" w:hAnsi="Times New Roman"/>
            <w:sz w:val="24"/>
            <w:szCs w:val="24"/>
            <w:lang w:eastAsia="hu-HU"/>
          </w:rPr>
          <w:commentReference w:id="29"/>
        </w:r>
      </w:del>
    </w:p>
    <w:p w14:paraId="11F51337" w14:textId="5E2718C4" w:rsidR="00954463" w:rsidRPr="00DC4F72" w:rsidRDefault="00954463" w:rsidP="00954463">
      <w:pPr>
        <w:spacing w:after="0" w:line="240" w:lineRule="auto"/>
        <w:ind w:left="567"/>
        <w:jc w:val="both"/>
        <w:rPr>
          <w:ins w:id="31" w:author="Miklós Nándor" w:date="2026-03-31T15:13:00Z" w16du:dateUtc="2026-03-31T13:13:00Z"/>
          <w:rFonts w:ascii="Times New Roman" w:eastAsia="Times New Roman" w:hAnsi="Times New Roman"/>
          <w:sz w:val="24"/>
          <w:szCs w:val="24"/>
          <w:lang w:eastAsia="hu-HU"/>
        </w:rPr>
      </w:pPr>
      <w:ins w:id="32" w:author="Miklós Nándor" w:date="2026-03-31T15:13:00Z" w16du:dateUtc="2026-03-31T13:13:00Z">
        <w:r w:rsidRPr="00DC4F72">
          <w:rPr>
            <w:rFonts w:ascii="Times New Roman" w:eastAsia="Times New Roman" w:hAnsi="Times New Roman"/>
            <w:sz w:val="24"/>
            <w:szCs w:val="24"/>
            <w:lang w:eastAsia="hu-HU"/>
          </w:rPr>
          <w:t xml:space="preserve">              </w:t>
        </w:r>
      </w:ins>
      <w:ins w:id="33" w:author="Miklós Nándor" w:date="2026-04-14T11:11:00Z" w16du:dateUtc="2026-04-14T09:11:00Z">
        <w:r w:rsidR="00583C8C">
          <w:rPr>
            <w:rFonts w:ascii="Times New Roman" w:eastAsia="Times New Roman" w:hAnsi="Times New Roman"/>
            <w:sz w:val="24"/>
            <w:szCs w:val="24"/>
            <w:lang w:eastAsia="hu-HU"/>
          </w:rPr>
          <w:t>Baján Gergely</w:t>
        </w:r>
      </w:ins>
    </w:p>
    <w:p w14:paraId="01EEF30F" w14:textId="78342253" w:rsidR="00954463" w:rsidRPr="00DC4F72" w:rsidRDefault="00954463" w:rsidP="00954463">
      <w:pPr>
        <w:spacing w:after="0" w:line="240" w:lineRule="auto"/>
        <w:ind w:left="1275" w:firstLine="141"/>
        <w:jc w:val="both"/>
        <w:rPr>
          <w:ins w:id="34" w:author="Miklós Nándor" w:date="2026-03-31T15:13:00Z" w16du:dateUtc="2026-03-31T13:13:00Z"/>
          <w:rFonts w:ascii="Times New Roman" w:eastAsia="Times New Roman" w:hAnsi="Times New Roman"/>
          <w:sz w:val="24"/>
          <w:szCs w:val="24"/>
          <w:lang w:eastAsia="hu-HU"/>
        </w:rPr>
      </w:pPr>
      <w:ins w:id="35" w:author="Miklós Nándor" w:date="2026-03-31T15:13:00Z" w16du:dateUtc="2026-03-31T13:13:00Z">
        <w:r w:rsidRPr="00DC4F72">
          <w:rPr>
            <w:rFonts w:ascii="Times New Roman" w:eastAsia="Times New Roman" w:hAnsi="Times New Roman"/>
            <w:sz w:val="24"/>
            <w:szCs w:val="24"/>
            <w:lang w:eastAsia="hu-HU"/>
          </w:rPr>
          <w:t>Tel: 06</w:t>
        </w:r>
      </w:ins>
      <w:ins w:id="36" w:author="Miklós Nándor" w:date="2026-04-14T11:11:00Z" w16du:dateUtc="2026-04-14T09:11:00Z">
        <w:r w:rsidR="006D4AC6">
          <w:rPr>
            <w:rFonts w:ascii="Times New Roman" w:eastAsia="Times New Roman" w:hAnsi="Times New Roman"/>
            <w:sz w:val="24"/>
            <w:szCs w:val="24"/>
            <w:lang w:eastAsia="hu-HU"/>
          </w:rPr>
          <w:t>307104570</w:t>
        </w:r>
      </w:ins>
    </w:p>
    <w:p w14:paraId="46EF4444" w14:textId="13EC8B54" w:rsidR="00954463" w:rsidRPr="00DC4F72" w:rsidRDefault="00954463" w:rsidP="00954463">
      <w:pPr>
        <w:spacing w:after="0" w:line="240" w:lineRule="auto"/>
        <w:ind w:left="1134" w:firstLine="282"/>
        <w:jc w:val="both"/>
        <w:rPr>
          <w:ins w:id="37" w:author="Miklós Nándor" w:date="2026-03-31T15:13:00Z" w16du:dateUtc="2026-03-31T13:13:00Z"/>
          <w:rFonts w:ascii="Times New Roman" w:eastAsia="Times New Roman" w:hAnsi="Times New Roman"/>
          <w:sz w:val="24"/>
          <w:szCs w:val="24"/>
          <w:lang w:eastAsia="hu-HU"/>
        </w:rPr>
      </w:pPr>
      <w:ins w:id="38" w:author="Miklós Nándor" w:date="2026-03-31T15:13:00Z" w16du:dateUtc="2026-03-31T13:13:00Z">
        <w:r w:rsidRPr="00DC4F72">
          <w:rPr>
            <w:rFonts w:ascii="Times New Roman" w:eastAsia="Times New Roman" w:hAnsi="Times New Roman"/>
            <w:sz w:val="24"/>
            <w:szCs w:val="24"/>
            <w:lang w:eastAsia="hu-HU"/>
          </w:rPr>
          <w:t xml:space="preserve">e-mail: </w:t>
        </w:r>
      </w:ins>
      <w:ins w:id="39" w:author="Miklós Nándor" w:date="2026-04-14T11:12:00Z" w16du:dateUtc="2026-04-14T09:12:00Z">
        <w:r w:rsidR="006D4AC6">
          <w:rPr>
            <w:rFonts w:ascii="Times New Roman" w:eastAsia="Times New Roman" w:hAnsi="Times New Roman"/>
            <w:sz w:val="24"/>
            <w:szCs w:val="24"/>
            <w:lang w:eastAsia="hu-HU"/>
          </w:rPr>
          <w:t>gergely.</w:t>
        </w:r>
        <w:r w:rsidR="006D4AC6">
          <w:rPr>
            <w:rFonts w:ascii="Times New Roman" w:eastAsia="Times New Roman" w:hAnsi="Times New Roman"/>
            <w:sz w:val="24"/>
            <w:szCs w:val="24"/>
            <w:lang w:eastAsia="hu-HU"/>
          </w:rPr>
          <w:fldChar w:fldCharType="begin"/>
        </w:r>
        <w:r w:rsidR="006D4AC6">
          <w:rPr>
            <w:rFonts w:ascii="Times New Roman" w:eastAsia="Times New Roman" w:hAnsi="Times New Roman"/>
            <w:sz w:val="24"/>
            <w:szCs w:val="24"/>
            <w:lang w:eastAsia="hu-HU"/>
          </w:rPr>
          <w:instrText>HYPERLINK "mailto:</w:instrText>
        </w:r>
        <w:r w:rsidR="006D4AC6" w:rsidRPr="006D4AC6">
          <w:rPr>
            <w:rPrChange w:id="40" w:author="Miklós Nándor" w:date="2026-04-14T11:12:00Z" w16du:dateUtc="2026-04-14T09:12:00Z">
              <w:rPr>
                <w:rStyle w:val="Hyperlink"/>
                <w:rFonts w:ascii="Times New Roman" w:eastAsia="Times New Roman" w:hAnsi="Times New Roman"/>
                <w:sz w:val="24"/>
                <w:szCs w:val="24"/>
                <w:lang w:eastAsia="hu-HU"/>
              </w:rPr>
            </w:rPrChange>
          </w:rPr>
          <w:instrText>bajan</w:instrText>
        </w:r>
      </w:ins>
      <w:ins w:id="41" w:author="Miklós Nándor" w:date="2026-03-31T15:13:00Z" w16du:dateUtc="2026-03-31T13:13:00Z">
        <w:r w:rsidR="006D4AC6" w:rsidRPr="006D4AC6">
          <w:rPr>
            <w:rPrChange w:id="42" w:author="Miklós Nándor" w:date="2026-04-14T11:12:00Z" w16du:dateUtc="2026-04-14T09:12:00Z">
              <w:rPr>
                <w:rStyle w:val="Hyperlink"/>
                <w:rFonts w:ascii="Times New Roman" w:eastAsia="Times New Roman" w:hAnsi="Times New Roman"/>
                <w:sz w:val="24"/>
                <w:szCs w:val="24"/>
                <w:lang w:eastAsia="hu-HU"/>
              </w:rPr>
            </w:rPrChange>
          </w:rPr>
          <w:instrText>@sonrisa.hu</w:instrText>
        </w:r>
      </w:ins>
      <w:ins w:id="43" w:author="Miklós Nándor" w:date="2026-04-14T11:12:00Z" w16du:dateUtc="2026-04-14T09:12:00Z">
        <w:r w:rsidR="006D4AC6">
          <w:rPr>
            <w:rFonts w:ascii="Times New Roman" w:eastAsia="Times New Roman" w:hAnsi="Times New Roman"/>
            <w:sz w:val="24"/>
            <w:szCs w:val="24"/>
            <w:lang w:eastAsia="hu-HU"/>
          </w:rPr>
          <w:instrText>"</w:instrText>
        </w:r>
        <w:r w:rsidR="006D4AC6">
          <w:rPr>
            <w:rFonts w:ascii="Times New Roman" w:eastAsia="Times New Roman" w:hAnsi="Times New Roman"/>
            <w:sz w:val="24"/>
            <w:szCs w:val="24"/>
            <w:lang w:eastAsia="hu-HU"/>
          </w:rPr>
        </w:r>
        <w:r w:rsidR="006D4AC6">
          <w:rPr>
            <w:rFonts w:ascii="Times New Roman" w:eastAsia="Times New Roman" w:hAnsi="Times New Roman"/>
            <w:sz w:val="24"/>
            <w:szCs w:val="24"/>
            <w:lang w:eastAsia="hu-HU"/>
          </w:rPr>
          <w:fldChar w:fldCharType="separate"/>
        </w:r>
        <w:r w:rsidR="006D4AC6" w:rsidRPr="006D4AC6">
          <w:rPr>
            <w:rStyle w:val="Hyperlink"/>
            <w:rFonts w:ascii="Times New Roman" w:eastAsia="Times New Roman" w:hAnsi="Times New Roman"/>
            <w:sz w:val="24"/>
            <w:szCs w:val="24"/>
            <w:lang w:eastAsia="hu-HU"/>
          </w:rPr>
          <w:t>bajan</w:t>
        </w:r>
      </w:ins>
      <w:ins w:id="44" w:author="Miklós Nándor" w:date="2026-03-31T15:13:00Z" w16du:dateUtc="2026-03-31T13:13:00Z">
        <w:r w:rsidR="006D4AC6" w:rsidRPr="006D4AC6">
          <w:rPr>
            <w:rStyle w:val="Hyperlink"/>
            <w:rFonts w:ascii="Times New Roman" w:eastAsia="Times New Roman" w:hAnsi="Times New Roman"/>
            <w:sz w:val="24"/>
            <w:szCs w:val="24"/>
            <w:lang w:eastAsia="hu-HU"/>
          </w:rPr>
          <w:t>@sonrisa.hu</w:t>
        </w:r>
      </w:ins>
      <w:ins w:id="45" w:author="Miklós Nándor" w:date="2026-04-14T11:12:00Z" w16du:dateUtc="2026-04-14T09:12:00Z">
        <w:r w:rsidR="006D4AC6">
          <w:rPr>
            <w:rFonts w:ascii="Times New Roman" w:eastAsia="Times New Roman" w:hAnsi="Times New Roman"/>
            <w:sz w:val="24"/>
            <w:szCs w:val="24"/>
            <w:lang w:eastAsia="hu-HU"/>
          </w:rPr>
          <w:fldChar w:fldCharType="end"/>
        </w:r>
      </w:ins>
      <w:ins w:id="46" w:author="Miklós Nándor" w:date="2026-03-31T15:13:00Z" w16du:dateUtc="2026-03-31T13:13:00Z">
        <w:r>
          <w:rPr>
            <w:rFonts w:ascii="Times New Roman" w:eastAsia="Times New Roman" w:hAnsi="Times New Roman"/>
            <w:sz w:val="24"/>
            <w:szCs w:val="24"/>
            <w:lang w:eastAsia="hu-HU"/>
          </w:rPr>
          <w:t xml:space="preserve"> </w:t>
        </w:r>
      </w:ins>
    </w:p>
    <w:p w14:paraId="534B36BB" w14:textId="77777777" w:rsidR="00954463" w:rsidRDefault="00954463" w:rsidP="0030397F">
      <w:pPr>
        <w:spacing w:after="0" w:line="240" w:lineRule="auto"/>
        <w:jc w:val="both"/>
        <w:outlineLvl w:val="0"/>
        <w:rPr>
          <w:rFonts w:ascii="Times New Roman" w:eastAsia="Times New Roman" w:hAnsi="Times New Roman"/>
          <w:sz w:val="24"/>
          <w:szCs w:val="24"/>
          <w:lang w:eastAsia="hu-HU"/>
        </w:rPr>
      </w:pPr>
    </w:p>
    <w:p w14:paraId="38CBE258" w14:textId="77777777" w:rsidR="00E26398" w:rsidRPr="0064362F" w:rsidRDefault="00E26398" w:rsidP="0030397F">
      <w:pPr>
        <w:spacing w:after="0" w:line="240" w:lineRule="auto"/>
        <w:jc w:val="both"/>
        <w:outlineLvl w:val="0"/>
        <w:rPr>
          <w:rFonts w:ascii="Times New Roman" w:eastAsia="Times New Roman" w:hAnsi="Times New Roman"/>
          <w:sz w:val="24"/>
          <w:szCs w:val="24"/>
          <w:lang w:eastAsia="hu-HU"/>
        </w:rPr>
      </w:pPr>
    </w:p>
    <w:p w14:paraId="545537D2" w14:textId="1F7FDD8F" w:rsidR="0030397F" w:rsidRPr="00E26398" w:rsidRDefault="00E26398" w:rsidP="0030397F">
      <w:pPr>
        <w:spacing w:after="0" w:line="240" w:lineRule="auto"/>
        <w:jc w:val="both"/>
        <w:outlineLvl w:val="0"/>
        <w:rPr>
          <w:rFonts w:ascii="Times New Roman" w:eastAsia="Times New Roman" w:hAnsi="Times New Roman"/>
          <w:sz w:val="24"/>
          <w:szCs w:val="24"/>
          <w:lang w:eastAsia="hu-HU"/>
        </w:rPr>
      </w:pPr>
      <w:r w:rsidRPr="00E32CB7">
        <w:rPr>
          <w:rFonts w:ascii="Times New Roman" w:hAnsi="Times New Roman"/>
          <w:color w:val="000000"/>
          <w:sz w:val="24"/>
          <w:szCs w:val="24"/>
        </w:rPr>
        <w:t>Felek megállapodnak abban, hogy a kapcsolattartók személyében vagy egyéb adataiban történő változás nem igényel szerződésmódosítást. A kijelölt kapcsolattartók személyében vagy egyéb adataiban bekövetkező, továbbá bármely Fél Szerződésben meghatározott értesítési címének változásáról írásban 5 (öt) munkanapon belül kell értesíteni a másik Felet, amely akkor hatályos, ha a másik Fél azt írásban visszaigazolta. Az ennek elmulasztásából fakadó kárért a mulasztó Fél felelős.</w:t>
      </w:r>
    </w:p>
    <w:p w14:paraId="38399865" w14:textId="77777777" w:rsidR="0030397F" w:rsidRPr="0064362F" w:rsidRDefault="0030397F" w:rsidP="0030397F">
      <w:pPr>
        <w:spacing w:after="0" w:line="240" w:lineRule="auto"/>
        <w:ind w:left="360"/>
        <w:jc w:val="both"/>
        <w:outlineLvl w:val="0"/>
        <w:rPr>
          <w:rFonts w:ascii="Times New Roman" w:eastAsia="Times New Roman" w:hAnsi="Times New Roman"/>
          <w:snapToGrid w:val="0"/>
          <w:kern w:val="28"/>
          <w:sz w:val="24"/>
          <w:szCs w:val="24"/>
          <w:lang w:eastAsia="hu-HU"/>
        </w:rPr>
      </w:pPr>
    </w:p>
    <w:p w14:paraId="14981F2E" w14:textId="77777777" w:rsidR="0030397F" w:rsidRPr="0064362F" w:rsidRDefault="0030397F" w:rsidP="0030397F">
      <w:pPr>
        <w:numPr>
          <w:ilvl w:val="0"/>
          <w:numId w:val="1"/>
        </w:numPr>
        <w:tabs>
          <w:tab w:val="num" w:pos="432"/>
        </w:tabs>
        <w:spacing w:before="120" w:after="0" w:line="240" w:lineRule="auto"/>
        <w:ind w:left="432" w:hanging="432"/>
        <w:jc w:val="both"/>
        <w:outlineLvl w:val="0"/>
        <w:rPr>
          <w:rFonts w:ascii="Times New Roman" w:eastAsia="Times New Roman" w:hAnsi="Times New Roman"/>
          <w:b/>
          <w:kern w:val="28"/>
          <w:sz w:val="24"/>
          <w:szCs w:val="24"/>
          <w:lang w:eastAsia="hu-HU"/>
        </w:rPr>
      </w:pPr>
      <w:r w:rsidRPr="0064362F">
        <w:rPr>
          <w:rFonts w:ascii="Times New Roman" w:eastAsia="Times New Roman" w:hAnsi="Times New Roman"/>
          <w:b/>
          <w:kern w:val="28"/>
          <w:sz w:val="24"/>
          <w:szCs w:val="24"/>
          <w:lang w:eastAsia="hu-HU"/>
        </w:rPr>
        <w:t>Megbízások és alvállalkozói szerződések</w:t>
      </w:r>
    </w:p>
    <w:p w14:paraId="663AE493" w14:textId="77777777" w:rsidR="00260785" w:rsidRPr="0064362F" w:rsidRDefault="00260785" w:rsidP="00260785">
      <w:pPr>
        <w:spacing w:after="0" w:line="240" w:lineRule="auto"/>
        <w:jc w:val="both"/>
        <w:outlineLvl w:val="0"/>
        <w:rPr>
          <w:rFonts w:ascii="Times New Roman" w:eastAsia="Times New Roman" w:hAnsi="Times New Roman"/>
          <w:i/>
          <w:kern w:val="28"/>
          <w:sz w:val="24"/>
          <w:szCs w:val="24"/>
          <w:lang w:eastAsia="hu-HU"/>
        </w:rPr>
      </w:pPr>
    </w:p>
    <w:p w14:paraId="017B41AF" w14:textId="570F320D" w:rsidR="0030397F" w:rsidRPr="00035816" w:rsidRDefault="00260785" w:rsidP="00035816">
      <w:pPr>
        <w:spacing w:after="0" w:line="240" w:lineRule="auto"/>
        <w:jc w:val="both"/>
        <w:outlineLvl w:val="0"/>
        <w:rPr>
          <w:rFonts w:ascii="Times New Roman" w:eastAsia="Times New Roman" w:hAnsi="Times New Roman"/>
          <w:iCs/>
          <w:kern w:val="28"/>
          <w:sz w:val="24"/>
          <w:szCs w:val="24"/>
          <w:lang w:eastAsia="hu-HU"/>
        </w:rPr>
      </w:pPr>
      <w:r w:rsidRPr="0064362F">
        <w:rPr>
          <w:rFonts w:ascii="Times New Roman" w:eastAsia="Times New Roman" w:hAnsi="Times New Roman"/>
          <w:iCs/>
          <w:kern w:val="28"/>
          <w:sz w:val="24"/>
          <w:szCs w:val="24"/>
          <w:lang w:eastAsia="hu-HU"/>
        </w:rPr>
        <w:t>Vállalkozó kijelenti, hogy a jelen szerződésben rögzített feladatok elvégzéséhez alvállalkozót nem vesz igénybe.</w:t>
      </w:r>
      <w:bookmarkStart w:id="47" w:name="_Toc255370457"/>
      <w:r w:rsidR="0030397F" w:rsidRPr="00035816">
        <w:rPr>
          <w:rFonts w:ascii="Times New Roman" w:eastAsia="Times New Roman" w:hAnsi="Times New Roman"/>
          <w:sz w:val="24"/>
          <w:szCs w:val="24"/>
          <w:lang w:eastAsia="x-none"/>
        </w:rPr>
        <w:tab/>
      </w:r>
    </w:p>
    <w:p w14:paraId="709390F1" w14:textId="77777777" w:rsidR="0030397F" w:rsidRPr="00066B97" w:rsidRDefault="0030397F" w:rsidP="0030397F">
      <w:pPr>
        <w:pStyle w:val="ListParagraph"/>
        <w:tabs>
          <w:tab w:val="left" w:pos="993"/>
        </w:tabs>
        <w:spacing w:after="0" w:line="240" w:lineRule="auto"/>
        <w:ind w:left="360"/>
        <w:jc w:val="both"/>
        <w:rPr>
          <w:rFonts w:ascii="Times New Roman" w:eastAsia="Times New Roman" w:hAnsi="Times New Roman"/>
          <w:sz w:val="24"/>
          <w:szCs w:val="24"/>
          <w:lang w:eastAsia="x-none"/>
        </w:rPr>
      </w:pPr>
    </w:p>
    <w:bookmarkEnd w:id="47"/>
    <w:p w14:paraId="682C5A7F" w14:textId="6802630F" w:rsidR="0030397F" w:rsidRPr="00D057CD" w:rsidRDefault="0097357D" w:rsidP="0030397F">
      <w:pPr>
        <w:numPr>
          <w:ilvl w:val="0"/>
          <w:numId w:val="1"/>
        </w:numPr>
        <w:tabs>
          <w:tab w:val="num" w:pos="432"/>
        </w:tabs>
        <w:spacing w:before="120" w:after="0" w:line="240" w:lineRule="auto"/>
        <w:ind w:left="432" w:hanging="432"/>
        <w:jc w:val="both"/>
        <w:outlineLvl w:val="0"/>
        <w:rPr>
          <w:rFonts w:ascii="Times New Roman" w:eastAsia="Times New Roman" w:hAnsi="Times New Roman"/>
          <w:b/>
          <w:kern w:val="28"/>
          <w:sz w:val="24"/>
          <w:szCs w:val="24"/>
          <w:lang w:eastAsia="hu-HU"/>
        </w:rPr>
      </w:pPr>
      <w:r>
        <w:rPr>
          <w:rFonts w:ascii="Times New Roman" w:eastAsia="Times New Roman" w:hAnsi="Times New Roman"/>
          <w:b/>
          <w:kern w:val="28"/>
          <w:sz w:val="24"/>
          <w:szCs w:val="24"/>
          <w:lang w:eastAsia="hu-HU"/>
        </w:rPr>
        <w:t>Szerződésmódosítás</w:t>
      </w:r>
    </w:p>
    <w:p w14:paraId="0898A391" w14:textId="77777777" w:rsidR="0030397F" w:rsidRDefault="0030397F" w:rsidP="0030397F">
      <w:pPr>
        <w:tabs>
          <w:tab w:val="left" w:pos="1985"/>
        </w:tabs>
        <w:spacing w:after="0" w:line="240" w:lineRule="auto"/>
        <w:jc w:val="both"/>
        <w:rPr>
          <w:rFonts w:ascii="Times New Roman" w:eastAsia="Times New Roman" w:hAnsi="Times New Roman"/>
          <w:sz w:val="24"/>
          <w:szCs w:val="24"/>
          <w:lang w:eastAsia="x-none"/>
        </w:rPr>
      </w:pPr>
    </w:p>
    <w:p w14:paraId="62C79497" w14:textId="6DC08A38" w:rsidR="0030397F" w:rsidRDefault="0030397F" w:rsidP="0030397F">
      <w:pPr>
        <w:tabs>
          <w:tab w:val="left" w:pos="1985"/>
        </w:tabs>
        <w:spacing w:after="0" w:line="240" w:lineRule="auto"/>
        <w:jc w:val="both"/>
        <w:rPr>
          <w:rFonts w:ascii="Times New Roman" w:eastAsia="Times New Roman" w:hAnsi="Times New Roman"/>
          <w:sz w:val="24"/>
          <w:szCs w:val="24"/>
          <w:lang w:eastAsia="x-none"/>
        </w:rPr>
      </w:pPr>
      <w:r w:rsidRPr="00E44405">
        <w:rPr>
          <w:rFonts w:ascii="Times New Roman" w:eastAsia="Times New Roman" w:hAnsi="Times New Roman"/>
          <w:sz w:val="24"/>
          <w:szCs w:val="24"/>
          <w:lang w:eastAsia="x-none"/>
        </w:rPr>
        <w:t xml:space="preserve">Nem minősül a szerződés módosításának a Megrendelő sablonjait képző mellékletek (pl.: </w:t>
      </w:r>
      <w:r>
        <w:rPr>
          <w:rFonts w:ascii="Times New Roman" w:eastAsia="Times New Roman" w:hAnsi="Times New Roman"/>
          <w:sz w:val="24"/>
          <w:szCs w:val="24"/>
          <w:lang w:eastAsia="x-none"/>
        </w:rPr>
        <w:t>Műszaki t</w:t>
      </w:r>
      <w:r w:rsidRPr="00E44405">
        <w:rPr>
          <w:rFonts w:ascii="Times New Roman" w:eastAsia="Times New Roman" w:hAnsi="Times New Roman"/>
          <w:sz w:val="24"/>
          <w:szCs w:val="24"/>
          <w:lang w:eastAsia="x-none"/>
        </w:rPr>
        <w:t>eljesítésigazolás, IT jogosultsági lista, Feladatkiadási lap</w:t>
      </w:r>
      <w:r w:rsidR="004B7B55">
        <w:rPr>
          <w:rFonts w:ascii="Times New Roman" w:eastAsia="Times New Roman" w:hAnsi="Times New Roman"/>
          <w:sz w:val="24"/>
          <w:szCs w:val="24"/>
          <w:lang w:eastAsia="x-none"/>
        </w:rPr>
        <w:t>,</w:t>
      </w:r>
      <w:r w:rsidR="00361F88">
        <w:rPr>
          <w:rFonts w:ascii="Times New Roman" w:eastAsia="Times New Roman" w:hAnsi="Times New Roman"/>
          <w:sz w:val="24"/>
          <w:szCs w:val="24"/>
          <w:lang w:eastAsia="x-none"/>
        </w:rPr>
        <w:t xml:space="preserve"> </w:t>
      </w:r>
      <w:r w:rsidR="002C6CA2">
        <w:rPr>
          <w:rFonts w:ascii="Times New Roman" w:eastAsia="Times New Roman" w:hAnsi="Times New Roman"/>
          <w:sz w:val="24"/>
          <w:szCs w:val="24"/>
          <w:lang w:eastAsia="x-none"/>
        </w:rPr>
        <w:t>valamint az alvállalkozókat érintő rendelkezések</w:t>
      </w:r>
      <w:r w:rsidR="00000911">
        <w:rPr>
          <w:rFonts w:ascii="Times New Roman" w:eastAsia="Times New Roman" w:hAnsi="Times New Roman"/>
          <w:sz w:val="24"/>
          <w:szCs w:val="24"/>
          <w:lang w:eastAsia="x-none"/>
        </w:rPr>
        <w:t>)</w:t>
      </w:r>
      <w:r w:rsidRPr="00E44405">
        <w:rPr>
          <w:rFonts w:ascii="Times New Roman" w:eastAsia="Times New Roman" w:hAnsi="Times New Roman"/>
          <w:sz w:val="24"/>
          <w:szCs w:val="24"/>
          <w:lang w:eastAsia="x-none"/>
        </w:rPr>
        <w:t xml:space="preserve"> módosítása.</w:t>
      </w:r>
    </w:p>
    <w:p w14:paraId="4C361DD5" w14:textId="77777777" w:rsidR="007174EE" w:rsidRDefault="007174EE" w:rsidP="0030397F">
      <w:pPr>
        <w:tabs>
          <w:tab w:val="left" w:pos="1985"/>
        </w:tabs>
        <w:spacing w:after="0" w:line="240" w:lineRule="auto"/>
        <w:jc w:val="both"/>
        <w:rPr>
          <w:rFonts w:ascii="Times New Roman" w:eastAsia="Times New Roman" w:hAnsi="Times New Roman"/>
          <w:sz w:val="24"/>
          <w:szCs w:val="24"/>
          <w:lang w:eastAsia="x-none"/>
        </w:rPr>
      </w:pPr>
    </w:p>
    <w:p w14:paraId="2CE0103A" w14:textId="77023039" w:rsidR="007174EE" w:rsidRDefault="007174EE" w:rsidP="007174EE">
      <w:pPr>
        <w:spacing w:after="0"/>
        <w:jc w:val="both"/>
        <w:rPr>
          <w:rFonts w:ascii="Times New Roman" w:hAnsi="Times New Roman"/>
          <w:sz w:val="24"/>
          <w:szCs w:val="24"/>
        </w:rPr>
      </w:pPr>
      <w:r w:rsidRPr="00FD16B3">
        <w:rPr>
          <w:rFonts w:ascii="Times New Roman" w:hAnsi="Times New Roman"/>
          <w:sz w:val="24"/>
          <w:szCs w:val="24"/>
        </w:rPr>
        <w:t xml:space="preserve">Vállalkozó részletes adatkezelési tájékoztatója (a kapcsolattartóként/közreműködőként megjelölt természetes személyek személyes adatainak kezeléséről) az alábbi linken érhető </w:t>
      </w:r>
      <w:commentRangeStart w:id="48"/>
      <w:commentRangeStart w:id="49"/>
      <w:r w:rsidRPr="00FD16B3">
        <w:rPr>
          <w:rFonts w:ascii="Times New Roman" w:hAnsi="Times New Roman"/>
          <w:sz w:val="24"/>
          <w:szCs w:val="24"/>
        </w:rPr>
        <w:t>el</w:t>
      </w:r>
      <w:commentRangeEnd w:id="48"/>
      <w:r w:rsidRPr="00FD16B3">
        <w:rPr>
          <w:rStyle w:val="CommentReference"/>
          <w:rFonts w:ascii="Times New Roman" w:hAnsi="Times New Roman"/>
          <w:sz w:val="24"/>
          <w:szCs w:val="24"/>
        </w:rPr>
        <w:commentReference w:id="48"/>
      </w:r>
      <w:commentRangeEnd w:id="49"/>
      <w:r w:rsidRPr="00FD16B3">
        <w:rPr>
          <w:rStyle w:val="CommentReference"/>
          <w:rFonts w:ascii="Times New Roman" w:hAnsi="Times New Roman"/>
          <w:sz w:val="24"/>
          <w:szCs w:val="24"/>
        </w:rPr>
        <w:commentReference w:id="49"/>
      </w:r>
      <w:r w:rsidRPr="00FD16B3">
        <w:rPr>
          <w:rFonts w:ascii="Times New Roman" w:hAnsi="Times New Roman"/>
          <w:sz w:val="24"/>
          <w:szCs w:val="24"/>
        </w:rPr>
        <w:t>:</w:t>
      </w:r>
      <w:ins w:id="50" w:author="Miklós Nándor" w:date="2026-03-31T14:45:00Z" w16du:dateUtc="2026-03-31T12:45:00Z">
        <w:r w:rsidR="00794ACC">
          <w:rPr>
            <w:rFonts w:ascii="Times New Roman" w:hAnsi="Times New Roman"/>
            <w:sz w:val="24"/>
            <w:szCs w:val="24"/>
          </w:rPr>
          <w:t xml:space="preserve"> </w:t>
        </w:r>
        <w:r w:rsidR="00794ACC" w:rsidRPr="00794ACC">
          <w:rPr>
            <w:rFonts w:ascii="Times New Roman" w:hAnsi="Times New Roman"/>
            <w:sz w:val="24"/>
            <w:szCs w:val="24"/>
          </w:rPr>
          <w:t>https://sonrisa.hu/tenancy/assets/manager/files/static/sonrisa-adatkezelesi-tajekoztat-final.pdf</w:t>
        </w:r>
      </w:ins>
    </w:p>
    <w:p w14:paraId="44F48CC3" w14:textId="36BBFBBB" w:rsidR="007174EE" w:rsidRPr="00E32CB7" w:rsidRDefault="007174EE" w:rsidP="00E32CB7">
      <w:pPr>
        <w:jc w:val="both"/>
        <w:rPr>
          <w:rFonts w:ascii="Times New Roman" w:hAnsi="Times New Roman"/>
          <w:sz w:val="24"/>
          <w:szCs w:val="24"/>
        </w:rPr>
      </w:pPr>
      <w:del w:id="51" w:author="Miklós Nándor" w:date="2026-03-31T14:45:00Z" w16du:dateUtc="2026-03-31T12:45:00Z">
        <w:r w:rsidRPr="00FD16B3" w:rsidDel="00794ACC">
          <w:rPr>
            <w:rFonts w:ascii="Times New Roman" w:hAnsi="Times New Roman"/>
            <w:sz w:val="24"/>
            <w:szCs w:val="24"/>
          </w:rPr>
          <w:delText>……………………….</w:delText>
        </w:r>
      </w:del>
    </w:p>
    <w:p w14:paraId="11D299A9" w14:textId="77777777" w:rsidR="0030397F" w:rsidRPr="00C76693" w:rsidRDefault="0030397F" w:rsidP="00C97D4A">
      <w:pPr>
        <w:numPr>
          <w:ilvl w:val="0"/>
          <w:numId w:val="1"/>
        </w:numPr>
        <w:spacing w:before="120" w:after="0" w:line="240" w:lineRule="auto"/>
        <w:jc w:val="both"/>
        <w:outlineLvl w:val="0"/>
        <w:rPr>
          <w:rFonts w:ascii="Times New Roman" w:eastAsia="Times New Roman" w:hAnsi="Times New Roman"/>
          <w:b/>
          <w:bCs/>
          <w:sz w:val="24"/>
          <w:szCs w:val="24"/>
          <w:lang w:eastAsia="hu-HU"/>
        </w:rPr>
      </w:pPr>
      <w:bookmarkStart w:id="52" w:name="_Toc170213870"/>
      <w:r w:rsidRPr="00D057CD">
        <w:rPr>
          <w:rFonts w:ascii="Times New Roman" w:eastAsia="Times New Roman" w:hAnsi="Times New Roman"/>
          <w:b/>
          <w:bCs/>
          <w:sz w:val="24"/>
          <w:szCs w:val="24"/>
          <w:lang w:eastAsia="hu-HU"/>
        </w:rPr>
        <w:t>Kötbér</w:t>
      </w:r>
      <w:bookmarkEnd w:id="52"/>
      <w:r>
        <w:rPr>
          <w:rFonts w:ascii="Times New Roman" w:eastAsia="Times New Roman" w:hAnsi="Times New Roman"/>
          <w:b/>
          <w:bCs/>
          <w:sz w:val="24"/>
          <w:szCs w:val="24"/>
          <w:lang w:eastAsia="hu-HU"/>
        </w:rPr>
        <w:t xml:space="preserve"> - kártérítés</w:t>
      </w:r>
    </w:p>
    <w:p w14:paraId="575DB08D" w14:textId="77777777" w:rsidR="0030397F" w:rsidRDefault="0030397F" w:rsidP="0030397F">
      <w:pPr>
        <w:tabs>
          <w:tab w:val="left" w:pos="1985"/>
        </w:tabs>
        <w:spacing w:after="0" w:line="240" w:lineRule="auto"/>
        <w:jc w:val="both"/>
        <w:rPr>
          <w:rFonts w:ascii="Times New Roman" w:eastAsia="Times New Roman" w:hAnsi="Times New Roman"/>
          <w:sz w:val="24"/>
          <w:szCs w:val="24"/>
        </w:rPr>
      </w:pPr>
    </w:p>
    <w:p w14:paraId="404AE7FD" w14:textId="77777777" w:rsidR="0030397F" w:rsidRDefault="0030397F" w:rsidP="0030397F">
      <w:pPr>
        <w:tabs>
          <w:tab w:val="left" w:pos="1985"/>
        </w:tabs>
        <w:spacing w:after="0" w:line="240" w:lineRule="auto"/>
        <w:jc w:val="both"/>
        <w:rPr>
          <w:rFonts w:ascii="Times New Roman" w:eastAsia="Times New Roman" w:hAnsi="Times New Roman"/>
          <w:b/>
          <w:sz w:val="24"/>
          <w:szCs w:val="24"/>
          <w:u w:val="single"/>
          <w:lang w:eastAsia="x-none"/>
        </w:rPr>
      </w:pPr>
      <w:r w:rsidRPr="00C73EC3">
        <w:rPr>
          <w:rFonts w:ascii="Times New Roman" w:eastAsia="Times New Roman" w:hAnsi="Times New Roman"/>
          <w:b/>
          <w:sz w:val="24"/>
          <w:szCs w:val="24"/>
          <w:u w:val="single"/>
          <w:lang w:eastAsia="x-none"/>
        </w:rPr>
        <w:t>Kötbér:</w:t>
      </w:r>
    </w:p>
    <w:p w14:paraId="69823C68" w14:textId="77AEB629" w:rsidR="00893531" w:rsidRDefault="00893531" w:rsidP="0030397F">
      <w:pPr>
        <w:pStyle w:val="bekezds"/>
        <w:ind w:left="0"/>
      </w:pPr>
      <w:r w:rsidRPr="4C134002">
        <w:rPr>
          <w:b/>
          <w:bCs/>
          <w:lang w:val="en-US"/>
        </w:rPr>
        <w:t>1</w:t>
      </w:r>
      <w:r w:rsidR="00E32CB7" w:rsidRPr="4C134002">
        <w:rPr>
          <w:b/>
          <w:bCs/>
          <w:lang w:val="en-US"/>
        </w:rPr>
        <w:t>3</w:t>
      </w:r>
      <w:r w:rsidRPr="4C134002">
        <w:rPr>
          <w:b/>
          <w:bCs/>
          <w:lang w:val="en-US"/>
        </w:rPr>
        <w:t>.1. Fix havidíjas szolgáltatások esetén</w:t>
      </w:r>
      <w:r w:rsidRPr="4C134002">
        <w:rPr>
          <w:lang w:val="en-US"/>
        </w:rPr>
        <w:t>:</w:t>
      </w:r>
    </w:p>
    <w:p w14:paraId="27DAF6EC" w14:textId="24516D20" w:rsidR="0030397F" w:rsidRPr="009B3ABF" w:rsidRDefault="0030397F" w:rsidP="002F4781">
      <w:pPr>
        <w:pStyle w:val="bekezds"/>
        <w:ind w:left="0"/>
        <w:rPr>
          <w:b/>
        </w:rPr>
      </w:pPr>
      <w:r w:rsidRPr="00551A4C">
        <w:t>Vállalkozónak a szolgáltatás nem megfelelő minőségű teljesítéséért – a  szolgáltatási szintek megsértéséért - kötbé</w:t>
      </w:r>
      <w:r>
        <w:t xml:space="preserve">rt kell fizetnie, amennyiben a </w:t>
      </w:r>
      <w:r w:rsidR="000E4B56">
        <w:t xml:space="preserve">szerződésszegés olyan okból következett be, amelyért a Vállalkozó felelős. </w:t>
      </w:r>
      <w:r>
        <w:rPr>
          <w:b/>
          <w:lang w:val="hu-HU"/>
        </w:rPr>
        <w:t>SLA sértés szolgáltatási díjengedménye, mint kötbér:</w:t>
      </w:r>
    </w:p>
    <w:p w14:paraId="163F7A9A" w14:textId="77777777" w:rsidR="0030397F" w:rsidRDefault="0030397F" w:rsidP="0030397F">
      <w:pPr>
        <w:pStyle w:val="bekezdsbajusz"/>
        <w:numPr>
          <w:ilvl w:val="0"/>
          <w:numId w:val="0"/>
        </w:numPr>
        <w:suppressAutoHyphens/>
        <w:spacing w:after="0"/>
        <w:ind w:left="720"/>
        <w:rPr>
          <w:szCs w:val="24"/>
        </w:rPr>
      </w:pPr>
      <w:r w:rsidRPr="4C134002">
        <w:rPr>
          <w:b/>
          <w:bCs/>
          <w:lang w:val="en-US"/>
        </w:rPr>
        <w:t>•</w:t>
      </w:r>
      <w:r>
        <w:tab/>
      </w:r>
      <w:r w:rsidRPr="4C134002">
        <w:rPr>
          <w:lang w:val="en-US"/>
        </w:rPr>
        <w:t>Felek a szolgáltatás minőségének értékelésére az ún. közlekedési lámpa módszert alkalmazzák. A közlekedési lámpa színe az adott hónapban, a szolgáltatáson belül az Elvárt Szolgáltatási Szinten történő végrehajtásának arányától függ. A szolgáltatás több szolgáltatási szint mutatóval rendelkezik. A bejelentések (színsáv) értékelése a zöld/piros (teljesült/sérült), a szolgáltatás egészének (közlekedési lámpa) értékelésére szintén a zöld/piros (a szolgáltatás teljesült/ a szolgáltatás sérült) színeket alkalmazzuk.</w:t>
      </w:r>
    </w:p>
    <w:p w14:paraId="7DC47D6F" w14:textId="77777777" w:rsidR="00E26398" w:rsidRPr="009B3ABF" w:rsidRDefault="00E26398" w:rsidP="0030397F">
      <w:pPr>
        <w:pStyle w:val="bekezdsbajusz"/>
        <w:numPr>
          <w:ilvl w:val="0"/>
          <w:numId w:val="0"/>
        </w:numPr>
        <w:suppressAutoHyphens/>
        <w:spacing w:after="0"/>
        <w:ind w:left="720"/>
        <w:rPr>
          <w:szCs w:val="24"/>
        </w:rPr>
      </w:pPr>
    </w:p>
    <w:p w14:paraId="1C4F28A2" w14:textId="77777777" w:rsidR="0030397F" w:rsidRPr="009B3ABF" w:rsidRDefault="0030397F" w:rsidP="0030397F">
      <w:pPr>
        <w:pStyle w:val="bekezdsbajusz"/>
        <w:numPr>
          <w:ilvl w:val="0"/>
          <w:numId w:val="0"/>
        </w:numPr>
        <w:suppressAutoHyphens/>
        <w:spacing w:after="0"/>
        <w:ind w:left="720"/>
        <w:rPr>
          <w:szCs w:val="24"/>
        </w:rPr>
      </w:pPr>
      <w:r w:rsidRPr="4C134002">
        <w:rPr>
          <w:lang w:val="en-US"/>
        </w:rPr>
        <w:t>•</w:t>
      </w:r>
      <w:r w:rsidRPr="009B3ABF">
        <w:rPr>
          <w:szCs w:val="24"/>
        </w:rPr>
        <w:tab/>
      </w:r>
      <w:r w:rsidRPr="4C134002">
        <w:rPr>
          <w:u w:val="single"/>
          <w:lang w:val="en-US"/>
        </w:rPr>
        <w:t>A szolgáltatáshoz tartozó bejelentések kiértékelése:</w:t>
      </w:r>
    </w:p>
    <w:p w14:paraId="6FF4E6B6" w14:textId="77777777" w:rsidR="0034318E" w:rsidRDefault="0030397F" w:rsidP="00F93700">
      <w:pPr>
        <w:pStyle w:val="bekezdsbajusz"/>
        <w:numPr>
          <w:ilvl w:val="0"/>
          <w:numId w:val="0"/>
        </w:numPr>
        <w:suppressAutoHyphens/>
        <w:spacing w:after="0"/>
        <w:ind w:left="720"/>
        <w:rPr>
          <w:ins w:id="53" w:author="Gergely Baján" w:date="2026-04-16T11:16:00Z" w16du:dateUtc="2026-04-16T09:16:00Z"/>
          <w:szCs w:val="24"/>
        </w:rPr>
      </w:pPr>
      <w:r w:rsidRPr="4C134002">
        <w:rPr>
          <w:lang w:val="en-US"/>
        </w:rPr>
        <w:t xml:space="preserve">A bejelentéseknek (a felhasználók által az MVMI Ügyfélszolgálathoz küldött megkeresés) a kiértékelése az egyes szolgáltatási szint mutatókhoz tartozó célértékek alapján történik. Egy bejelentés a havi riportban a zöld (teljesült) sávba akkor lesz besorolva, a ha a teljesítés a rá vonatkozó mutatószám célértékét nem lépte át. Ellenkező esetben piros (sérült) sávba soroljuk a bejelentést. </w:t>
      </w:r>
    </w:p>
    <w:p w14:paraId="430CD81C" w14:textId="43CECF56" w:rsidR="004A6A1B" w:rsidRPr="004A6A1B" w:rsidRDefault="004A6A1B">
      <w:pPr>
        <w:pStyle w:val="bekezdsbajusz"/>
        <w:numPr>
          <w:ilvl w:val="0"/>
          <w:numId w:val="0"/>
        </w:numPr>
        <w:suppressAutoHyphens/>
        <w:spacing w:after="0"/>
        <w:ind w:left="720"/>
        <w:rPr>
          <w:ins w:id="54" w:author="Gergely Baján" w:date="2026-04-16T11:15:00Z" w16du:dateUtc="2026-04-16T09:15:00Z"/>
          <w:szCs w:val="24"/>
        </w:rPr>
        <w:pPrChange w:id="55" w:author="Gergely Baján" w:date="2026-04-16T11:16:00Z" w16du:dateUtc="2026-04-16T09:16:00Z">
          <w:pPr>
            <w:pStyle w:val="bekezdsbajusz"/>
            <w:suppressAutoHyphens/>
            <w:spacing w:after="0"/>
            <w:ind w:left="720"/>
          </w:pPr>
        </w:pPrChange>
      </w:pPr>
      <w:ins w:id="56" w:author="Gergely Baján" w:date="2026-04-16T11:15:00Z" w16du:dateUtc="2026-04-16T09:15:00Z">
        <w:r w:rsidRPr="4C134002">
          <w:rPr>
            <w:lang w:val="en-US"/>
          </w:rPr>
          <w:t>A szolgáltatási szint (SLA) mérésének kezdő időpontja a Vállalkozó hivatalos munkaidejéhez igazodik.</w:t>
        </w:r>
      </w:ins>
    </w:p>
    <w:p w14:paraId="7E2041F7" w14:textId="5CC33BCB" w:rsidR="001779A5" w:rsidRPr="009B3ABF" w:rsidRDefault="004A6A1B" w:rsidP="004A6A1B">
      <w:pPr>
        <w:pStyle w:val="bekezdsbajusz"/>
        <w:numPr>
          <w:ilvl w:val="0"/>
          <w:numId w:val="0"/>
        </w:numPr>
        <w:suppressAutoHyphens/>
        <w:spacing w:after="0"/>
        <w:ind w:left="720"/>
        <w:rPr>
          <w:szCs w:val="24"/>
        </w:rPr>
      </w:pPr>
      <w:ins w:id="57" w:author="Gergely Baján" w:date="2026-04-16T11:15:00Z" w16du:dateUtc="2026-04-16T09:15:00Z">
        <w:r w:rsidRPr="4C134002">
          <w:rPr>
            <w:lang w:val="en-US"/>
          </w:rPr>
          <w:t>A Vállalkozó munkaidején kívül bejelentett hibajegyek (ticketek) esetén az SLA mérés a következő munkanap első munkaórájának kezdetétől indul.</w:t>
        </w:r>
      </w:ins>
      <w:ins w:id="58" w:author="Gergely Baján" w:date="2026-04-16T11:11:00Z" w16du:dateUtc="2026-04-16T09:11:00Z">
        <w:r w:rsidR="001779A5" w:rsidRPr="4C134002">
          <w:rPr>
            <w:lang w:val="en-US"/>
          </w:rPr>
          <w:t xml:space="preserve"> </w:t>
        </w:r>
      </w:ins>
      <w:r>
        <w:rPr>
          <w:szCs w:val="24"/>
        </w:rPr>
        <w:br/>
      </w:r>
      <w:ins w:id="59" w:author="Gergely Baján" w:date="2026-04-16T11:15:00Z" w16du:dateUtc="2026-04-16T09:15:00Z">
        <w:r w:rsidR="00AF544E" w:rsidRPr="4C134002">
          <w:rPr>
            <w:lang w:val="en-US"/>
          </w:rPr>
          <w:t>Az SLA mérés azon időpontig tart, ameddig a Vállalkozó a hibajegyet kezeli, és az a Megrendelő részére visszaadásra nem kerül. A hibajegy visszaadásának minősül különösen az az eset, amikor a Vállalkozó a megoldást, válaszlépést vagy további intézkedés szükségességét a Megrendelő részére dokumentált módon átadja.</w:t>
        </w:r>
      </w:ins>
    </w:p>
    <w:p w14:paraId="7B1E3679" w14:textId="77777777" w:rsidR="0030397F" w:rsidRPr="009B3ABF" w:rsidRDefault="0030397F" w:rsidP="0030397F">
      <w:pPr>
        <w:pStyle w:val="bekezdsbajusz"/>
        <w:numPr>
          <w:ilvl w:val="0"/>
          <w:numId w:val="0"/>
        </w:numPr>
        <w:suppressAutoHyphens/>
        <w:spacing w:after="0"/>
        <w:ind w:left="720"/>
        <w:rPr>
          <w:szCs w:val="24"/>
        </w:rPr>
      </w:pPr>
      <w:r w:rsidRPr="4C134002">
        <w:rPr>
          <w:lang w:val="en-US"/>
        </w:rPr>
        <w:t>•</w:t>
      </w:r>
      <w:r w:rsidRPr="009B3ABF">
        <w:rPr>
          <w:szCs w:val="24"/>
        </w:rPr>
        <w:tab/>
      </w:r>
      <w:r w:rsidRPr="4C134002">
        <w:rPr>
          <w:u w:val="single"/>
          <w:lang w:val="en-US"/>
        </w:rPr>
        <w:t>Elvárt Szolgáltatási Szint:</w:t>
      </w:r>
    </w:p>
    <w:p w14:paraId="511CB3DF" w14:textId="77777777" w:rsidR="0030397F" w:rsidRPr="009B3ABF" w:rsidRDefault="0030397F" w:rsidP="0030397F">
      <w:pPr>
        <w:pStyle w:val="bekezdsbajusz"/>
        <w:numPr>
          <w:ilvl w:val="0"/>
          <w:numId w:val="0"/>
        </w:numPr>
        <w:suppressAutoHyphens/>
        <w:spacing w:after="0"/>
        <w:ind w:left="720"/>
        <w:rPr>
          <w:szCs w:val="24"/>
        </w:rPr>
      </w:pPr>
      <w:r w:rsidRPr="4C134002">
        <w:rPr>
          <w:lang w:val="en-US"/>
        </w:rPr>
        <w:t xml:space="preserve">A havi riportban a zöld sávba akkor soroljuk a szolgáltatást, ha a bejelentések legalább 80%-a a zöld (teljesült) sávba esik. </w:t>
      </w:r>
    </w:p>
    <w:p w14:paraId="552D4BDA" w14:textId="77777777" w:rsidR="0030397F" w:rsidRPr="009B3ABF" w:rsidRDefault="0030397F" w:rsidP="0030397F">
      <w:pPr>
        <w:pStyle w:val="bekezdsbajusz"/>
        <w:numPr>
          <w:ilvl w:val="0"/>
          <w:numId w:val="0"/>
        </w:numPr>
        <w:suppressAutoHyphens/>
        <w:spacing w:after="0"/>
        <w:ind w:left="720"/>
        <w:rPr>
          <w:szCs w:val="24"/>
        </w:rPr>
      </w:pPr>
      <w:r w:rsidRPr="4C134002">
        <w:rPr>
          <w:lang w:val="en-US"/>
        </w:rPr>
        <w:t>Ellenkező esetben piros (sérült) sávba soroljuk a szolgáltatást.</w:t>
      </w:r>
    </w:p>
    <w:p w14:paraId="45C3BBDE" w14:textId="77777777" w:rsidR="0030397F" w:rsidRPr="009B3ABF" w:rsidRDefault="0030397F" w:rsidP="0030397F">
      <w:pPr>
        <w:pStyle w:val="bekezdsbajusz"/>
        <w:numPr>
          <w:ilvl w:val="0"/>
          <w:numId w:val="0"/>
        </w:numPr>
        <w:suppressAutoHyphens/>
        <w:spacing w:after="0"/>
        <w:ind w:left="720"/>
        <w:rPr>
          <w:szCs w:val="24"/>
        </w:rPr>
      </w:pPr>
      <w:r w:rsidRPr="4C134002">
        <w:rPr>
          <w:lang w:val="en-US"/>
        </w:rPr>
        <w:t>•</w:t>
      </w:r>
      <w:r w:rsidRPr="009B3ABF">
        <w:rPr>
          <w:szCs w:val="24"/>
        </w:rPr>
        <w:tab/>
      </w:r>
      <w:r w:rsidRPr="4C134002">
        <w:rPr>
          <w:lang w:val="en-US"/>
        </w:rPr>
        <w:t>A Megrendelő a minőségi változásokkal összhangban Szolgáltatási Díjengedményre jogosult. Ennek mértéke az adott szolgáltatás adott hónapra vonatkozó díjára számítva:</w:t>
      </w:r>
    </w:p>
    <w:p w14:paraId="010B0D0B" w14:textId="77777777" w:rsidR="0030397F" w:rsidRPr="009B3ABF" w:rsidRDefault="0030397F" w:rsidP="4C134002">
      <w:pPr>
        <w:pStyle w:val="bekezdsbajusz"/>
        <w:numPr>
          <w:ilvl w:val="0"/>
          <w:numId w:val="0"/>
        </w:numPr>
        <w:suppressAutoHyphens/>
        <w:spacing w:after="0"/>
        <w:ind w:left="720"/>
        <w:rPr>
          <w:b/>
          <w:bCs/>
          <w:lang w:val="en-US"/>
        </w:rPr>
      </w:pPr>
      <w:r w:rsidRPr="4C134002">
        <w:rPr>
          <w:b/>
          <w:bCs/>
          <w:lang w:val="en-US"/>
        </w:rPr>
        <w:t>piros jelzés esetén 20%</w:t>
      </w:r>
    </w:p>
    <w:p w14:paraId="200006DC" w14:textId="77777777" w:rsidR="0030397F" w:rsidRPr="009B3ABF" w:rsidRDefault="0030397F" w:rsidP="0030397F">
      <w:pPr>
        <w:pStyle w:val="bekezdsbajusz"/>
        <w:numPr>
          <w:ilvl w:val="0"/>
          <w:numId w:val="0"/>
        </w:numPr>
        <w:suppressAutoHyphens/>
        <w:spacing w:after="0"/>
        <w:rPr>
          <w:szCs w:val="24"/>
        </w:rPr>
      </w:pPr>
    </w:p>
    <w:p w14:paraId="3C13F1AD" w14:textId="77777777" w:rsidR="0030397F" w:rsidRPr="00551A4C" w:rsidRDefault="0030397F" w:rsidP="4C134002">
      <w:pPr>
        <w:pStyle w:val="bekezdsbajusz"/>
        <w:suppressAutoHyphens/>
        <w:spacing w:after="0"/>
        <w:rPr>
          <w:b/>
          <w:bCs/>
          <w:lang w:val="en-US"/>
        </w:rPr>
      </w:pPr>
      <w:r w:rsidRPr="4C134002">
        <w:rPr>
          <w:b/>
          <w:bCs/>
          <w:lang w:val="en-US"/>
        </w:rPr>
        <w:t>Kritikus probléma és Sürgős igény hibajavítás kötbérezése (kötbér):</w:t>
      </w:r>
    </w:p>
    <w:p w14:paraId="642B5153" w14:textId="77777777" w:rsidR="0030397F" w:rsidRPr="00551A4C" w:rsidRDefault="0030397F" w:rsidP="0030397F">
      <w:pPr>
        <w:pStyle w:val="bekezdsbajusz"/>
        <w:numPr>
          <w:ilvl w:val="0"/>
          <w:numId w:val="0"/>
        </w:numPr>
        <w:suppressAutoHyphens/>
        <w:spacing w:after="0"/>
        <w:ind w:firstLine="360"/>
        <w:rPr>
          <w:szCs w:val="24"/>
        </w:rPr>
      </w:pPr>
      <w:r w:rsidRPr="4C134002">
        <w:rPr>
          <w:lang w:val="en-US"/>
        </w:rPr>
        <w:t xml:space="preserve">Kötbér mértéke hiba elhárítás  késedelme, azaz SLA sértés esetén: </w:t>
      </w:r>
    </w:p>
    <w:p w14:paraId="6CDBCCA5" w14:textId="77777777" w:rsidR="0030397F" w:rsidRPr="00551A4C" w:rsidRDefault="0030397F" w:rsidP="0030397F">
      <w:pPr>
        <w:pStyle w:val="bekezdsbajusz"/>
        <w:numPr>
          <w:ilvl w:val="0"/>
          <w:numId w:val="4"/>
        </w:numPr>
        <w:suppressAutoHyphens/>
        <w:spacing w:after="0"/>
        <w:rPr>
          <w:szCs w:val="24"/>
        </w:rPr>
      </w:pPr>
      <w:r w:rsidRPr="00551A4C">
        <w:rPr>
          <w:szCs w:val="24"/>
        </w:rPr>
        <w:t>mi</w:t>
      </w:r>
      <w:r>
        <w:rPr>
          <w:szCs w:val="24"/>
        </w:rPr>
        <w:t xml:space="preserve">nden megkezdett munkaóra után </w:t>
      </w:r>
      <w:r w:rsidRPr="00551A4C">
        <w:rPr>
          <w:szCs w:val="24"/>
        </w:rPr>
        <w:t xml:space="preserve">nettó </w:t>
      </w:r>
      <w:r>
        <w:rPr>
          <w:szCs w:val="24"/>
        </w:rPr>
        <w:t>10.000,- Ft,</w:t>
      </w:r>
      <w:r w:rsidRPr="00551A4C">
        <w:rPr>
          <w:szCs w:val="24"/>
        </w:rPr>
        <w:t xml:space="preserve"> de legfeljebb </w:t>
      </w:r>
      <w:r>
        <w:rPr>
          <w:szCs w:val="24"/>
        </w:rPr>
        <w:t xml:space="preserve">a havi nettó fix díj </w:t>
      </w:r>
      <w:r>
        <w:rPr>
          <w:szCs w:val="24"/>
          <w:lang w:val="hu-HU"/>
        </w:rPr>
        <w:t>értéke,</w:t>
      </w:r>
    </w:p>
    <w:p w14:paraId="4746BA92" w14:textId="77777777" w:rsidR="0030397F" w:rsidRPr="00551A4C" w:rsidRDefault="0030397F" w:rsidP="0030397F">
      <w:pPr>
        <w:pStyle w:val="bekezdsbajusz"/>
        <w:numPr>
          <w:ilvl w:val="0"/>
          <w:numId w:val="4"/>
        </w:numPr>
        <w:suppressAutoHyphens/>
        <w:spacing w:after="0"/>
        <w:rPr>
          <w:szCs w:val="24"/>
        </w:rPr>
      </w:pPr>
      <w:r w:rsidRPr="00551A4C">
        <w:rPr>
          <w:szCs w:val="24"/>
        </w:rPr>
        <w:t xml:space="preserve">hibás teljesítés esetén a nettó havi </w:t>
      </w:r>
      <w:r>
        <w:rPr>
          <w:szCs w:val="24"/>
        </w:rPr>
        <w:t>fix</w:t>
      </w:r>
      <w:r w:rsidRPr="00551A4C">
        <w:rPr>
          <w:szCs w:val="24"/>
        </w:rPr>
        <w:t xml:space="preserve"> díj </w:t>
      </w:r>
      <w:r>
        <w:rPr>
          <w:szCs w:val="24"/>
          <w:lang w:val="hu-HU"/>
        </w:rPr>
        <w:t>3</w:t>
      </w:r>
      <w:r w:rsidRPr="00551A4C">
        <w:rPr>
          <w:szCs w:val="24"/>
        </w:rPr>
        <w:t>0%-a.</w:t>
      </w:r>
    </w:p>
    <w:p w14:paraId="11F1A909" w14:textId="77777777" w:rsidR="0030397F" w:rsidRPr="00551A4C" w:rsidRDefault="0030397F" w:rsidP="0030397F">
      <w:pPr>
        <w:pStyle w:val="bekezdsbajusz"/>
        <w:numPr>
          <w:ilvl w:val="0"/>
          <w:numId w:val="0"/>
        </w:numPr>
        <w:suppressAutoHyphens/>
        <w:spacing w:after="0"/>
        <w:rPr>
          <w:szCs w:val="24"/>
        </w:rPr>
      </w:pPr>
      <w:r w:rsidRPr="4C134002">
        <w:rPr>
          <w:u w:val="single"/>
          <w:lang w:val="en-US"/>
        </w:rPr>
        <w:t>Hibás teljesítés meghatározása</w:t>
      </w:r>
      <w:r w:rsidRPr="4C134002">
        <w:rPr>
          <w:lang w:val="en-US"/>
        </w:rPr>
        <w:t xml:space="preserve">: </w:t>
      </w:r>
    </w:p>
    <w:p w14:paraId="7EEE71BE" w14:textId="77777777" w:rsidR="0030397F" w:rsidRDefault="0030397F" w:rsidP="0030397F">
      <w:pPr>
        <w:pStyle w:val="bekezdsbajusz"/>
        <w:numPr>
          <w:ilvl w:val="0"/>
          <w:numId w:val="0"/>
        </w:numPr>
        <w:suppressAutoHyphens/>
        <w:spacing w:after="0"/>
        <w:rPr>
          <w:szCs w:val="24"/>
        </w:rPr>
      </w:pPr>
      <w:r w:rsidRPr="4C134002">
        <w:rPr>
          <w:lang w:val="en-US"/>
        </w:rPr>
        <w:t>Megrendelő minden olyan vállalkozói teljesítést hibás teljesítésnek tekint, melynek eredményeként a rendszer működése az elvárt funkcionalitástól eltérően működik, a hiba nem lett kijavítva vagy a hibajavítás újabb hibát generált.</w:t>
      </w:r>
    </w:p>
    <w:p w14:paraId="1C8E7E10" w14:textId="77777777" w:rsidR="0030397F" w:rsidRPr="005D367C" w:rsidRDefault="0030397F" w:rsidP="0030397F">
      <w:pPr>
        <w:pStyle w:val="Heading3"/>
        <w:spacing w:line="240" w:lineRule="auto"/>
        <w:rPr>
          <w:rFonts w:ascii="Times New Roman" w:hAnsi="Times New Roman"/>
          <w:sz w:val="24"/>
          <w:szCs w:val="24"/>
          <w:u w:val="single"/>
        </w:rPr>
      </w:pPr>
      <w:bookmarkStart w:id="60" w:name="_Toc415467842"/>
      <w:r w:rsidRPr="005D367C">
        <w:rPr>
          <w:rFonts w:ascii="Times New Roman" w:hAnsi="Times New Roman"/>
          <w:sz w:val="24"/>
          <w:szCs w:val="24"/>
          <w:u w:val="single"/>
        </w:rPr>
        <w:t>Kártérítés</w:t>
      </w:r>
      <w:bookmarkEnd w:id="60"/>
    </w:p>
    <w:p w14:paraId="2186DEFE" w14:textId="77777777" w:rsidR="0030397F" w:rsidRDefault="0030397F" w:rsidP="0030397F">
      <w:pPr>
        <w:pStyle w:val="bekezdsbajusz"/>
        <w:numPr>
          <w:ilvl w:val="0"/>
          <w:numId w:val="0"/>
        </w:numPr>
        <w:suppressAutoHyphens/>
        <w:spacing w:after="0"/>
        <w:rPr>
          <w:szCs w:val="24"/>
          <w:lang w:val="hu-HU"/>
        </w:rPr>
      </w:pPr>
      <w:r w:rsidRPr="005F7388">
        <w:rPr>
          <w:szCs w:val="24"/>
        </w:rPr>
        <w:t xml:space="preserve">Megrendelő a Vállalkozó által támogatandó szolgáltatásokat SLA-kban leírt minőségi követelményekkel nyújtja Megrendelő ügyfeleinek. </w:t>
      </w:r>
      <w:r w:rsidRPr="00FA7C33">
        <w:rPr>
          <w:szCs w:val="24"/>
        </w:rPr>
        <w:t>Vállalkozó, mint Megrendelő alvállalkozója ezen szolgáltatások támogatását vé</w:t>
      </w:r>
      <w:r w:rsidRPr="005F7388">
        <w:rPr>
          <w:szCs w:val="24"/>
        </w:rPr>
        <w:t xml:space="preserve">gzi. Amennyiben bármely, Vállalkozó által támogatott, </w:t>
      </w:r>
      <w:r w:rsidRPr="005F7388">
        <w:rPr>
          <w:szCs w:val="24"/>
          <w:lang w:val="hu-HU"/>
        </w:rPr>
        <w:t xml:space="preserve">a </w:t>
      </w:r>
      <w:r>
        <w:rPr>
          <w:szCs w:val="24"/>
          <w:lang w:val="hu-HU"/>
        </w:rPr>
        <w:t>S</w:t>
      </w:r>
      <w:r w:rsidRPr="005F7388">
        <w:rPr>
          <w:szCs w:val="24"/>
          <w:lang w:val="hu-HU"/>
        </w:rPr>
        <w:t xml:space="preserve">zerződés </w:t>
      </w:r>
      <w:r>
        <w:rPr>
          <w:szCs w:val="24"/>
          <w:lang w:val="hu-HU"/>
        </w:rPr>
        <w:t>műszaki</w:t>
      </w:r>
      <w:r w:rsidRPr="005F7388">
        <w:rPr>
          <w:szCs w:val="24"/>
          <w:lang w:val="hu-HU"/>
        </w:rPr>
        <w:t xml:space="preserve"> mellékletében</w:t>
      </w:r>
      <w:r w:rsidRPr="005F7388">
        <w:rPr>
          <w:szCs w:val="24"/>
        </w:rPr>
        <w:t xml:space="preserve">  nevesített szolgáltatásnál Megrendelő </w:t>
      </w:r>
      <w:r>
        <w:rPr>
          <w:szCs w:val="24"/>
        </w:rPr>
        <w:t>a saját</w:t>
      </w:r>
      <w:r w:rsidRPr="005F7388">
        <w:rPr>
          <w:szCs w:val="24"/>
        </w:rPr>
        <w:t xml:space="preserve"> ügyfele felé SLA-t sért, díjengedményt köteles ügyfelének adni</w:t>
      </w:r>
      <w:r w:rsidRPr="005F7388">
        <w:rPr>
          <w:szCs w:val="24"/>
          <w:lang w:val="hu-HU"/>
        </w:rPr>
        <w:t>.</w:t>
      </w:r>
      <w:r w:rsidRPr="005F7388">
        <w:rPr>
          <w:szCs w:val="24"/>
        </w:rPr>
        <w:t xml:space="preserve"> Amennyiben ez a Vállalkozó </w:t>
      </w:r>
      <w:r>
        <w:rPr>
          <w:szCs w:val="24"/>
          <w:lang w:val="hu-HU"/>
        </w:rPr>
        <w:t xml:space="preserve">bármilyen </w:t>
      </w:r>
      <w:r w:rsidRPr="005F7388">
        <w:rPr>
          <w:szCs w:val="24"/>
          <w:lang w:val="hu-HU"/>
        </w:rPr>
        <w:t>szerződésszegésére</w:t>
      </w:r>
      <w:r w:rsidRPr="005F7388">
        <w:rPr>
          <w:szCs w:val="24"/>
        </w:rPr>
        <w:t xml:space="preserve"> vezethető vissza, úgy Vállalkozó Megrendelő részére kártérítést köteles fizetni</w:t>
      </w:r>
      <w:r w:rsidRPr="005F7388">
        <w:rPr>
          <w:szCs w:val="24"/>
          <w:lang w:val="hu-HU"/>
        </w:rPr>
        <w:t xml:space="preserve">. </w:t>
      </w:r>
    </w:p>
    <w:p w14:paraId="28DAF104" w14:textId="77777777" w:rsidR="00F206EF" w:rsidRDefault="0030397F" w:rsidP="0030397F">
      <w:pPr>
        <w:pStyle w:val="bekezdsbajusz"/>
        <w:numPr>
          <w:ilvl w:val="0"/>
          <w:numId w:val="0"/>
        </w:numPr>
        <w:suppressAutoHyphens/>
        <w:spacing w:after="0"/>
        <w:rPr>
          <w:ins w:id="61" w:author="Miklós Nándor" w:date="2026-04-14T13:34:00Z" w16du:dateUtc="2026-04-14T11:34:00Z"/>
          <w:szCs w:val="24"/>
        </w:rPr>
      </w:pPr>
      <w:r w:rsidRPr="005F7388">
        <w:rPr>
          <w:szCs w:val="24"/>
        </w:rPr>
        <w:t xml:space="preserve">Megrendelő </w:t>
      </w:r>
      <w:r>
        <w:rPr>
          <w:szCs w:val="24"/>
        </w:rPr>
        <w:t>jogosult</w:t>
      </w:r>
      <w:r w:rsidRPr="005F7388">
        <w:rPr>
          <w:szCs w:val="24"/>
        </w:rPr>
        <w:t xml:space="preserve"> a</w:t>
      </w:r>
      <w:r>
        <w:rPr>
          <w:szCs w:val="24"/>
          <w:lang w:val="hu-HU"/>
        </w:rPr>
        <w:t xml:space="preserve"> műszaki </w:t>
      </w:r>
      <w:r w:rsidRPr="005F7388">
        <w:rPr>
          <w:szCs w:val="24"/>
        </w:rPr>
        <w:t xml:space="preserve">mellékletben szereplő SLA értékek megsértése esetén   Vállalkozótól </w:t>
      </w:r>
      <w:r>
        <w:rPr>
          <w:szCs w:val="24"/>
        </w:rPr>
        <w:t xml:space="preserve">követelni </w:t>
      </w:r>
      <w:r w:rsidRPr="005F7388">
        <w:rPr>
          <w:szCs w:val="24"/>
        </w:rPr>
        <w:t xml:space="preserve">az igazoltan, Vállalkozó SLA sértésére visszavezethető ok miatti elmaradt árbevételének (díjengedmény) megtérítését olyan mértékig, ameddig az adott elmaradt árbevétel Vállalkozó felróható magatartására visszavezethető ok miatt merült fel. </w:t>
      </w:r>
    </w:p>
    <w:p w14:paraId="7980C97C" w14:textId="061013C1" w:rsidR="00F206EF" w:rsidRPr="00C30930" w:rsidRDefault="00F206EF" w:rsidP="00F206EF">
      <w:pPr>
        <w:tabs>
          <w:tab w:val="left" w:pos="1985"/>
        </w:tabs>
        <w:spacing w:after="0" w:line="240" w:lineRule="auto"/>
        <w:jc w:val="both"/>
        <w:rPr>
          <w:ins w:id="62" w:author="Miklós Nándor" w:date="2026-04-14T13:34:00Z" w16du:dateUtc="2026-04-14T11:34:00Z"/>
          <w:rFonts w:ascii="Times New Roman" w:eastAsia="Times New Roman" w:hAnsi="Times New Roman"/>
          <w:sz w:val="24"/>
          <w:szCs w:val="24"/>
        </w:rPr>
      </w:pPr>
      <w:ins w:id="63" w:author="Miklós Nándor" w:date="2026-04-14T13:34:00Z" w16du:dateUtc="2026-04-14T11:34:00Z">
        <w:r w:rsidRPr="00FE639A">
          <w:rPr>
            <w:rFonts w:ascii="Times New Roman" w:eastAsia="Times New Roman" w:hAnsi="Times New Roman"/>
            <w:sz w:val="24"/>
            <w:szCs w:val="24"/>
          </w:rPr>
          <w:t xml:space="preserve">A Vállalkozó kártérítési felelőssége </w:t>
        </w:r>
        <w:r>
          <w:rPr>
            <w:rFonts w:ascii="Times New Roman" w:eastAsia="Times New Roman" w:hAnsi="Times New Roman"/>
            <w:sz w:val="24"/>
            <w:szCs w:val="24"/>
          </w:rPr>
          <w:t>a kár mértékétől függetlenül a</w:t>
        </w:r>
      </w:ins>
      <w:ins w:id="64" w:author="Miklós Nándor" w:date="2026-04-16T10:37:00Z" w16du:dateUtc="2026-04-16T08:37:00Z">
        <w:r w:rsidR="006D3CA8">
          <w:rPr>
            <w:rFonts w:ascii="Times New Roman" w:eastAsia="Times New Roman" w:hAnsi="Times New Roman"/>
            <w:sz w:val="24"/>
            <w:szCs w:val="24"/>
          </w:rPr>
          <w:t xml:space="preserve"> káresemény bekövetkezése előtti </w:t>
        </w:r>
        <w:r w:rsidR="00612793">
          <w:rPr>
            <w:rFonts w:ascii="Times New Roman" w:eastAsia="Times New Roman" w:hAnsi="Times New Roman"/>
            <w:sz w:val="24"/>
            <w:szCs w:val="24"/>
          </w:rPr>
          <w:t>6</w:t>
        </w:r>
      </w:ins>
      <w:ins w:id="65" w:author="Miklós Nándor" w:date="2026-04-14T13:34:00Z" w16du:dateUtc="2026-04-14T11:34:00Z">
        <w:r>
          <w:rPr>
            <w:rFonts w:ascii="Times New Roman" w:eastAsia="Times New Roman" w:hAnsi="Times New Roman"/>
            <w:sz w:val="24"/>
            <w:szCs w:val="24"/>
          </w:rPr>
          <w:t xml:space="preserve"> hónapban </w:t>
        </w:r>
        <w:r w:rsidRPr="00FE639A">
          <w:rPr>
            <w:rFonts w:ascii="Times New Roman" w:eastAsia="Times New Roman" w:hAnsi="Times New Roman"/>
            <w:sz w:val="24"/>
            <w:szCs w:val="24"/>
          </w:rPr>
          <w:t>ténylegesen kifizetett vállalkozási díj összegére korlátozódik, kivéve szándékos károkozás esetén.</w:t>
        </w:r>
        <w:r>
          <w:rPr>
            <w:rFonts w:ascii="Times New Roman" w:eastAsia="Times New Roman" w:hAnsi="Times New Roman"/>
            <w:sz w:val="24"/>
            <w:szCs w:val="24"/>
          </w:rPr>
          <w:t xml:space="preserve"> Feladatkiadási lapon ettől a rendelkezéstől kizárólag kifejezetten erre a pontra hivatkozással lehet eltérni.</w:t>
        </w:r>
      </w:ins>
    </w:p>
    <w:p w14:paraId="4E256C12" w14:textId="65E1F759" w:rsidR="0030397F" w:rsidRPr="00551A4C" w:rsidRDefault="0030397F" w:rsidP="0030397F">
      <w:pPr>
        <w:pStyle w:val="bekezdsbajusz"/>
        <w:numPr>
          <w:ilvl w:val="0"/>
          <w:numId w:val="0"/>
        </w:numPr>
        <w:suppressAutoHyphens/>
        <w:spacing w:after="0"/>
        <w:rPr>
          <w:szCs w:val="24"/>
        </w:rPr>
      </w:pPr>
      <w:r w:rsidRPr="005F7388">
        <w:rPr>
          <w:szCs w:val="24"/>
        </w:rPr>
        <w:t xml:space="preserve">Ilyen kár </w:t>
      </w:r>
      <w:r>
        <w:rPr>
          <w:szCs w:val="24"/>
        </w:rPr>
        <w:t xml:space="preserve">a </w:t>
      </w:r>
      <w:r w:rsidRPr="005F7388">
        <w:rPr>
          <w:szCs w:val="24"/>
        </w:rPr>
        <w:t xml:space="preserve">Megrendelő által, Megrendelő ügyfeleinek szerződéses kötelezettség alapján jóváírt díjengedmény, amennyiben azt igazoltan Vállalkozó – mint Megrendelő </w:t>
      </w:r>
      <w:r w:rsidRPr="00FA7C33">
        <w:rPr>
          <w:szCs w:val="24"/>
        </w:rPr>
        <w:t>alvállalkozója</w:t>
      </w:r>
      <w:r w:rsidRPr="005F7388">
        <w:rPr>
          <w:szCs w:val="24"/>
        </w:rPr>
        <w:t xml:space="preserve"> - </w:t>
      </w:r>
      <w:r>
        <w:rPr>
          <w:szCs w:val="24"/>
        </w:rPr>
        <w:t>szerződésszegése</w:t>
      </w:r>
      <w:r w:rsidRPr="005F7388">
        <w:rPr>
          <w:szCs w:val="24"/>
        </w:rPr>
        <w:t xml:space="preserve">  okozta. Egy adott eseményhez kapcsolódó kártérítési igényt csak egy </w:t>
      </w:r>
      <w:r>
        <w:rPr>
          <w:szCs w:val="24"/>
        </w:rPr>
        <w:t>alkalommal</w:t>
      </w:r>
      <w:r w:rsidRPr="005F7388">
        <w:rPr>
          <w:szCs w:val="24"/>
        </w:rPr>
        <w:t xml:space="preserve"> érvényesíthet Megrendelő. </w:t>
      </w:r>
      <w:r>
        <w:rPr>
          <w:szCs w:val="24"/>
        </w:rPr>
        <w:t xml:space="preserve">Felek rögzítik, hogy </w:t>
      </w:r>
      <w:r w:rsidRPr="005F7388">
        <w:rPr>
          <w:szCs w:val="24"/>
        </w:rPr>
        <w:t>Megrendelő felróható közrehatás</w:t>
      </w:r>
      <w:r w:rsidRPr="005F7388">
        <w:rPr>
          <w:szCs w:val="24"/>
          <w:lang w:val="hu-HU"/>
        </w:rPr>
        <w:t xml:space="preserve">a </w:t>
      </w:r>
      <w:r w:rsidRPr="005F7388">
        <w:rPr>
          <w:szCs w:val="24"/>
        </w:rPr>
        <w:t>esetén</w:t>
      </w:r>
      <w:r>
        <w:rPr>
          <w:szCs w:val="24"/>
        </w:rPr>
        <w:t xml:space="preserve"> az</w:t>
      </w:r>
      <w:r w:rsidRPr="005F7388">
        <w:rPr>
          <w:szCs w:val="24"/>
        </w:rPr>
        <w:t xml:space="preserve"> elmaradt haszon megtérítése iránti igény a közrehatás</w:t>
      </w:r>
      <w:r>
        <w:rPr>
          <w:szCs w:val="24"/>
        </w:rPr>
        <w:t>uk</w:t>
      </w:r>
      <w:r w:rsidRPr="005F7388">
        <w:rPr>
          <w:szCs w:val="24"/>
        </w:rPr>
        <w:t xml:space="preserve"> </w:t>
      </w:r>
      <w:r w:rsidRPr="005F7388">
        <w:rPr>
          <w:szCs w:val="24"/>
          <w:lang w:val="hu-HU"/>
        </w:rPr>
        <w:t>arányában oszlik meg a felek között</w:t>
      </w:r>
      <w:r w:rsidRPr="005F7388">
        <w:rPr>
          <w:szCs w:val="24"/>
        </w:rPr>
        <w:t>.</w:t>
      </w:r>
    </w:p>
    <w:p w14:paraId="0CAFD86B" w14:textId="77777777" w:rsidR="0030397F" w:rsidRPr="00C30930" w:rsidRDefault="0030397F" w:rsidP="0030397F">
      <w:pPr>
        <w:pStyle w:val="ListParagraph1"/>
        <w:ind w:left="0"/>
        <w:jc w:val="both"/>
        <w:rPr>
          <w:sz w:val="22"/>
          <w:szCs w:val="22"/>
          <w:lang w:val="hu-HU"/>
        </w:rPr>
      </w:pPr>
      <w:r>
        <w:rPr>
          <w:szCs w:val="24"/>
          <w:lang w:val="hu-HU"/>
        </w:rPr>
        <w:t xml:space="preserve">Megrendelő kártérítési igénnyel </w:t>
      </w:r>
      <w:r w:rsidRPr="00551A4C">
        <w:rPr>
          <w:szCs w:val="24"/>
          <w:lang w:val="hu-HU"/>
        </w:rPr>
        <w:t>abban az esetben is felléphet, ha k</w:t>
      </w:r>
      <w:r>
        <w:rPr>
          <w:szCs w:val="24"/>
          <w:lang w:val="hu-HU"/>
        </w:rPr>
        <w:t>ötbérigényt nem érvényesített a Vállalkozóva</w:t>
      </w:r>
      <w:r w:rsidRPr="00551A4C">
        <w:rPr>
          <w:szCs w:val="24"/>
          <w:lang w:val="hu-HU"/>
        </w:rPr>
        <w:t>l szemben. Vállalkozó felelőssége nem terjed ki azok</w:t>
      </w:r>
      <w:r>
        <w:rPr>
          <w:szCs w:val="24"/>
          <w:lang w:val="hu-HU"/>
        </w:rPr>
        <w:t>ra</w:t>
      </w:r>
      <w:r w:rsidRPr="00551A4C">
        <w:rPr>
          <w:szCs w:val="24"/>
          <w:lang w:val="hu-HU"/>
        </w:rPr>
        <w:t xml:space="preserve"> a károk</w:t>
      </w:r>
      <w:r>
        <w:rPr>
          <w:szCs w:val="24"/>
          <w:lang w:val="hu-HU"/>
        </w:rPr>
        <w:t>ra</w:t>
      </w:r>
      <w:r w:rsidRPr="00551A4C">
        <w:rPr>
          <w:szCs w:val="24"/>
          <w:lang w:val="hu-HU"/>
        </w:rPr>
        <w:t xml:space="preserve">, amelyek bekövetkezéséért más felelős, amelyek közvetlen ok-okozati viszonyban nem állnak a vállalkozói tevékenységgel. Vállalkozó nem felelős </w:t>
      </w:r>
      <w:r w:rsidRPr="00C30930">
        <w:rPr>
          <w:szCs w:val="24"/>
          <w:lang w:val="hu-HU"/>
        </w:rPr>
        <w:t xml:space="preserve">továbbá a </w:t>
      </w:r>
      <w:r w:rsidRPr="00E05D62">
        <w:rPr>
          <w:szCs w:val="24"/>
          <w:lang w:val="hu-HU"/>
        </w:rPr>
        <w:t>vele szerződéses kapcsolatban nem álló</w:t>
      </w:r>
      <w:r w:rsidRPr="00C30930">
        <w:rPr>
          <w:szCs w:val="24"/>
          <w:lang w:val="hu-HU"/>
        </w:rPr>
        <w:t xml:space="preserve"> harmadik fél által okozott károkért</w:t>
      </w:r>
      <w:r w:rsidRPr="00C30930">
        <w:rPr>
          <w:sz w:val="22"/>
          <w:szCs w:val="22"/>
          <w:lang w:val="hu-HU"/>
        </w:rPr>
        <w:t>.</w:t>
      </w:r>
    </w:p>
    <w:p w14:paraId="510E273C" w14:textId="77777777" w:rsidR="0030397F" w:rsidRPr="00C30930" w:rsidRDefault="0030397F" w:rsidP="0030397F">
      <w:pPr>
        <w:pStyle w:val="ListParagraph1"/>
        <w:ind w:left="0"/>
        <w:jc w:val="both"/>
        <w:rPr>
          <w:sz w:val="22"/>
          <w:szCs w:val="22"/>
          <w:lang w:val="hu-HU"/>
        </w:rPr>
      </w:pPr>
    </w:p>
    <w:p w14:paraId="5FE5F8E3" w14:textId="77777777" w:rsidR="0030397F" w:rsidRPr="00C30930" w:rsidRDefault="0030397F" w:rsidP="0030397F">
      <w:pPr>
        <w:pStyle w:val="ListParagraph1"/>
        <w:ind w:left="0"/>
        <w:jc w:val="both"/>
        <w:rPr>
          <w:szCs w:val="24"/>
          <w:u w:val="single"/>
          <w:lang w:val="hu-HU"/>
        </w:rPr>
      </w:pPr>
      <w:r w:rsidRPr="00C30930">
        <w:rPr>
          <w:szCs w:val="24"/>
          <w:u w:val="single"/>
          <w:lang w:val="hu-HU"/>
        </w:rPr>
        <w:t xml:space="preserve">A kártérítés mértéke: </w:t>
      </w:r>
    </w:p>
    <w:p w14:paraId="1489F5DB" w14:textId="77777777" w:rsidR="0030397F" w:rsidRPr="00C30930" w:rsidRDefault="0030397F" w:rsidP="0030397F">
      <w:pPr>
        <w:pStyle w:val="ListParagraph1"/>
        <w:ind w:left="0"/>
        <w:jc w:val="both"/>
      </w:pPr>
      <w:r w:rsidRPr="00C30930">
        <w:rPr>
          <w:szCs w:val="24"/>
          <w:lang w:val="hu-HU"/>
        </w:rPr>
        <w:t xml:space="preserve">Megrendelő által ügyfeleinek fizetendő díjmérték, melynek tényét és mértékét Megrendelő Kivizsgálási jegyzőkönyvvel és Megrendelő és ügyfele által aláírt Minőségi teljesítés igazolással dokumentálja Vállalkozó felé. </w:t>
      </w:r>
    </w:p>
    <w:p w14:paraId="0BA9A0CA" w14:textId="77777777" w:rsidR="0030397F" w:rsidRPr="00C30930" w:rsidRDefault="0030397F" w:rsidP="0030397F">
      <w:pPr>
        <w:tabs>
          <w:tab w:val="left" w:pos="1985"/>
        </w:tabs>
        <w:spacing w:after="0" w:line="240" w:lineRule="auto"/>
        <w:jc w:val="both"/>
        <w:rPr>
          <w:rFonts w:ascii="Times New Roman" w:eastAsia="Times New Roman" w:hAnsi="Times New Roman"/>
          <w:sz w:val="24"/>
          <w:szCs w:val="24"/>
        </w:rPr>
      </w:pPr>
      <w:r w:rsidRPr="00C30930">
        <w:rPr>
          <w:rFonts w:ascii="Times New Roman" w:eastAsia="Times New Roman" w:hAnsi="Times New Roman"/>
          <w:sz w:val="24"/>
          <w:szCs w:val="24"/>
        </w:rPr>
        <w:t>Amennyiben a Megrendelőnek a fenti díjengedményen felül további kára keletkezett a Vállalkozó SLA sértésére visszavezethetően, úgy Vállalkozó köteles a számára felróható okokból származó károkat teljes mértékben megtéríteni.</w:t>
      </w:r>
    </w:p>
    <w:p w14:paraId="1BCC19E9" w14:textId="77777777" w:rsidR="0030397F" w:rsidRPr="00551A4C" w:rsidRDefault="0030397F" w:rsidP="0030397F">
      <w:pPr>
        <w:pStyle w:val="ListParagraph1"/>
        <w:ind w:left="0"/>
        <w:jc w:val="both"/>
        <w:rPr>
          <w:szCs w:val="24"/>
          <w:lang w:val="hu-HU"/>
        </w:rPr>
      </w:pPr>
    </w:p>
    <w:p w14:paraId="000ABA2B" w14:textId="77777777" w:rsidR="0030397F" w:rsidRPr="00C73EC3" w:rsidRDefault="0030397F" w:rsidP="0030397F">
      <w:pPr>
        <w:pStyle w:val="ListParagraph1"/>
        <w:ind w:left="0"/>
        <w:jc w:val="both"/>
        <w:rPr>
          <w:szCs w:val="24"/>
          <w:u w:val="single"/>
          <w:lang w:val="hu-HU"/>
        </w:rPr>
      </w:pPr>
      <w:r w:rsidRPr="00C73EC3">
        <w:rPr>
          <w:szCs w:val="24"/>
          <w:u w:val="single"/>
          <w:lang w:val="hu-HU"/>
        </w:rPr>
        <w:t>A kártérítés módja:</w:t>
      </w:r>
    </w:p>
    <w:p w14:paraId="3694B1C7" w14:textId="77777777" w:rsidR="0030397F" w:rsidRDefault="0030397F" w:rsidP="0030397F">
      <w:pPr>
        <w:pStyle w:val="ListParagraph1"/>
        <w:ind w:left="0"/>
        <w:jc w:val="both"/>
        <w:rPr>
          <w:szCs w:val="24"/>
          <w:lang w:val="hu-HU"/>
        </w:rPr>
      </w:pPr>
      <w:r w:rsidRPr="00551A4C">
        <w:rPr>
          <w:szCs w:val="24"/>
          <w:lang w:val="hu-HU"/>
        </w:rPr>
        <w:t xml:space="preserve">A kártérítés </w:t>
      </w:r>
      <w:r>
        <w:rPr>
          <w:szCs w:val="24"/>
          <w:lang w:val="hu-HU"/>
        </w:rPr>
        <w:t xml:space="preserve">káreseményenként </w:t>
      </w:r>
      <w:r w:rsidRPr="00551A4C">
        <w:rPr>
          <w:szCs w:val="24"/>
          <w:lang w:val="hu-HU"/>
        </w:rPr>
        <w:t>kerül elszámolásra.</w:t>
      </w:r>
    </w:p>
    <w:p w14:paraId="74D89C27" w14:textId="77777777" w:rsidR="002C286D" w:rsidRDefault="002C286D" w:rsidP="0030397F">
      <w:pPr>
        <w:pStyle w:val="ListParagraph1"/>
        <w:ind w:left="0"/>
        <w:jc w:val="both"/>
        <w:rPr>
          <w:szCs w:val="24"/>
          <w:lang w:val="hu-HU"/>
        </w:rPr>
      </w:pPr>
    </w:p>
    <w:p w14:paraId="4B057977" w14:textId="26E1FB64" w:rsidR="002C286D" w:rsidRPr="002F4781" w:rsidRDefault="00893531" w:rsidP="0030397F">
      <w:pPr>
        <w:pStyle w:val="ListParagraph1"/>
        <w:ind w:left="0"/>
        <w:jc w:val="both"/>
        <w:rPr>
          <w:b/>
          <w:szCs w:val="24"/>
          <w:lang w:val="hu-HU"/>
        </w:rPr>
      </w:pPr>
      <w:r w:rsidRPr="002F4781">
        <w:rPr>
          <w:b/>
          <w:szCs w:val="24"/>
          <w:lang w:val="hu-HU"/>
        </w:rPr>
        <w:t>1</w:t>
      </w:r>
      <w:r w:rsidR="00E32CB7">
        <w:rPr>
          <w:b/>
          <w:szCs w:val="24"/>
          <w:lang w:val="hu-HU"/>
        </w:rPr>
        <w:t>3</w:t>
      </w:r>
      <w:r w:rsidRPr="002F4781">
        <w:rPr>
          <w:b/>
          <w:szCs w:val="24"/>
          <w:lang w:val="hu-HU"/>
        </w:rPr>
        <w:t>.2. Opcionálisan igénybe vehető feladatok esetén</w:t>
      </w:r>
    </w:p>
    <w:p w14:paraId="1391ECF2" w14:textId="77777777" w:rsidR="00893531" w:rsidRDefault="00893531" w:rsidP="0030397F">
      <w:pPr>
        <w:pStyle w:val="ListParagraph1"/>
        <w:ind w:left="0"/>
        <w:jc w:val="both"/>
        <w:rPr>
          <w:szCs w:val="24"/>
          <w:lang w:val="hu-HU"/>
        </w:rPr>
      </w:pPr>
    </w:p>
    <w:p w14:paraId="3EE42DB2" w14:textId="5A1931A2" w:rsidR="00893531" w:rsidRDefault="00893531" w:rsidP="0030397F">
      <w:pPr>
        <w:pStyle w:val="ListParagraph1"/>
        <w:ind w:left="0"/>
        <w:jc w:val="both"/>
        <w:rPr>
          <w:szCs w:val="24"/>
          <w:lang w:val="hu-HU"/>
        </w:rPr>
      </w:pPr>
      <w:r w:rsidRPr="00893531">
        <w:rPr>
          <w:szCs w:val="24"/>
          <w:lang w:val="hu-HU"/>
        </w:rPr>
        <w:t>Vállalkozó a Feladatkiadási lapon szereplő nettó Vállalkozói Díj alapján köteles kötbér fizetésére az ÁSZF 9. pontjának megfelelően.</w:t>
      </w:r>
    </w:p>
    <w:p w14:paraId="3B09C123" w14:textId="01FD3D76" w:rsidR="002C286D" w:rsidRPr="00EA1090" w:rsidRDefault="00D7241F" w:rsidP="0030397F">
      <w:pPr>
        <w:pStyle w:val="ListParagraph1"/>
        <w:ind w:left="0"/>
        <w:jc w:val="both"/>
      </w:pPr>
      <w:r>
        <w:rPr>
          <w:szCs w:val="24"/>
          <w:lang w:val="hu-HU"/>
        </w:rPr>
        <w:t>Vállalkozó kötbéren felül okozott károk esetén az ÁSZF szerinti kártérítésre köteles.</w:t>
      </w:r>
    </w:p>
    <w:p w14:paraId="0174F4F1" w14:textId="77777777" w:rsidR="0030397F" w:rsidRPr="00C73EC3" w:rsidRDefault="0030397F" w:rsidP="00C97D4A">
      <w:pPr>
        <w:numPr>
          <w:ilvl w:val="0"/>
          <w:numId w:val="1"/>
        </w:numPr>
        <w:tabs>
          <w:tab w:val="num" w:pos="432"/>
        </w:tabs>
        <w:spacing w:before="120" w:after="0" w:line="240" w:lineRule="auto"/>
        <w:ind w:left="432" w:hanging="432"/>
        <w:jc w:val="both"/>
        <w:outlineLvl w:val="0"/>
        <w:rPr>
          <w:rFonts w:ascii="Times New Roman" w:eastAsia="Times New Roman" w:hAnsi="Times New Roman"/>
          <w:b/>
          <w:kern w:val="28"/>
          <w:sz w:val="24"/>
          <w:szCs w:val="24"/>
          <w:lang w:eastAsia="hu-HU"/>
        </w:rPr>
      </w:pPr>
      <w:r w:rsidRPr="00C73EC3">
        <w:rPr>
          <w:rFonts w:ascii="Times New Roman" w:eastAsia="Times New Roman" w:hAnsi="Times New Roman"/>
          <w:b/>
          <w:kern w:val="28"/>
          <w:sz w:val="24"/>
          <w:szCs w:val="24"/>
          <w:lang w:eastAsia="hu-HU"/>
        </w:rPr>
        <w:t>Jótállás</w:t>
      </w:r>
    </w:p>
    <w:p w14:paraId="7EE573E6" w14:textId="77777777" w:rsidR="0030397F" w:rsidRPr="00624411" w:rsidRDefault="0030397F" w:rsidP="0030397F">
      <w:pPr>
        <w:spacing w:after="0" w:line="240" w:lineRule="auto"/>
        <w:ind w:left="720" w:hanging="720"/>
        <w:jc w:val="both"/>
        <w:rPr>
          <w:rFonts w:ascii="Times New Roman" w:eastAsia="Times New Roman" w:hAnsi="Times New Roman"/>
          <w:kern w:val="28"/>
          <w:sz w:val="24"/>
          <w:szCs w:val="24"/>
          <w:lang w:eastAsia="hu-HU"/>
        </w:rPr>
      </w:pPr>
    </w:p>
    <w:p w14:paraId="439C4128" w14:textId="748EB8BC" w:rsidR="0030397F" w:rsidRDefault="0030397F" w:rsidP="0030397F">
      <w:pPr>
        <w:tabs>
          <w:tab w:val="left" w:pos="1985"/>
        </w:tabs>
        <w:spacing w:after="0" w:line="240" w:lineRule="auto"/>
        <w:jc w:val="both"/>
        <w:rPr>
          <w:rFonts w:ascii="Times New Roman" w:eastAsia="Times New Roman" w:hAnsi="Times New Roman"/>
          <w:sz w:val="24"/>
          <w:szCs w:val="24"/>
          <w:lang w:eastAsia="x-none"/>
        </w:rPr>
      </w:pPr>
      <w:commentRangeStart w:id="66"/>
      <w:commentRangeStart w:id="67"/>
      <w:r w:rsidRPr="00DF7B20">
        <w:rPr>
          <w:rFonts w:ascii="Times New Roman" w:eastAsia="Times New Roman" w:hAnsi="Times New Roman"/>
          <w:sz w:val="24"/>
          <w:szCs w:val="24"/>
          <w:lang w:val="x-none" w:eastAsia="x-none"/>
        </w:rPr>
        <w:t xml:space="preserve">A jelen szerződés keretében szállított szoftver és/vagy hardver eszközökre az adott eszköz gyártója által meghatározott </w:t>
      </w:r>
      <w:r>
        <w:rPr>
          <w:rFonts w:ascii="Times New Roman" w:eastAsia="Times New Roman" w:hAnsi="Times New Roman"/>
          <w:sz w:val="24"/>
          <w:szCs w:val="24"/>
          <w:lang w:val="x-none" w:eastAsia="x-none"/>
        </w:rPr>
        <w:t>kellék</w:t>
      </w:r>
      <w:r w:rsidRPr="00DF7B20">
        <w:rPr>
          <w:rFonts w:ascii="Times New Roman" w:eastAsia="Times New Roman" w:hAnsi="Times New Roman"/>
          <w:sz w:val="24"/>
          <w:szCs w:val="24"/>
          <w:lang w:val="x-none" w:eastAsia="x-none"/>
        </w:rPr>
        <w:t>szavatosság/ jótállás vonatkozik.</w:t>
      </w:r>
      <w:r>
        <w:rPr>
          <w:rFonts w:ascii="Times New Roman" w:eastAsia="Times New Roman" w:hAnsi="Times New Roman"/>
          <w:sz w:val="24"/>
          <w:szCs w:val="24"/>
          <w:lang w:eastAsia="x-none"/>
        </w:rPr>
        <w:t xml:space="preserve"> Jótállásra egyebekben az ÁSZF 11. </w:t>
      </w:r>
      <w:r w:rsidR="00E26398">
        <w:rPr>
          <w:rFonts w:ascii="Times New Roman" w:eastAsia="Times New Roman" w:hAnsi="Times New Roman"/>
          <w:sz w:val="24"/>
          <w:szCs w:val="24"/>
          <w:lang w:eastAsia="x-none"/>
        </w:rPr>
        <w:t>pontja</w:t>
      </w:r>
      <w:r>
        <w:rPr>
          <w:rFonts w:ascii="Times New Roman" w:eastAsia="Times New Roman" w:hAnsi="Times New Roman"/>
          <w:sz w:val="24"/>
          <w:szCs w:val="24"/>
          <w:lang w:eastAsia="x-none"/>
        </w:rPr>
        <w:t xml:space="preserve"> az irányadó.</w:t>
      </w:r>
      <w:commentRangeEnd w:id="66"/>
      <w:r w:rsidR="0073717B">
        <w:rPr>
          <w:rStyle w:val="CommentReference"/>
          <w:rFonts w:ascii="Times New Roman" w:eastAsia="Times New Roman" w:hAnsi="Times New Roman"/>
          <w:sz w:val="24"/>
          <w:szCs w:val="24"/>
          <w:lang w:eastAsia="x-none"/>
        </w:rPr>
        <w:commentReference w:id="66"/>
      </w:r>
      <w:commentRangeEnd w:id="67"/>
      <w:r>
        <w:rPr>
          <w:rStyle w:val="CommentReference"/>
          <w:rFonts w:ascii="Times New Roman" w:eastAsia="Times New Roman" w:hAnsi="Times New Roman"/>
          <w:sz w:val="24"/>
          <w:szCs w:val="24"/>
          <w:lang w:eastAsia="x-none"/>
        </w:rPr>
        <w:commentReference w:id="67"/>
      </w:r>
    </w:p>
    <w:p w14:paraId="5C7C719F" w14:textId="15102663" w:rsidR="0030397F" w:rsidRPr="00FB6DC8" w:rsidRDefault="0030397F" w:rsidP="0030397F">
      <w:pPr>
        <w:pStyle w:val="NormalWeb"/>
        <w:spacing w:before="0" w:beforeAutospacing="0" w:after="0" w:afterAutospacing="0"/>
        <w:jc w:val="both"/>
      </w:pPr>
      <w:r w:rsidRPr="00E05D62">
        <w:rPr>
          <w:color w:val="000000"/>
        </w:rPr>
        <w:t xml:space="preserve">A jelen szerződésben foglalt jótállás nem érinti a Megrendelő ÁSZF 10. </w:t>
      </w:r>
      <w:r w:rsidR="00E26398">
        <w:rPr>
          <w:color w:val="000000"/>
        </w:rPr>
        <w:t>pontja</w:t>
      </w:r>
      <w:r w:rsidRPr="00E05D62">
        <w:rPr>
          <w:color w:val="000000"/>
        </w:rPr>
        <w:t xml:space="preserve"> szerinti szavatossági jogát.</w:t>
      </w:r>
      <w:r>
        <w:rPr>
          <w:color w:val="000000"/>
        </w:rPr>
        <w:t xml:space="preserve"> </w:t>
      </w:r>
    </w:p>
    <w:p w14:paraId="2D1FD5A7" w14:textId="77777777" w:rsidR="0030397F" w:rsidRDefault="0030397F" w:rsidP="0030397F">
      <w:pPr>
        <w:tabs>
          <w:tab w:val="left" w:pos="1985"/>
        </w:tabs>
        <w:spacing w:after="0" w:line="240" w:lineRule="auto"/>
        <w:jc w:val="both"/>
        <w:rPr>
          <w:rFonts w:ascii="Times New Roman" w:eastAsia="Times New Roman" w:hAnsi="Times New Roman"/>
          <w:sz w:val="24"/>
          <w:szCs w:val="24"/>
          <w:lang w:eastAsia="x-none"/>
        </w:rPr>
      </w:pPr>
    </w:p>
    <w:p w14:paraId="395428EE" w14:textId="77777777" w:rsidR="0030397F" w:rsidRPr="00897080" w:rsidRDefault="0030397F" w:rsidP="00C97D4A">
      <w:pPr>
        <w:numPr>
          <w:ilvl w:val="0"/>
          <w:numId w:val="1"/>
        </w:numPr>
        <w:spacing w:after="0" w:line="240" w:lineRule="auto"/>
        <w:jc w:val="both"/>
        <w:rPr>
          <w:rFonts w:ascii="Times New Roman" w:hAnsi="Times New Roman"/>
          <w:b/>
          <w:sz w:val="24"/>
          <w:szCs w:val="24"/>
        </w:rPr>
      </w:pPr>
      <w:r w:rsidRPr="00897080">
        <w:rPr>
          <w:rFonts w:ascii="Times New Roman" w:hAnsi="Times New Roman"/>
          <w:b/>
          <w:sz w:val="24"/>
          <w:szCs w:val="24"/>
        </w:rPr>
        <w:t>Korrupcióellenes záradék</w:t>
      </w:r>
    </w:p>
    <w:p w14:paraId="6CB31451" w14:textId="77777777" w:rsidR="0030397F" w:rsidRDefault="0030397F" w:rsidP="0030397F">
      <w:pPr>
        <w:spacing w:after="0" w:line="240" w:lineRule="auto"/>
        <w:jc w:val="both"/>
        <w:rPr>
          <w:rFonts w:ascii="Times New Roman" w:hAnsi="Times New Roman"/>
          <w:sz w:val="24"/>
          <w:szCs w:val="24"/>
        </w:rPr>
      </w:pPr>
    </w:p>
    <w:p w14:paraId="2D1F49CF" w14:textId="77777777" w:rsidR="0030397F" w:rsidRPr="00054DB2" w:rsidRDefault="0030397F" w:rsidP="0030397F">
      <w:pPr>
        <w:tabs>
          <w:tab w:val="left" w:pos="1985"/>
        </w:tabs>
        <w:spacing w:after="0" w:line="240" w:lineRule="auto"/>
        <w:jc w:val="both"/>
        <w:rPr>
          <w:rFonts w:ascii="Times New Roman" w:eastAsia="Times New Roman" w:hAnsi="Times New Roman"/>
          <w:sz w:val="24"/>
          <w:szCs w:val="24"/>
          <w:lang w:eastAsia="x-none"/>
        </w:rPr>
      </w:pPr>
      <w:r w:rsidRPr="00056007">
        <w:rPr>
          <w:rFonts w:ascii="Times New Roman" w:hAnsi="Times New Roman"/>
          <w:sz w:val="24"/>
          <w:szCs w:val="24"/>
        </w:rPr>
        <w:t xml:space="preserve">A </w:t>
      </w:r>
      <w:r>
        <w:rPr>
          <w:rFonts w:ascii="Times New Roman" w:hAnsi="Times New Roman"/>
          <w:sz w:val="24"/>
          <w:szCs w:val="24"/>
        </w:rPr>
        <w:t>Vállalkozó</w:t>
      </w:r>
      <w:r w:rsidRPr="00056007">
        <w:rPr>
          <w:rFonts w:ascii="Times New Roman" w:hAnsi="Times New Roman"/>
          <w:sz w:val="24"/>
          <w:szCs w:val="24"/>
        </w:rPr>
        <w:t xml:space="preserve"> nem követhet el, nem engedélyezhet, illetve harmadik személyt nem jogosíthat fel olyan cselekményekre, amely a közélet tisztaságára </w:t>
      </w:r>
      <w:r>
        <w:rPr>
          <w:rFonts w:ascii="Times New Roman" w:hAnsi="Times New Roman"/>
          <w:sz w:val="24"/>
          <w:szCs w:val="24"/>
        </w:rPr>
        <w:t>vonatkozó, valamint a korrupció</w:t>
      </w:r>
      <w:r w:rsidRPr="00056007">
        <w:rPr>
          <w:rFonts w:ascii="Times New Roman" w:hAnsi="Times New Roman"/>
          <w:sz w:val="24"/>
          <w:szCs w:val="24"/>
        </w:rPr>
        <w:t xml:space="preserve">ellenes jogszabályok megsértését eredményezi. A </w:t>
      </w:r>
      <w:r>
        <w:rPr>
          <w:rFonts w:ascii="Times New Roman" w:hAnsi="Times New Roman"/>
          <w:sz w:val="24"/>
          <w:szCs w:val="24"/>
        </w:rPr>
        <w:t>Vállalkozó</w:t>
      </w:r>
      <w:r w:rsidRPr="00056007">
        <w:rPr>
          <w:rFonts w:ascii="Times New Roman" w:hAnsi="Times New Roman"/>
          <w:sz w:val="24"/>
          <w:szCs w:val="24"/>
        </w:rPr>
        <w:t xml:space="preserve"> nem fogadhat el, nem ajánlhat fel és nem adhat az eljáró harmadik személynek ajándékot, illetve pénzbeli vagy nem pénzbeli juttatást.</w:t>
      </w:r>
      <w:r>
        <w:rPr>
          <w:rFonts w:ascii="Times New Roman" w:hAnsi="Times New Roman"/>
          <w:sz w:val="24"/>
          <w:szCs w:val="24"/>
        </w:rPr>
        <w:t xml:space="preserve"> A </w:t>
      </w:r>
      <w:r w:rsidRPr="00054DB2">
        <w:rPr>
          <w:rFonts w:ascii="Times New Roman" w:hAnsi="Times New Roman"/>
          <w:sz w:val="24"/>
          <w:szCs w:val="24"/>
        </w:rPr>
        <w:t xml:space="preserve">Vállalkozó az MVMI Zrt. ÁSZF Korrupcióellenes klauzula rendelkezéseit magára nézve kötelezőnek ismeri el. </w:t>
      </w:r>
      <w:bookmarkStart w:id="68" w:name="_Hlk145924130"/>
      <w:bookmarkStart w:id="69" w:name="_Hlk145924282"/>
      <w:r w:rsidRPr="00642199">
        <w:rPr>
          <w:rFonts w:ascii="Times New Roman" w:hAnsi="Times New Roman"/>
          <w:sz w:val="24"/>
          <w:szCs w:val="24"/>
        </w:rPr>
        <w:t xml:space="preserve">Az MVMI Zrt. Antikorrupciós Politikája az Antikorrupciós Irányítási rendszer és compliance megfelelés menüpont alatt érhető el: </w:t>
      </w:r>
      <w:hyperlink r:id="rId22" w:history="1">
        <w:r w:rsidRPr="00642199">
          <w:rPr>
            <w:rStyle w:val="Hyperlink"/>
            <w:rFonts w:ascii="Times New Roman" w:hAnsi="Times New Roman"/>
            <w:sz w:val="24"/>
            <w:szCs w:val="24"/>
          </w:rPr>
          <w:t>https://informatika.mvm.hu/Elkotelezodeseink/AntikorrupciosIranyitasiRendszerEsComplianceMegfeleles</w:t>
        </w:r>
      </w:hyperlink>
      <w:bookmarkEnd w:id="68"/>
      <w:bookmarkEnd w:id="69"/>
      <w:r w:rsidRPr="00054DB2">
        <w:rPr>
          <w:rFonts w:ascii="Times New Roman" w:hAnsi="Times New Roman"/>
          <w:sz w:val="24"/>
          <w:szCs w:val="24"/>
        </w:rPr>
        <w:t xml:space="preserve"> </w:t>
      </w:r>
    </w:p>
    <w:p w14:paraId="245F50B5" w14:textId="77777777" w:rsidR="0030397F" w:rsidRPr="00054DB2" w:rsidRDefault="0030397F" w:rsidP="0030397F">
      <w:pPr>
        <w:spacing w:after="0" w:line="240" w:lineRule="auto"/>
        <w:jc w:val="both"/>
        <w:rPr>
          <w:rFonts w:ascii="Times New Roman" w:eastAsia="Times New Roman" w:hAnsi="Times New Roman"/>
          <w:sz w:val="24"/>
          <w:szCs w:val="24"/>
          <w:lang w:eastAsia="hu-HU"/>
        </w:rPr>
      </w:pPr>
      <w:r w:rsidRPr="00054DB2">
        <w:rPr>
          <w:rFonts w:ascii="Times New Roman" w:eastAsia="Times New Roman" w:hAnsi="Times New Roman"/>
          <w:sz w:val="24"/>
          <w:szCs w:val="24"/>
          <w:lang w:eastAsia="hu-HU"/>
        </w:rPr>
        <w:t xml:space="preserve">Az MVMI Zrt. üzleti partnereinek szóló Üzleti Magatartási Kódexe az MVMI Zrt. ÁSZF mellett elérhető: </w:t>
      </w:r>
      <w:hyperlink r:id="rId23" w:history="1">
        <w:r w:rsidRPr="00054DB2">
          <w:rPr>
            <w:rStyle w:val="Hyperlink"/>
            <w:rFonts w:ascii="Times New Roman" w:eastAsia="Times New Roman" w:hAnsi="Times New Roman"/>
            <w:sz w:val="24"/>
            <w:szCs w:val="24"/>
            <w:lang w:eastAsia="hu-HU"/>
          </w:rPr>
          <w:t>https://informatika.mvm.hu/hu-HU/Tevekenysegunk/ASZF</w:t>
        </w:r>
      </w:hyperlink>
      <w:r w:rsidRPr="00054DB2">
        <w:rPr>
          <w:rFonts w:ascii="Times New Roman" w:eastAsia="Times New Roman" w:hAnsi="Times New Roman"/>
          <w:sz w:val="24"/>
          <w:szCs w:val="24"/>
          <w:lang w:eastAsia="hu-HU"/>
        </w:rPr>
        <w:t xml:space="preserve"> </w:t>
      </w:r>
    </w:p>
    <w:p w14:paraId="77A806AB" w14:textId="77777777" w:rsidR="0030397F" w:rsidRDefault="0030397F" w:rsidP="0030397F">
      <w:pPr>
        <w:spacing w:after="0" w:line="240" w:lineRule="auto"/>
        <w:jc w:val="both"/>
        <w:rPr>
          <w:rFonts w:ascii="Times New Roman" w:eastAsia="Times New Roman" w:hAnsi="Times New Roman"/>
          <w:sz w:val="24"/>
          <w:szCs w:val="24"/>
          <w:lang w:eastAsia="hu-HU"/>
        </w:rPr>
      </w:pPr>
      <w:r w:rsidRPr="00054DB2">
        <w:rPr>
          <w:rFonts w:ascii="Times New Roman" w:eastAsia="Times New Roman" w:hAnsi="Times New Roman"/>
          <w:sz w:val="24"/>
          <w:szCs w:val="24"/>
          <w:lang w:eastAsia="hu-HU"/>
        </w:rPr>
        <w:t xml:space="preserve">A Vállalkozó jelen szerződés aláírásával nyilatkozik arról, hogy </w:t>
      </w:r>
      <w:r w:rsidRPr="00054DB2">
        <w:rPr>
          <w:rFonts w:ascii="Times New Roman" w:eastAsia="Times New Roman" w:hAnsi="Times New Roman"/>
          <w:iCs/>
          <w:sz w:val="24"/>
          <w:szCs w:val="24"/>
          <w:lang w:eastAsia="hu-HU"/>
        </w:rPr>
        <w:t xml:space="preserve">az Üzleti Magatartási Kódex mellett elérhető képzési dokumentumot </w:t>
      </w:r>
      <w:r w:rsidRPr="00054DB2">
        <w:rPr>
          <w:rFonts w:ascii="Times New Roman" w:eastAsia="Times New Roman" w:hAnsi="Times New Roman"/>
          <w:sz w:val="24"/>
          <w:szCs w:val="24"/>
          <w:lang w:eastAsia="hu-HU"/>
        </w:rPr>
        <w:t>megismerte.</w:t>
      </w:r>
    </w:p>
    <w:p w14:paraId="06D65D41" w14:textId="77777777" w:rsidR="000402D1" w:rsidRDefault="000402D1" w:rsidP="0030397F">
      <w:pPr>
        <w:spacing w:after="0" w:line="240" w:lineRule="auto"/>
        <w:jc w:val="both"/>
        <w:rPr>
          <w:rFonts w:ascii="Times New Roman" w:eastAsia="Times New Roman" w:hAnsi="Times New Roman"/>
          <w:sz w:val="24"/>
          <w:szCs w:val="24"/>
          <w:lang w:eastAsia="hu-HU"/>
        </w:rPr>
      </w:pPr>
    </w:p>
    <w:p w14:paraId="58E5E079" w14:textId="77777777" w:rsidR="000402D1" w:rsidRDefault="000402D1" w:rsidP="0030397F">
      <w:pPr>
        <w:spacing w:after="0" w:line="240" w:lineRule="auto"/>
        <w:jc w:val="both"/>
        <w:rPr>
          <w:rFonts w:ascii="Times New Roman" w:eastAsia="Times New Roman" w:hAnsi="Times New Roman"/>
          <w:sz w:val="24"/>
          <w:szCs w:val="24"/>
          <w:lang w:eastAsia="hu-HU"/>
        </w:rPr>
      </w:pPr>
    </w:p>
    <w:p w14:paraId="49A21045" w14:textId="77777777" w:rsidR="000402D1" w:rsidRDefault="000402D1" w:rsidP="0030397F">
      <w:pPr>
        <w:spacing w:after="0" w:line="240" w:lineRule="auto"/>
        <w:jc w:val="both"/>
        <w:rPr>
          <w:rFonts w:ascii="Times New Roman" w:eastAsia="Times New Roman" w:hAnsi="Times New Roman"/>
          <w:sz w:val="24"/>
          <w:szCs w:val="24"/>
          <w:lang w:eastAsia="hu-HU"/>
        </w:rPr>
      </w:pPr>
    </w:p>
    <w:p w14:paraId="0C4F68D9" w14:textId="77777777" w:rsidR="000402D1" w:rsidRDefault="000402D1" w:rsidP="0030397F">
      <w:pPr>
        <w:spacing w:after="0" w:line="240" w:lineRule="auto"/>
        <w:jc w:val="both"/>
        <w:rPr>
          <w:rFonts w:ascii="Times New Roman" w:eastAsia="Times New Roman" w:hAnsi="Times New Roman"/>
          <w:sz w:val="24"/>
          <w:szCs w:val="24"/>
          <w:lang w:eastAsia="hu-HU"/>
        </w:rPr>
      </w:pPr>
    </w:p>
    <w:p w14:paraId="475B9289" w14:textId="77777777" w:rsidR="000402D1" w:rsidRDefault="000402D1" w:rsidP="0030397F">
      <w:pPr>
        <w:spacing w:after="0" w:line="240" w:lineRule="auto"/>
        <w:jc w:val="both"/>
        <w:rPr>
          <w:rFonts w:ascii="Times New Roman" w:eastAsia="Times New Roman" w:hAnsi="Times New Roman"/>
          <w:sz w:val="24"/>
          <w:szCs w:val="24"/>
          <w:lang w:eastAsia="hu-HU"/>
        </w:rPr>
      </w:pPr>
    </w:p>
    <w:p w14:paraId="272ED07B" w14:textId="77777777" w:rsidR="000402D1" w:rsidRDefault="000402D1" w:rsidP="0030397F">
      <w:pPr>
        <w:spacing w:after="0" w:line="240" w:lineRule="auto"/>
        <w:jc w:val="both"/>
        <w:rPr>
          <w:rFonts w:ascii="Times New Roman" w:eastAsia="Times New Roman" w:hAnsi="Times New Roman"/>
          <w:sz w:val="24"/>
          <w:szCs w:val="24"/>
          <w:lang w:eastAsia="hu-HU"/>
        </w:rPr>
      </w:pPr>
    </w:p>
    <w:p w14:paraId="0D77A004" w14:textId="77777777" w:rsidR="000402D1" w:rsidRPr="008535DE" w:rsidRDefault="000402D1" w:rsidP="0030397F">
      <w:pPr>
        <w:spacing w:after="0" w:line="240" w:lineRule="auto"/>
        <w:jc w:val="both"/>
        <w:rPr>
          <w:rFonts w:ascii="Times New Roman" w:eastAsia="Times New Roman" w:hAnsi="Times New Roman"/>
          <w:sz w:val="24"/>
          <w:szCs w:val="24"/>
          <w:lang w:eastAsia="hu-HU"/>
        </w:rPr>
      </w:pPr>
    </w:p>
    <w:p w14:paraId="0414C2F0" w14:textId="77777777" w:rsidR="0030397F" w:rsidRPr="00054DB2" w:rsidRDefault="0030397F" w:rsidP="0030397F">
      <w:pPr>
        <w:pStyle w:val="ListParagraph"/>
        <w:spacing w:after="0" w:line="240" w:lineRule="auto"/>
        <w:ind w:left="0"/>
        <w:jc w:val="both"/>
        <w:rPr>
          <w:rFonts w:ascii="Times New Roman" w:hAnsi="Times New Roman"/>
          <w:b/>
          <w:i/>
          <w:sz w:val="24"/>
          <w:szCs w:val="24"/>
        </w:rPr>
      </w:pPr>
    </w:p>
    <w:p w14:paraId="2B872B8F" w14:textId="77777777" w:rsidR="0030397F" w:rsidRPr="002B2F72" w:rsidRDefault="0030397F" w:rsidP="0030397F">
      <w:pPr>
        <w:pStyle w:val="ListParagraph"/>
        <w:spacing w:after="0" w:line="240" w:lineRule="auto"/>
        <w:ind w:left="0"/>
        <w:jc w:val="both"/>
        <w:rPr>
          <w:rFonts w:ascii="Times New Roman" w:hAnsi="Times New Roman"/>
          <w:iCs/>
          <w:sz w:val="24"/>
          <w:szCs w:val="24"/>
        </w:rPr>
      </w:pPr>
      <w:r w:rsidRPr="002B2F72">
        <w:rPr>
          <w:rFonts w:ascii="Times New Roman" w:hAnsi="Times New Roman"/>
          <w:b/>
          <w:iCs/>
          <w:sz w:val="24"/>
          <w:szCs w:val="24"/>
        </w:rPr>
        <w:t>Felek a jelen szerződést átolvasás és értelmezés után, mint akaratukkal mindenben megegyezőt, jóváhagyólag írják alá.</w:t>
      </w:r>
      <w:r w:rsidRPr="002B2F72">
        <w:rPr>
          <w:rFonts w:ascii="Times New Roman" w:hAnsi="Times New Roman"/>
          <w:iCs/>
          <w:sz w:val="24"/>
          <w:szCs w:val="24"/>
        </w:rPr>
        <w:t xml:space="preserve"> </w:t>
      </w:r>
    </w:p>
    <w:p w14:paraId="7B9ED387" w14:textId="77777777" w:rsidR="0030397F" w:rsidRDefault="0030397F" w:rsidP="0030397F">
      <w:pPr>
        <w:spacing w:after="0" w:line="240" w:lineRule="auto"/>
        <w:jc w:val="both"/>
        <w:rPr>
          <w:rFonts w:ascii="Times New Roman" w:eastAsia="Times New Roman" w:hAnsi="Times New Roman"/>
          <w:snapToGrid w:val="0"/>
          <w:sz w:val="24"/>
          <w:szCs w:val="24"/>
          <w:lang w:eastAsia="hu-HU"/>
        </w:rPr>
      </w:pPr>
    </w:p>
    <w:p w14:paraId="1725E64B" w14:textId="2660D836" w:rsidR="0030397F" w:rsidRPr="00054DB2" w:rsidRDefault="0030397F" w:rsidP="0030397F">
      <w:pPr>
        <w:spacing w:after="0" w:line="240" w:lineRule="auto"/>
        <w:jc w:val="both"/>
        <w:rPr>
          <w:rFonts w:ascii="Times New Roman" w:eastAsia="Times New Roman" w:hAnsi="Times New Roman"/>
          <w:snapToGrid w:val="0"/>
          <w:sz w:val="24"/>
          <w:szCs w:val="24"/>
          <w:lang w:eastAsia="hu-HU"/>
        </w:rPr>
      </w:pPr>
      <w:r w:rsidRPr="00E05D62">
        <w:rPr>
          <w:rFonts w:ascii="Times New Roman" w:eastAsia="Times New Roman" w:hAnsi="Times New Roman"/>
          <w:b/>
          <w:bCs/>
          <w:snapToGrid w:val="0"/>
          <w:sz w:val="24"/>
          <w:szCs w:val="24"/>
          <w:u w:val="single"/>
          <w:lang w:eastAsia="hu-HU"/>
        </w:rPr>
        <w:t>Melléklet</w:t>
      </w:r>
      <w:r w:rsidR="00E05D62" w:rsidRPr="00E05D62">
        <w:rPr>
          <w:rFonts w:ascii="Times New Roman" w:eastAsia="Times New Roman" w:hAnsi="Times New Roman"/>
          <w:b/>
          <w:bCs/>
          <w:snapToGrid w:val="0"/>
          <w:sz w:val="24"/>
          <w:szCs w:val="24"/>
          <w:u w:val="single"/>
          <w:lang w:eastAsia="hu-HU"/>
        </w:rPr>
        <w:t>ek</w:t>
      </w:r>
      <w:r w:rsidRPr="00E05D62">
        <w:rPr>
          <w:rFonts w:ascii="Times New Roman" w:eastAsia="Times New Roman" w:hAnsi="Times New Roman"/>
          <w:b/>
          <w:bCs/>
          <w:snapToGrid w:val="0"/>
          <w:sz w:val="24"/>
          <w:szCs w:val="24"/>
          <w:u w:val="single"/>
          <w:lang w:eastAsia="hu-HU"/>
        </w:rPr>
        <w:t>:</w:t>
      </w:r>
      <w:r w:rsidRPr="00054DB2">
        <w:rPr>
          <w:rFonts w:ascii="Times New Roman" w:eastAsia="Times New Roman" w:hAnsi="Times New Roman"/>
          <w:snapToGrid w:val="0"/>
          <w:sz w:val="24"/>
          <w:szCs w:val="24"/>
          <w:lang w:eastAsia="hu-HU"/>
        </w:rPr>
        <w:t xml:space="preserve"> </w:t>
      </w:r>
      <w:r w:rsidRPr="00054DB2">
        <w:rPr>
          <w:rFonts w:ascii="Times New Roman" w:eastAsia="Times New Roman" w:hAnsi="Times New Roman"/>
          <w:snapToGrid w:val="0"/>
          <w:sz w:val="24"/>
          <w:szCs w:val="24"/>
          <w:lang w:eastAsia="hu-HU"/>
        </w:rPr>
        <w:tab/>
        <w:t>1.   sz. melléklet: Műszaki tartalom, SLA</w:t>
      </w:r>
    </w:p>
    <w:p w14:paraId="240095A7" w14:textId="77777777" w:rsidR="0030397F" w:rsidRPr="00054DB2" w:rsidRDefault="0030397F" w:rsidP="0030397F">
      <w:pPr>
        <w:numPr>
          <w:ilvl w:val="0"/>
          <w:numId w:val="3"/>
        </w:numPr>
        <w:spacing w:after="0" w:line="240" w:lineRule="auto"/>
        <w:jc w:val="both"/>
        <w:rPr>
          <w:rFonts w:ascii="Times New Roman" w:eastAsia="Times New Roman" w:hAnsi="Times New Roman"/>
          <w:snapToGrid w:val="0"/>
          <w:sz w:val="24"/>
          <w:szCs w:val="24"/>
          <w:lang w:eastAsia="hu-HU"/>
        </w:rPr>
      </w:pPr>
      <w:r w:rsidRPr="00054DB2">
        <w:rPr>
          <w:rFonts w:ascii="Times New Roman" w:eastAsia="Times New Roman" w:hAnsi="Times New Roman"/>
          <w:snapToGrid w:val="0"/>
          <w:sz w:val="24"/>
          <w:szCs w:val="24"/>
          <w:lang w:eastAsia="hu-HU"/>
        </w:rPr>
        <w:t xml:space="preserve">sz. melléklet: </w:t>
      </w:r>
      <w:bookmarkStart w:id="70" w:name="_Hlk145924163"/>
      <w:r w:rsidRPr="00642199">
        <w:rPr>
          <w:rFonts w:ascii="Times New Roman" w:eastAsia="Times New Roman" w:hAnsi="Times New Roman"/>
          <w:snapToGrid w:val="0"/>
          <w:sz w:val="24"/>
          <w:szCs w:val="24"/>
          <w:lang w:eastAsia="hu-HU"/>
        </w:rPr>
        <w:t>Műszaki teljesítésigazolás sablon</w:t>
      </w:r>
      <w:bookmarkEnd w:id="70"/>
    </w:p>
    <w:p w14:paraId="4579E94E" w14:textId="68A9D0C4" w:rsidR="0030397F" w:rsidRPr="00054DB2" w:rsidRDefault="0030397F" w:rsidP="0030397F">
      <w:pPr>
        <w:numPr>
          <w:ilvl w:val="0"/>
          <w:numId w:val="3"/>
        </w:numPr>
        <w:spacing w:after="0" w:line="240" w:lineRule="auto"/>
        <w:jc w:val="both"/>
        <w:rPr>
          <w:rFonts w:ascii="Times New Roman" w:eastAsia="Times New Roman" w:hAnsi="Times New Roman"/>
          <w:snapToGrid w:val="0"/>
          <w:sz w:val="24"/>
          <w:szCs w:val="24"/>
          <w:lang w:eastAsia="hu-HU"/>
        </w:rPr>
      </w:pPr>
      <w:r w:rsidRPr="00054DB2">
        <w:rPr>
          <w:rFonts w:ascii="Times New Roman" w:eastAsia="Times New Roman" w:hAnsi="Times New Roman"/>
          <w:snapToGrid w:val="0"/>
          <w:sz w:val="24"/>
          <w:szCs w:val="24"/>
          <w:lang w:eastAsia="hu-HU"/>
        </w:rPr>
        <w:t>sz. melléklet: IT jogosultsági lista</w:t>
      </w:r>
    </w:p>
    <w:p w14:paraId="70F833AB" w14:textId="65C3924B" w:rsidR="0030397F" w:rsidRPr="00054DB2" w:rsidRDefault="0030397F" w:rsidP="0030397F">
      <w:pPr>
        <w:spacing w:after="0" w:line="240" w:lineRule="auto"/>
        <w:ind w:left="1416"/>
        <w:jc w:val="both"/>
        <w:rPr>
          <w:rFonts w:ascii="Times New Roman" w:eastAsia="Times New Roman" w:hAnsi="Times New Roman"/>
          <w:snapToGrid w:val="0"/>
          <w:sz w:val="24"/>
          <w:szCs w:val="24"/>
          <w:lang w:eastAsia="hu-HU"/>
        </w:rPr>
      </w:pPr>
      <w:r w:rsidRPr="00054DB2">
        <w:rPr>
          <w:rFonts w:ascii="Times New Roman" w:eastAsia="Times New Roman" w:hAnsi="Times New Roman"/>
          <w:snapToGrid w:val="0"/>
          <w:sz w:val="24"/>
          <w:szCs w:val="24"/>
          <w:lang w:eastAsia="hu-HU"/>
        </w:rPr>
        <w:t>4. sz. melléklet: MVMI Zrt. Általános Szerződéses Feltételek (</w:t>
      </w:r>
      <w:hyperlink r:id="rId24" w:history="1">
        <w:r w:rsidRPr="00054DB2">
          <w:rPr>
            <w:rStyle w:val="Hyperlink"/>
            <w:rFonts w:ascii="Times New Roman" w:hAnsi="Times New Roman"/>
            <w:sz w:val="24"/>
            <w:szCs w:val="24"/>
          </w:rPr>
          <w:t>https://informatika.mvm.hu/hu-HU/Tevekenysegunk/ASZF</w:t>
        </w:r>
      </w:hyperlink>
      <w:r w:rsidRPr="00054DB2">
        <w:rPr>
          <w:rFonts w:ascii="Times New Roman" w:hAnsi="Times New Roman"/>
          <w:sz w:val="24"/>
          <w:szCs w:val="24"/>
        </w:rPr>
        <w:t xml:space="preserve">, </w:t>
      </w:r>
      <w:r w:rsidR="002B2F72">
        <w:rPr>
          <w:rFonts w:ascii="Times New Roman" w:hAnsi="Times New Roman"/>
          <w:sz w:val="24"/>
          <w:szCs w:val="24"/>
        </w:rPr>
        <w:t xml:space="preserve">amely </w:t>
      </w:r>
      <w:r w:rsidRPr="00054DB2">
        <w:rPr>
          <w:rFonts w:ascii="Times New Roman" w:hAnsi="Times New Roman"/>
          <w:sz w:val="24"/>
          <w:szCs w:val="24"/>
        </w:rPr>
        <w:t>fizikailag nem kerül csatolásra</w:t>
      </w:r>
      <w:r w:rsidRPr="00054DB2">
        <w:rPr>
          <w:rFonts w:ascii="Times New Roman" w:eastAsia="Times New Roman" w:hAnsi="Times New Roman"/>
          <w:snapToGrid w:val="0"/>
          <w:sz w:val="24"/>
          <w:szCs w:val="24"/>
          <w:lang w:eastAsia="hu-HU"/>
        </w:rPr>
        <w:t>)</w:t>
      </w:r>
    </w:p>
    <w:p w14:paraId="7CE31B42" w14:textId="77777777" w:rsidR="0030397F" w:rsidRDefault="0030397F" w:rsidP="0030397F">
      <w:pPr>
        <w:spacing w:after="0" w:line="240" w:lineRule="auto"/>
        <w:ind w:left="1416"/>
        <w:jc w:val="both"/>
        <w:rPr>
          <w:rFonts w:ascii="Times New Roman" w:eastAsia="Times New Roman" w:hAnsi="Times New Roman"/>
          <w:snapToGrid w:val="0"/>
          <w:sz w:val="24"/>
          <w:szCs w:val="24"/>
          <w:lang w:eastAsia="hu-HU"/>
        </w:rPr>
      </w:pPr>
      <w:r w:rsidRPr="00054DB2">
        <w:rPr>
          <w:rFonts w:ascii="Times New Roman" w:eastAsia="Times New Roman" w:hAnsi="Times New Roman"/>
          <w:snapToGrid w:val="0"/>
          <w:sz w:val="24"/>
          <w:szCs w:val="24"/>
          <w:lang w:eastAsia="hu-HU"/>
        </w:rPr>
        <w:t xml:space="preserve">5. sz. melléklet: Adatfeldolgozási </w:t>
      </w:r>
      <w:commentRangeStart w:id="71"/>
      <w:commentRangeStart w:id="72"/>
      <w:commentRangeStart w:id="73"/>
      <w:r w:rsidRPr="00054DB2">
        <w:rPr>
          <w:rFonts w:ascii="Times New Roman" w:eastAsia="Times New Roman" w:hAnsi="Times New Roman"/>
          <w:snapToGrid w:val="0"/>
          <w:sz w:val="24"/>
          <w:szCs w:val="24"/>
          <w:lang w:eastAsia="hu-HU"/>
        </w:rPr>
        <w:t>megállapodás</w:t>
      </w:r>
      <w:commentRangeEnd w:id="71"/>
      <w:r w:rsidR="00DC1E9E">
        <w:rPr>
          <w:rStyle w:val="CommentReference"/>
          <w:rFonts w:ascii="Times New Roman" w:eastAsia="Times New Roman" w:hAnsi="Times New Roman"/>
          <w:snapToGrid w:val="0"/>
          <w:sz w:val="24"/>
          <w:szCs w:val="24"/>
          <w:lang w:eastAsia="hu-HU"/>
        </w:rPr>
        <w:commentReference w:id="71"/>
      </w:r>
      <w:commentRangeEnd w:id="72"/>
      <w:r>
        <w:rPr>
          <w:rStyle w:val="CommentReference"/>
          <w:rFonts w:ascii="Times New Roman" w:eastAsia="Times New Roman" w:hAnsi="Times New Roman"/>
          <w:snapToGrid w:val="0"/>
          <w:sz w:val="24"/>
          <w:szCs w:val="24"/>
          <w:lang w:eastAsia="hu-HU"/>
        </w:rPr>
        <w:commentReference w:id="72"/>
      </w:r>
      <w:commentRangeEnd w:id="73"/>
      <w:r>
        <w:rPr>
          <w:rStyle w:val="CommentReference"/>
          <w:rFonts w:ascii="Times New Roman" w:eastAsia="Times New Roman" w:hAnsi="Times New Roman"/>
          <w:snapToGrid w:val="0"/>
          <w:sz w:val="24"/>
          <w:szCs w:val="24"/>
          <w:lang w:eastAsia="hu-HU"/>
        </w:rPr>
        <w:commentReference w:id="73"/>
      </w:r>
    </w:p>
    <w:p w14:paraId="2F99A1CC" w14:textId="55BAD75A" w:rsidR="0030397F" w:rsidRDefault="0030397F" w:rsidP="0030397F">
      <w:pPr>
        <w:spacing w:after="0" w:line="240" w:lineRule="auto"/>
        <w:ind w:left="1416"/>
        <w:jc w:val="both"/>
        <w:rPr>
          <w:rFonts w:ascii="Times New Roman" w:eastAsia="Times New Roman" w:hAnsi="Times New Roman"/>
          <w:snapToGrid w:val="0"/>
          <w:sz w:val="24"/>
          <w:szCs w:val="24"/>
          <w:lang w:eastAsia="hu-HU"/>
        </w:rPr>
      </w:pPr>
      <w:r>
        <w:rPr>
          <w:rFonts w:ascii="Times New Roman" w:eastAsia="Times New Roman" w:hAnsi="Times New Roman"/>
          <w:snapToGrid w:val="0"/>
          <w:sz w:val="24"/>
          <w:szCs w:val="24"/>
          <w:lang w:eastAsia="hu-HU"/>
        </w:rPr>
        <w:t>6. sz. melléklet: Feladatkiadási lap</w:t>
      </w:r>
    </w:p>
    <w:p w14:paraId="791A1038" w14:textId="738D7CC9" w:rsidR="001432C7" w:rsidRDefault="001432C7" w:rsidP="0030397F">
      <w:pPr>
        <w:spacing w:after="0" w:line="240" w:lineRule="auto"/>
        <w:ind w:left="1416"/>
        <w:jc w:val="both"/>
        <w:rPr>
          <w:rFonts w:ascii="Times New Roman" w:eastAsia="Times New Roman" w:hAnsi="Times New Roman"/>
          <w:snapToGrid w:val="0"/>
          <w:sz w:val="24"/>
          <w:szCs w:val="24"/>
          <w:lang w:eastAsia="hu-HU"/>
        </w:rPr>
      </w:pPr>
      <w:r>
        <w:rPr>
          <w:rFonts w:ascii="Times New Roman" w:eastAsia="Times New Roman" w:hAnsi="Times New Roman"/>
          <w:snapToGrid w:val="0"/>
          <w:sz w:val="24"/>
          <w:szCs w:val="24"/>
          <w:lang w:eastAsia="hu-HU"/>
        </w:rPr>
        <w:t>7. sz. melléklet: Üzemeltetést támogató szerződéses kötelezettségei</w:t>
      </w:r>
    </w:p>
    <w:p w14:paraId="2EA8B597" w14:textId="596EC042" w:rsidR="00FA1F11" w:rsidRDefault="00FA1F11" w:rsidP="0030397F">
      <w:pPr>
        <w:spacing w:after="0" w:line="240" w:lineRule="auto"/>
        <w:ind w:left="1416"/>
        <w:jc w:val="both"/>
        <w:rPr>
          <w:rFonts w:ascii="Times New Roman" w:eastAsia="Times New Roman" w:hAnsi="Times New Roman"/>
          <w:snapToGrid w:val="0"/>
          <w:sz w:val="24"/>
          <w:szCs w:val="24"/>
          <w:lang w:eastAsia="hu-HU"/>
        </w:rPr>
      </w:pPr>
    </w:p>
    <w:p w14:paraId="33E0DB76" w14:textId="77777777" w:rsidR="0030397F" w:rsidRPr="0094607E" w:rsidRDefault="0030397F" w:rsidP="0030397F">
      <w:pPr>
        <w:spacing w:after="0" w:line="240" w:lineRule="auto"/>
        <w:jc w:val="both"/>
        <w:rPr>
          <w:rFonts w:ascii="Times New Roman" w:eastAsia="Times New Roman" w:hAnsi="Times New Roman"/>
          <w:snapToGrid w:val="0"/>
          <w:sz w:val="24"/>
          <w:szCs w:val="24"/>
          <w:lang w:eastAsia="hu-HU"/>
        </w:rPr>
      </w:pPr>
    </w:p>
    <w:tbl>
      <w:tblPr>
        <w:tblpPr w:leftFromText="141" w:rightFromText="141" w:vertAnchor="text" w:horzAnchor="margin" w:tblpY="89"/>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518"/>
        <w:gridCol w:w="2552"/>
        <w:gridCol w:w="4110"/>
      </w:tblGrid>
      <w:tr w:rsidR="0030397F" w:rsidRPr="00C80918" w14:paraId="2F74D3AB" w14:textId="77777777">
        <w:trPr>
          <w:trHeight w:val="841"/>
        </w:trPr>
        <w:tc>
          <w:tcPr>
            <w:tcW w:w="2518" w:type="dxa"/>
            <w:tcBorders>
              <w:top w:val="single" w:sz="4" w:space="0" w:color="auto"/>
              <w:left w:val="single" w:sz="4" w:space="0" w:color="auto"/>
              <w:bottom w:val="single" w:sz="4" w:space="0" w:color="auto"/>
              <w:right w:val="single" w:sz="4" w:space="0" w:color="auto"/>
            </w:tcBorders>
          </w:tcPr>
          <w:p w14:paraId="4C6BDD37" w14:textId="77777777" w:rsidR="0030397F" w:rsidRDefault="0030397F">
            <w:pPr>
              <w:pStyle w:val="Signature"/>
              <w:tabs>
                <w:tab w:val="left" w:pos="708"/>
              </w:tabs>
              <w:spacing w:before="0"/>
              <w:rPr>
                <w:snapToGrid w:val="0"/>
                <w:szCs w:val="24"/>
              </w:rPr>
            </w:pPr>
          </w:p>
          <w:p w14:paraId="1B832E29" w14:textId="77777777" w:rsidR="00035816" w:rsidRDefault="00035816">
            <w:pPr>
              <w:pStyle w:val="Signature"/>
              <w:tabs>
                <w:tab w:val="left" w:pos="708"/>
              </w:tabs>
              <w:spacing w:before="0"/>
              <w:rPr>
                <w:snapToGrid w:val="0"/>
                <w:szCs w:val="24"/>
              </w:rPr>
            </w:pPr>
          </w:p>
          <w:p w14:paraId="015A8B4D" w14:textId="77777777" w:rsidR="00035816" w:rsidRDefault="00035816">
            <w:pPr>
              <w:pStyle w:val="Signature"/>
              <w:tabs>
                <w:tab w:val="left" w:pos="708"/>
              </w:tabs>
              <w:spacing w:before="0"/>
              <w:rPr>
                <w:snapToGrid w:val="0"/>
                <w:szCs w:val="24"/>
              </w:rPr>
            </w:pPr>
          </w:p>
          <w:p w14:paraId="2918004E" w14:textId="77777777" w:rsidR="00035816" w:rsidRDefault="00035816">
            <w:pPr>
              <w:pStyle w:val="Signature"/>
              <w:tabs>
                <w:tab w:val="left" w:pos="708"/>
              </w:tabs>
              <w:spacing w:before="0"/>
              <w:rPr>
                <w:snapToGrid w:val="0"/>
                <w:szCs w:val="24"/>
              </w:rPr>
            </w:pPr>
          </w:p>
          <w:p w14:paraId="54501B3A" w14:textId="77777777" w:rsidR="00035816" w:rsidRPr="00C80918" w:rsidRDefault="00035816">
            <w:pPr>
              <w:pStyle w:val="Signature"/>
              <w:tabs>
                <w:tab w:val="left" w:pos="708"/>
              </w:tabs>
              <w:spacing w:before="0"/>
              <w:rPr>
                <w:snapToGrid w:val="0"/>
                <w:szCs w:val="24"/>
              </w:rPr>
            </w:pPr>
          </w:p>
        </w:tc>
        <w:tc>
          <w:tcPr>
            <w:tcW w:w="2552" w:type="dxa"/>
            <w:tcBorders>
              <w:top w:val="single" w:sz="4" w:space="0" w:color="auto"/>
              <w:left w:val="single" w:sz="4" w:space="0" w:color="auto"/>
              <w:bottom w:val="single" w:sz="4" w:space="0" w:color="auto"/>
              <w:right w:val="single" w:sz="4" w:space="0" w:color="auto"/>
            </w:tcBorders>
          </w:tcPr>
          <w:p w14:paraId="2031665A" w14:textId="77777777" w:rsidR="0030397F" w:rsidRPr="00C80918" w:rsidRDefault="0030397F">
            <w:pPr>
              <w:pStyle w:val="Signature"/>
              <w:tabs>
                <w:tab w:val="left" w:pos="708"/>
              </w:tabs>
              <w:spacing w:before="0"/>
              <w:jc w:val="center"/>
              <w:rPr>
                <w:snapToGrid w:val="0"/>
                <w:szCs w:val="24"/>
              </w:rPr>
            </w:pPr>
          </w:p>
        </w:tc>
        <w:tc>
          <w:tcPr>
            <w:tcW w:w="4110" w:type="dxa"/>
            <w:tcBorders>
              <w:top w:val="single" w:sz="4" w:space="0" w:color="auto"/>
              <w:left w:val="single" w:sz="4" w:space="0" w:color="auto"/>
              <w:bottom w:val="single" w:sz="4" w:space="0" w:color="auto"/>
              <w:right w:val="single" w:sz="4" w:space="0" w:color="auto"/>
            </w:tcBorders>
          </w:tcPr>
          <w:p w14:paraId="22303BDA" w14:textId="77777777" w:rsidR="0030397F" w:rsidRPr="00C80918" w:rsidRDefault="0030397F">
            <w:pPr>
              <w:pStyle w:val="Signature"/>
              <w:tabs>
                <w:tab w:val="left" w:pos="708"/>
              </w:tabs>
              <w:spacing w:before="0"/>
              <w:jc w:val="center"/>
              <w:rPr>
                <w:snapToGrid w:val="0"/>
                <w:szCs w:val="24"/>
              </w:rPr>
            </w:pPr>
          </w:p>
        </w:tc>
      </w:tr>
      <w:tr w:rsidR="0030397F" w:rsidRPr="00C80918" w14:paraId="1B33B9A4" w14:textId="77777777">
        <w:trPr>
          <w:trHeight w:val="416"/>
        </w:trPr>
        <w:tc>
          <w:tcPr>
            <w:tcW w:w="2518" w:type="dxa"/>
            <w:tcBorders>
              <w:top w:val="single" w:sz="4" w:space="0" w:color="auto"/>
              <w:left w:val="single" w:sz="4" w:space="0" w:color="auto"/>
              <w:bottom w:val="single" w:sz="4" w:space="0" w:color="auto"/>
              <w:right w:val="single" w:sz="4" w:space="0" w:color="auto"/>
            </w:tcBorders>
          </w:tcPr>
          <w:p w14:paraId="71404086" w14:textId="77777777" w:rsidR="0030397F" w:rsidRDefault="00035816">
            <w:pPr>
              <w:pStyle w:val="Signature"/>
              <w:tabs>
                <w:tab w:val="left" w:pos="708"/>
              </w:tabs>
              <w:spacing w:before="0"/>
              <w:jc w:val="center"/>
              <w:rPr>
                <w:snapToGrid w:val="0"/>
                <w:szCs w:val="24"/>
              </w:rPr>
            </w:pPr>
            <w:r>
              <w:rPr>
                <w:snapToGrid w:val="0"/>
                <w:szCs w:val="24"/>
              </w:rPr>
              <w:t>Kádár Zsolt</w:t>
            </w:r>
          </w:p>
          <w:p w14:paraId="7653BC82" w14:textId="77777777" w:rsidR="00035816" w:rsidRDefault="00035816">
            <w:pPr>
              <w:pStyle w:val="Signature"/>
              <w:tabs>
                <w:tab w:val="left" w:pos="708"/>
              </w:tabs>
              <w:spacing w:before="0"/>
              <w:jc w:val="center"/>
              <w:rPr>
                <w:snapToGrid w:val="0"/>
                <w:szCs w:val="24"/>
              </w:rPr>
            </w:pPr>
          </w:p>
          <w:p w14:paraId="2FE906D0" w14:textId="154DA203" w:rsidR="00035816" w:rsidRPr="00C80918" w:rsidRDefault="00035816">
            <w:pPr>
              <w:pStyle w:val="Signature"/>
              <w:tabs>
                <w:tab w:val="left" w:pos="708"/>
              </w:tabs>
              <w:spacing w:before="0"/>
              <w:jc w:val="center"/>
              <w:rPr>
                <w:snapToGrid w:val="0"/>
                <w:szCs w:val="24"/>
              </w:rPr>
            </w:pPr>
            <w:r>
              <w:rPr>
                <w:snapToGrid w:val="0"/>
                <w:szCs w:val="24"/>
              </w:rPr>
              <w:t>üzleti alkalmazások üzemeltetési igazgató</w:t>
            </w:r>
          </w:p>
        </w:tc>
        <w:tc>
          <w:tcPr>
            <w:tcW w:w="2552" w:type="dxa"/>
            <w:tcBorders>
              <w:top w:val="single" w:sz="4" w:space="0" w:color="auto"/>
              <w:left w:val="single" w:sz="4" w:space="0" w:color="auto"/>
              <w:bottom w:val="single" w:sz="4" w:space="0" w:color="auto"/>
              <w:right w:val="single" w:sz="4" w:space="0" w:color="auto"/>
            </w:tcBorders>
          </w:tcPr>
          <w:p w14:paraId="54A9FC51" w14:textId="77777777" w:rsidR="00035816" w:rsidRDefault="00035816">
            <w:pPr>
              <w:pStyle w:val="Signature"/>
              <w:tabs>
                <w:tab w:val="left" w:pos="708"/>
              </w:tabs>
              <w:spacing w:before="0"/>
              <w:jc w:val="center"/>
              <w:rPr>
                <w:snapToGrid w:val="0"/>
                <w:szCs w:val="24"/>
              </w:rPr>
            </w:pPr>
            <w:r>
              <w:rPr>
                <w:snapToGrid w:val="0"/>
                <w:szCs w:val="24"/>
              </w:rPr>
              <w:t xml:space="preserve">Magyar Beatrix </w:t>
            </w:r>
          </w:p>
          <w:p w14:paraId="2716120A" w14:textId="77777777" w:rsidR="00035816" w:rsidRDefault="00035816">
            <w:pPr>
              <w:pStyle w:val="Signature"/>
              <w:tabs>
                <w:tab w:val="left" w:pos="708"/>
              </w:tabs>
              <w:spacing w:before="0"/>
              <w:jc w:val="center"/>
              <w:rPr>
                <w:snapToGrid w:val="0"/>
                <w:szCs w:val="24"/>
              </w:rPr>
            </w:pPr>
          </w:p>
          <w:p w14:paraId="19B71C2D" w14:textId="4843308A" w:rsidR="0030397F" w:rsidRPr="00C80918" w:rsidRDefault="0030397F">
            <w:pPr>
              <w:pStyle w:val="Signature"/>
              <w:tabs>
                <w:tab w:val="left" w:pos="708"/>
              </w:tabs>
              <w:spacing w:before="0"/>
              <w:jc w:val="center"/>
              <w:rPr>
                <w:snapToGrid w:val="0"/>
                <w:szCs w:val="24"/>
              </w:rPr>
            </w:pPr>
            <w:commentRangeStart w:id="74"/>
            <w:r>
              <w:rPr>
                <w:snapToGrid w:val="0"/>
                <w:szCs w:val="24"/>
              </w:rPr>
              <w:t>vezérigazgató</w:t>
            </w:r>
            <w:commentRangeEnd w:id="74"/>
            <w:r w:rsidR="00D746CE" w:rsidRPr="00C80918">
              <w:rPr>
                <w:rStyle w:val="CommentReference"/>
                <w:snapToGrid w:val="0"/>
                <w:sz w:val="24"/>
                <w:szCs w:val="24"/>
              </w:rPr>
              <w:commentReference w:id="74"/>
            </w:r>
          </w:p>
        </w:tc>
        <w:tc>
          <w:tcPr>
            <w:tcW w:w="4110" w:type="dxa"/>
            <w:tcBorders>
              <w:top w:val="single" w:sz="4" w:space="0" w:color="auto"/>
              <w:left w:val="single" w:sz="4" w:space="0" w:color="auto"/>
              <w:bottom w:val="single" w:sz="4" w:space="0" w:color="auto"/>
              <w:right w:val="single" w:sz="4" w:space="0" w:color="auto"/>
            </w:tcBorders>
          </w:tcPr>
          <w:p w14:paraId="2691E71C" w14:textId="77777777" w:rsidR="0030397F" w:rsidRDefault="00DC4F72">
            <w:pPr>
              <w:pStyle w:val="Signature"/>
              <w:tabs>
                <w:tab w:val="left" w:pos="708"/>
              </w:tabs>
              <w:spacing w:before="0"/>
              <w:jc w:val="center"/>
              <w:rPr>
                <w:snapToGrid w:val="0"/>
                <w:szCs w:val="24"/>
              </w:rPr>
            </w:pPr>
            <w:r>
              <w:rPr>
                <w:snapToGrid w:val="0"/>
                <w:szCs w:val="24"/>
              </w:rPr>
              <w:t>Szurdi Miklós</w:t>
            </w:r>
          </w:p>
          <w:p w14:paraId="4F6553AD" w14:textId="77777777" w:rsidR="00DC4F72" w:rsidRDefault="00DC4F72">
            <w:pPr>
              <w:pStyle w:val="Signature"/>
              <w:tabs>
                <w:tab w:val="left" w:pos="708"/>
              </w:tabs>
              <w:spacing w:before="0"/>
              <w:jc w:val="center"/>
              <w:rPr>
                <w:snapToGrid w:val="0"/>
                <w:szCs w:val="24"/>
              </w:rPr>
            </w:pPr>
          </w:p>
          <w:p w14:paraId="20C0B02F" w14:textId="215C0AD5" w:rsidR="00DC4F72" w:rsidRPr="00C80918" w:rsidRDefault="00DC4F72">
            <w:pPr>
              <w:pStyle w:val="Signature"/>
              <w:tabs>
                <w:tab w:val="left" w:pos="708"/>
              </w:tabs>
              <w:spacing w:before="0"/>
              <w:jc w:val="center"/>
              <w:rPr>
                <w:snapToGrid w:val="0"/>
                <w:szCs w:val="24"/>
              </w:rPr>
            </w:pPr>
            <w:r>
              <w:rPr>
                <w:snapToGrid w:val="0"/>
                <w:szCs w:val="24"/>
              </w:rPr>
              <w:t>ügyvezető</w:t>
            </w:r>
          </w:p>
        </w:tc>
      </w:tr>
      <w:tr w:rsidR="0030397F" w:rsidRPr="00C80918" w14:paraId="489AFA97" w14:textId="77777777">
        <w:trPr>
          <w:trHeight w:val="569"/>
        </w:trPr>
        <w:tc>
          <w:tcPr>
            <w:tcW w:w="5070" w:type="dxa"/>
            <w:gridSpan w:val="2"/>
            <w:tcBorders>
              <w:top w:val="single" w:sz="4" w:space="0" w:color="auto"/>
              <w:left w:val="single" w:sz="4" w:space="0" w:color="auto"/>
              <w:bottom w:val="single" w:sz="4" w:space="0" w:color="auto"/>
              <w:right w:val="single" w:sz="4" w:space="0" w:color="auto"/>
            </w:tcBorders>
          </w:tcPr>
          <w:p w14:paraId="2A6595C2" w14:textId="77777777" w:rsidR="0030397F" w:rsidRDefault="0030397F">
            <w:pPr>
              <w:pStyle w:val="Signature"/>
              <w:tabs>
                <w:tab w:val="left" w:pos="708"/>
              </w:tabs>
              <w:spacing w:before="0"/>
              <w:jc w:val="center"/>
              <w:rPr>
                <w:snapToGrid w:val="0"/>
                <w:szCs w:val="24"/>
              </w:rPr>
            </w:pPr>
            <w:r>
              <w:rPr>
                <w:snapToGrid w:val="0"/>
                <w:szCs w:val="24"/>
              </w:rPr>
              <w:t>MVM</w:t>
            </w:r>
            <w:r w:rsidRPr="00C80918">
              <w:rPr>
                <w:snapToGrid w:val="0"/>
                <w:szCs w:val="24"/>
              </w:rPr>
              <w:t xml:space="preserve"> Informatika </w:t>
            </w:r>
          </w:p>
          <w:p w14:paraId="162EEA67" w14:textId="77777777" w:rsidR="0030397F" w:rsidRPr="00C80918" w:rsidRDefault="0030397F">
            <w:pPr>
              <w:pStyle w:val="Signature"/>
              <w:tabs>
                <w:tab w:val="left" w:pos="708"/>
              </w:tabs>
              <w:spacing w:before="0"/>
              <w:jc w:val="center"/>
              <w:rPr>
                <w:snapToGrid w:val="0"/>
                <w:szCs w:val="24"/>
              </w:rPr>
            </w:pPr>
            <w:r w:rsidRPr="00C80918">
              <w:rPr>
                <w:snapToGrid w:val="0"/>
                <w:szCs w:val="24"/>
              </w:rPr>
              <w:t>Zártkörűen Működő Részvénytársaság</w:t>
            </w:r>
          </w:p>
          <w:p w14:paraId="20E32A5E" w14:textId="77777777" w:rsidR="0030397F" w:rsidRPr="00C80918" w:rsidRDefault="0030397F">
            <w:pPr>
              <w:pStyle w:val="Signature"/>
              <w:tabs>
                <w:tab w:val="left" w:pos="708"/>
              </w:tabs>
              <w:spacing w:before="0"/>
              <w:jc w:val="center"/>
              <w:rPr>
                <w:snapToGrid w:val="0"/>
                <w:szCs w:val="24"/>
              </w:rPr>
            </w:pPr>
          </w:p>
          <w:p w14:paraId="45DD0D6C" w14:textId="77777777" w:rsidR="0030397F" w:rsidRPr="00C80918" w:rsidRDefault="0030397F">
            <w:pPr>
              <w:pStyle w:val="Signature"/>
              <w:tabs>
                <w:tab w:val="left" w:pos="708"/>
              </w:tabs>
              <w:spacing w:before="0"/>
              <w:jc w:val="center"/>
              <w:rPr>
                <w:snapToGrid w:val="0"/>
                <w:szCs w:val="24"/>
              </w:rPr>
            </w:pPr>
            <w:r w:rsidRPr="00C80918">
              <w:rPr>
                <w:snapToGrid w:val="0"/>
                <w:szCs w:val="24"/>
              </w:rPr>
              <w:t>Megrendelő</w:t>
            </w:r>
          </w:p>
        </w:tc>
        <w:tc>
          <w:tcPr>
            <w:tcW w:w="4110" w:type="dxa"/>
            <w:tcBorders>
              <w:top w:val="single" w:sz="4" w:space="0" w:color="auto"/>
              <w:left w:val="single" w:sz="4" w:space="0" w:color="auto"/>
              <w:bottom w:val="single" w:sz="4" w:space="0" w:color="auto"/>
              <w:right w:val="single" w:sz="4" w:space="0" w:color="auto"/>
            </w:tcBorders>
          </w:tcPr>
          <w:p w14:paraId="4C58C7B1" w14:textId="604AB230" w:rsidR="0030397F" w:rsidRDefault="00DC4F72">
            <w:pPr>
              <w:pStyle w:val="Signature"/>
              <w:tabs>
                <w:tab w:val="left" w:pos="708"/>
              </w:tabs>
              <w:spacing w:before="0"/>
              <w:jc w:val="center"/>
            </w:pPr>
            <w:r>
              <w:t xml:space="preserve">Sonrisa Informatikai </w:t>
            </w:r>
            <w:r w:rsidR="00B94814">
              <w:t>Kft.</w:t>
            </w:r>
          </w:p>
          <w:p w14:paraId="304A2D2B" w14:textId="77777777" w:rsidR="00DC4F72" w:rsidRPr="003906BD" w:rsidRDefault="00DC4F72">
            <w:pPr>
              <w:pStyle w:val="Signature"/>
              <w:tabs>
                <w:tab w:val="left" w:pos="708"/>
              </w:tabs>
              <w:spacing w:before="0"/>
              <w:jc w:val="center"/>
              <w:rPr>
                <w:snapToGrid w:val="0"/>
                <w:szCs w:val="24"/>
              </w:rPr>
            </w:pPr>
          </w:p>
          <w:p w14:paraId="04F1BAE1" w14:textId="77777777" w:rsidR="0030397F" w:rsidRPr="00C80918" w:rsidRDefault="0030397F">
            <w:pPr>
              <w:pStyle w:val="Signature"/>
              <w:tabs>
                <w:tab w:val="left" w:pos="708"/>
              </w:tabs>
              <w:spacing w:before="0"/>
              <w:jc w:val="center"/>
              <w:rPr>
                <w:snapToGrid w:val="0"/>
                <w:szCs w:val="24"/>
              </w:rPr>
            </w:pPr>
            <w:r w:rsidRPr="003906BD">
              <w:rPr>
                <w:snapToGrid w:val="0"/>
                <w:szCs w:val="24"/>
              </w:rPr>
              <w:t>Vállalkozó</w:t>
            </w:r>
          </w:p>
        </w:tc>
      </w:tr>
      <w:tr w:rsidR="001F5B0D" w:rsidRPr="00C80918" w14:paraId="2BED2EBB" w14:textId="77777777">
        <w:trPr>
          <w:trHeight w:val="569"/>
        </w:trPr>
        <w:tc>
          <w:tcPr>
            <w:tcW w:w="9180" w:type="dxa"/>
            <w:gridSpan w:val="3"/>
            <w:tcBorders>
              <w:top w:val="single" w:sz="4" w:space="0" w:color="auto"/>
              <w:left w:val="single" w:sz="4" w:space="0" w:color="auto"/>
              <w:bottom w:val="single" w:sz="4" w:space="0" w:color="auto"/>
              <w:right w:val="single" w:sz="4" w:space="0" w:color="auto"/>
            </w:tcBorders>
          </w:tcPr>
          <w:p w14:paraId="2FDF7DE3" w14:textId="2E80A852" w:rsidR="001F5B0D" w:rsidRPr="001F5B0D" w:rsidRDefault="001F5B0D" w:rsidP="001F5B0D">
            <w:pPr>
              <w:pStyle w:val="Signature"/>
              <w:tabs>
                <w:tab w:val="left" w:pos="708"/>
                <w:tab w:val="left" w:pos="942"/>
              </w:tabs>
              <w:spacing w:before="0"/>
              <w:jc w:val="center"/>
              <w:rPr>
                <w:snapToGrid w:val="0"/>
                <w:sz w:val="20"/>
              </w:rPr>
            </w:pPr>
            <w:r w:rsidRPr="00631DEA">
              <w:rPr>
                <w:snapToGrid w:val="0"/>
                <w:sz w:val="20"/>
              </w:rPr>
              <w:t>Aláírás napja: az a nap, amelyen az MVMI Zrt. cégjegyzésre jogosult képviselői által elektronikus aláírással ellátásra kerül. Amennyiben a szerződés aláírási dátumai eltérőek, abban az esetben az aláírás napja a legkésőbb aláíró képviselő elektronikus aláírásához kapcsolódó időbélyegző szerinti időpont.</w:t>
            </w:r>
            <w:r w:rsidR="004709BD">
              <w:t xml:space="preserve"> </w:t>
            </w:r>
            <w:r w:rsidR="004709BD" w:rsidRPr="004709BD">
              <w:rPr>
                <w:snapToGrid w:val="0"/>
                <w:sz w:val="20"/>
              </w:rPr>
              <w:t>A jelen szerződés elektronikus aláírása kiterjed a jelen szerződés valamennyi mellékletének az aláírására is.</w:t>
            </w:r>
          </w:p>
        </w:tc>
      </w:tr>
    </w:tbl>
    <w:p w14:paraId="4526776D" w14:textId="77777777" w:rsidR="0030397F" w:rsidRPr="0094607E" w:rsidRDefault="0030397F" w:rsidP="0030397F">
      <w:pPr>
        <w:spacing w:after="0" w:line="240" w:lineRule="auto"/>
        <w:jc w:val="both"/>
        <w:rPr>
          <w:rFonts w:ascii="Times New Roman" w:eastAsia="Times New Roman" w:hAnsi="Times New Roman"/>
          <w:snapToGrid w:val="0"/>
          <w:sz w:val="24"/>
          <w:szCs w:val="24"/>
          <w:lang w:eastAsia="hu-HU"/>
        </w:rPr>
      </w:pPr>
    </w:p>
    <w:p w14:paraId="3ADF73E4" w14:textId="77777777" w:rsidR="00286EC5" w:rsidRDefault="00286EC5">
      <w:pPr>
        <w:spacing w:after="160" w:line="259" w:lineRule="auto"/>
        <w:rPr>
          <w:rFonts w:ascii="Times New Roman" w:eastAsia="Times New Roman" w:hAnsi="Times New Roman"/>
          <w:snapToGrid w:val="0"/>
          <w:sz w:val="24"/>
          <w:szCs w:val="24"/>
          <w:lang w:eastAsia="hu-HU"/>
        </w:rPr>
      </w:pPr>
      <w:r>
        <w:rPr>
          <w:rFonts w:ascii="Times New Roman" w:eastAsia="Times New Roman" w:hAnsi="Times New Roman"/>
          <w:snapToGrid w:val="0"/>
          <w:sz w:val="24"/>
          <w:szCs w:val="24"/>
          <w:lang w:eastAsia="hu-HU"/>
        </w:rPr>
        <w:br w:type="page"/>
      </w:r>
    </w:p>
    <w:p w14:paraId="74A944F6" w14:textId="77777777" w:rsidR="00D82221" w:rsidRPr="0094607E" w:rsidRDefault="00D82221" w:rsidP="0027212C">
      <w:pPr>
        <w:numPr>
          <w:ilvl w:val="0"/>
          <w:numId w:val="9"/>
        </w:numPr>
        <w:spacing w:after="120" w:line="240" w:lineRule="auto"/>
        <w:jc w:val="right"/>
        <w:rPr>
          <w:rFonts w:ascii="Times New Roman" w:eastAsia="Times New Roman" w:hAnsi="Times New Roman"/>
          <w:b/>
          <w:sz w:val="24"/>
          <w:szCs w:val="24"/>
          <w:lang w:val="de-DE"/>
        </w:rPr>
      </w:pPr>
      <w:r w:rsidRPr="0094607E">
        <w:rPr>
          <w:rFonts w:ascii="Times New Roman" w:eastAsia="Times New Roman" w:hAnsi="Times New Roman"/>
          <w:b/>
          <w:sz w:val="24"/>
          <w:szCs w:val="24"/>
          <w:lang w:val="de-DE"/>
        </w:rPr>
        <w:t>számú melléklet</w:t>
      </w:r>
    </w:p>
    <w:p w14:paraId="1CC77566" w14:textId="77777777" w:rsidR="00D82221" w:rsidRPr="0094607E" w:rsidRDefault="00D82221" w:rsidP="00D82221">
      <w:pPr>
        <w:spacing w:after="120" w:line="240" w:lineRule="auto"/>
        <w:jc w:val="center"/>
        <w:rPr>
          <w:rFonts w:ascii="Times New Roman" w:eastAsia="Times New Roman" w:hAnsi="Times New Roman"/>
          <w:b/>
          <w:sz w:val="24"/>
          <w:szCs w:val="24"/>
          <w:lang w:val="de-DE"/>
        </w:rPr>
      </w:pPr>
    </w:p>
    <w:p w14:paraId="2AEF906A" w14:textId="77777777" w:rsidR="00D82221" w:rsidRDefault="00D82221" w:rsidP="00D82221">
      <w:pPr>
        <w:spacing w:after="120" w:line="240" w:lineRule="auto"/>
        <w:jc w:val="center"/>
        <w:rPr>
          <w:rFonts w:ascii="Times New Roman" w:eastAsia="Times New Roman" w:hAnsi="Times New Roman"/>
          <w:b/>
          <w:sz w:val="24"/>
          <w:szCs w:val="24"/>
          <w:lang w:val="de-DE"/>
        </w:rPr>
      </w:pPr>
      <w:r w:rsidRPr="00767614">
        <w:rPr>
          <w:rFonts w:ascii="Times New Roman" w:eastAsia="Times New Roman" w:hAnsi="Times New Roman"/>
          <w:b/>
          <w:sz w:val="24"/>
          <w:szCs w:val="24"/>
          <w:lang w:val="de-DE"/>
        </w:rPr>
        <w:t>Műszaki tartalom, SLA</w:t>
      </w:r>
    </w:p>
    <w:p w14:paraId="65ADB353" w14:textId="77777777" w:rsidR="00035816" w:rsidRDefault="00035816" w:rsidP="00D82221">
      <w:pPr>
        <w:spacing w:after="120" w:line="240" w:lineRule="auto"/>
        <w:jc w:val="center"/>
        <w:rPr>
          <w:rFonts w:ascii="Times New Roman" w:eastAsia="Times New Roman" w:hAnsi="Times New Roman"/>
          <w:b/>
          <w:sz w:val="24"/>
          <w:szCs w:val="24"/>
          <w:lang w:val="de-DE"/>
        </w:rPr>
      </w:pPr>
    </w:p>
    <w:p w14:paraId="7BF78BBA" w14:textId="2CA2CBC2" w:rsidR="00035816" w:rsidRPr="0053005F" w:rsidRDefault="00035816" w:rsidP="00035816">
      <w:pPr>
        <w:pStyle w:val="Hangingindent"/>
        <w:ind w:left="0"/>
        <w:rPr>
          <w:sz w:val="24"/>
          <w:szCs w:val="24"/>
          <w:lang w:val="hu-HU"/>
        </w:rPr>
      </w:pPr>
      <w:r w:rsidRPr="0053005F">
        <w:rPr>
          <w:sz w:val="24"/>
          <w:szCs w:val="24"/>
          <w:lang w:val="hu-HU"/>
        </w:rPr>
        <w:t xml:space="preserve">A Megrendelő szoftvertámogatási (support), hibaelhárítási, </w:t>
      </w:r>
      <w:r w:rsidR="00C76EC8">
        <w:rPr>
          <w:sz w:val="24"/>
          <w:szCs w:val="24"/>
          <w:lang w:val="hu-HU"/>
        </w:rPr>
        <w:t>IT szakértői</w:t>
      </w:r>
      <w:r w:rsidR="00C76EC8" w:rsidRPr="0053005F">
        <w:rPr>
          <w:sz w:val="24"/>
          <w:szCs w:val="24"/>
          <w:lang w:val="hu-HU"/>
        </w:rPr>
        <w:t xml:space="preserve"> </w:t>
      </w:r>
      <w:r w:rsidRPr="0053005F">
        <w:rPr>
          <w:sz w:val="24"/>
          <w:szCs w:val="24"/>
          <w:lang w:val="hu-HU"/>
        </w:rPr>
        <w:t xml:space="preserve">feladatokra támogatási szerződést </w:t>
      </w:r>
      <w:r w:rsidR="0053005F" w:rsidRPr="0053005F">
        <w:rPr>
          <w:sz w:val="24"/>
          <w:szCs w:val="24"/>
          <w:lang w:val="hu-HU"/>
        </w:rPr>
        <w:t>köt</w:t>
      </w:r>
      <w:r w:rsidRPr="0053005F">
        <w:rPr>
          <w:sz w:val="24"/>
          <w:szCs w:val="24"/>
        </w:rPr>
        <w:t xml:space="preserve"> </w:t>
      </w:r>
      <w:r w:rsidRPr="0053005F">
        <w:rPr>
          <w:sz w:val="24"/>
          <w:szCs w:val="24"/>
          <w:lang w:val="hu-HU"/>
        </w:rPr>
        <w:t>az Azure DevOps rendszerek támogatására.</w:t>
      </w:r>
    </w:p>
    <w:p w14:paraId="62B84D8A" w14:textId="73AD9015" w:rsidR="00035816" w:rsidRPr="0053005F" w:rsidRDefault="00035816" w:rsidP="00035816">
      <w:pPr>
        <w:rPr>
          <w:rFonts w:ascii="Times New Roman" w:hAnsi="Times New Roman"/>
          <w:b/>
          <w:bCs/>
          <w:sz w:val="24"/>
          <w:szCs w:val="24"/>
        </w:rPr>
      </w:pPr>
      <w:bookmarkStart w:id="75" w:name="_Ref80965971"/>
      <w:r w:rsidRPr="0053005F">
        <w:rPr>
          <w:rFonts w:ascii="Times New Roman" w:hAnsi="Times New Roman"/>
          <w:b/>
          <w:bCs/>
          <w:sz w:val="24"/>
          <w:szCs w:val="24"/>
        </w:rPr>
        <w:t xml:space="preserve">Vállalkozó által elvégzendő feladatok: </w:t>
      </w:r>
    </w:p>
    <w:p w14:paraId="53839859" w14:textId="77777777" w:rsidR="00035816" w:rsidRPr="0053005F" w:rsidRDefault="00035816" w:rsidP="00035816">
      <w:pPr>
        <w:pStyle w:val="ListBullet"/>
        <w:ind w:left="1135" w:hanging="709"/>
        <w:rPr>
          <w:rFonts w:ascii="Times New Roman" w:hAnsi="Times New Roman" w:cs="Times New Roman"/>
          <w:color w:val="auto"/>
          <w:sz w:val="24"/>
          <w:szCs w:val="24"/>
        </w:rPr>
      </w:pPr>
      <w:r w:rsidRPr="0053005F">
        <w:rPr>
          <w:rFonts w:ascii="Times New Roman" w:hAnsi="Times New Roman" w:cs="Times New Roman"/>
          <w:color w:val="auto"/>
          <w:sz w:val="24"/>
          <w:szCs w:val="24"/>
        </w:rPr>
        <w:t>Azure DevOps platform (Server &amp; Services) üzemeltetés támogatás, a rendelkezésre állási időszakban hibaelhárításban közreműködés</w:t>
      </w:r>
    </w:p>
    <w:p w14:paraId="7A7879C7" w14:textId="7C6F8FAA" w:rsidR="00035816" w:rsidRPr="0053005F" w:rsidRDefault="00035816" w:rsidP="00035816">
      <w:pPr>
        <w:pStyle w:val="ListBullet"/>
        <w:ind w:left="1135" w:hanging="709"/>
        <w:rPr>
          <w:rFonts w:ascii="Times New Roman" w:hAnsi="Times New Roman" w:cs="Times New Roman"/>
          <w:color w:val="auto"/>
          <w:sz w:val="24"/>
          <w:szCs w:val="24"/>
        </w:rPr>
      </w:pPr>
      <w:r w:rsidRPr="0053005F">
        <w:rPr>
          <w:rFonts w:ascii="Times New Roman" w:hAnsi="Times New Roman" w:cs="Times New Roman"/>
          <w:color w:val="auto"/>
          <w:sz w:val="24"/>
          <w:szCs w:val="24"/>
        </w:rPr>
        <w:t xml:space="preserve">Azure DevOps platform működésével kapcsolatos </w:t>
      </w:r>
      <w:r w:rsidR="00C76EC8">
        <w:rPr>
          <w:rFonts w:ascii="Times New Roman" w:hAnsi="Times New Roman" w:cs="Times New Roman"/>
          <w:color w:val="auto"/>
          <w:sz w:val="24"/>
          <w:szCs w:val="24"/>
        </w:rPr>
        <w:t>IT szakértői támogatás</w:t>
      </w:r>
    </w:p>
    <w:p w14:paraId="7AE4B343" w14:textId="77777777" w:rsidR="00035816" w:rsidRPr="0053005F" w:rsidRDefault="00035816" w:rsidP="00035816">
      <w:pPr>
        <w:pStyle w:val="ListBullet"/>
        <w:ind w:left="1135" w:hanging="709"/>
        <w:rPr>
          <w:rFonts w:ascii="Times New Roman" w:hAnsi="Times New Roman" w:cs="Times New Roman"/>
          <w:color w:val="auto"/>
          <w:sz w:val="24"/>
          <w:szCs w:val="24"/>
        </w:rPr>
      </w:pPr>
      <w:r w:rsidRPr="0053005F">
        <w:rPr>
          <w:rFonts w:ascii="Times New Roman" w:hAnsi="Times New Roman" w:cs="Times New Roman"/>
          <w:color w:val="auto"/>
          <w:sz w:val="24"/>
          <w:szCs w:val="24"/>
        </w:rPr>
        <w:t>Konténerizálással kapcsolatos technológiai tanácsadás</w:t>
      </w:r>
    </w:p>
    <w:p w14:paraId="32BE07CD" w14:textId="77777777" w:rsidR="00035816" w:rsidRPr="0053005F" w:rsidRDefault="00035816" w:rsidP="00035816">
      <w:pPr>
        <w:rPr>
          <w:rFonts w:ascii="Times New Roman" w:hAnsi="Times New Roman"/>
          <w:sz w:val="24"/>
          <w:szCs w:val="24"/>
        </w:rPr>
      </w:pPr>
      <w:r w:rsidRPr="0053005F">
        <w:rPr>
          <w:rFonts w:ascii="Times New Roman" w:hAnsi="Times New Roman"/>
          <w:sz w:val="24"/>
          <w:szCs w:val="24"/>
        </w:rPr>
        <w:t>Szolgáltatás legfontosabb sikerkritériumai</w:t>
      </w:r>
    </w:p>
    <w:p w14:paraId="3F3E240E" w14:textId="77777777" w:rsidR="00035816" w:rsidRDefault="00035816" w:rsidP="00035816">
      <w:pPr>
        <w:pStyle w:val="ListBullet"/>
        <w:ind w:left="1135" w:hanging="709"/>
        <w:rPr>
          <w:ins w:id="76" w:author="Miklós Nándor" w:date="2026-04-14T11:22:00Z" w16du:dateUtc="2026-04-14T09:22:00Z"/>
          <w:rFonts w:ascii="Times New Roman" w:hAnsi="Times New Roman" w:cs="Times New Roman"/>
          <w:color w:val="auto"/>
          <w:sz w:val="24"/>
          <w:szCs w:val="24"/>
        </w:rPr>
      </w:pPr>
      <w:r w:rsidRPr="0053005F">
        <w:rPr>
          <w:rFonts w:ascii="Times New Roman" w:hAnsi="Times New Roman" w:cs="Times New Roman"/>
          <w:color w:val="auto"/>
          <w:sz w:val="24"/>
          <w:szCs w:val="24"/>
        </w:rPr>
        <w:t xml:space="preserve">Üzletmenet folytonosság biztosítása az SLA szerint L3 szinten Azure DevOps platformok tekintetében. </w:t>
      </w:r>
    </w:p>
    <w:p w14:paraId="3E947F22" w14:textId="04CA41FD" w:rsidR="00B424B5" w:rsidRPr="00844AFD" w:rsidRDefault="00E2199C" w:rsidP="00035816">
      <w:pPr>
        <w:pStyle w:val="ListBullet"/>
        <w:ind w:left="1135" w:hanging="709"/>
        <w:rPr>
          <w:rFonts w:ascii="Times New Roman" w:hAnsi="Times New Roman" w:cs="Times New Roman"/>
          <w:color w:val="auto"/>
          <w:sz w:val="28"/>
          <w:szCs w:val="28"/>
          <w:rPrChange w:id="77" w:author="Miklós Nándor" w:date="2026-04-14T11:23:00Z" w16du:dateUtc="2026-04-14T09:23:00Z">
            <w:rPr>
              <w:rFonts w:ascii="Times New Roman" w:hAnsi="Times New Roman" w:cs="Times New Roman"/>
              <w:color w:val="auto"/>
              <w:sz w:val="24"/>
              <w:szCs w:val="24"/>
            </w:rPr>
          </w:rPrChange>
        </w:rPr>
      </w:pPr>
      <w:ins w:id="78" w:author="Miklós Nándor" w:date="2026-04-14T11:22:00Z" w16du:dateUtc="2026-04-14T09:22:00Z">
        <w:r w:rsidRPr="00844AFD">
          <w:rPr>
            <w:rFonts w:ascii="Times New Roman" w:eastAsia="Aptos" w:hAnsi="Times New Roman" w:cs="Times New Roman"/>
            <w:sz w:val="24"/>
            <w:szCs w:val="24"/>
            <w:rPrChange w:id="79" w:author="Miklós Nándor" w:date="2026-04-14T11:23:00Z" w16du:dateUtc="2026-04-14T09:23:00Z">
              <w:rPr>
                <w:rFonts w:ascii="Aptos" w:eastAsia="Aptos" w:hAnsi="Aptos" w:cs="Aptos"/>
              </w:rPr>
            </w:rPrChange>
          </w:rPr>
          <w:t xml:space="preserve">Havonta </w:t>
        </w:r>
        <w:r w:rsidRPr="00844AFD">
          <w:rPr>
            <w:rFonts w:ascii="Times New Roman" w:eastAsia="Aptos" w:hAnsi="Times New Roman" w:cs="Times New Roman"/>
            <w:b/>
            <w:bCs/>
            <w:sz w:val="24"/>
            <w:szCs w:val="24"/>
            <w:rPrChange w:id="80" w:author="Miklós Nándor" w:date="2026-04-14T11:23:00Z" w16du:dateUtc="2026-04-14T09:23:00Z">
              <w:rPr>
                <w:rFonts w:ascii="Aptos" w:eastAsia="Aptos" w:hAnsi="Aptos" w:cs="Aptos"/>
                <w:b/>
                <w:bCs/>
              </w:rPr>
            </w:rPrChange>
          </w:rPr>
          <w:t>20 óra</w:t>
        </w:r>
        <w:r w:rsidRPr="00844AFD">
          <w:rPr>
            <w:rFonts w:ascii="Times New Roman" w:eastAsia="Aptos" w:hAnsi="Times New Roman" w:cs="Times New Roman"/>
            <w:sz w:val="24"/>
            <w:szCs w:val="24"/>
            <w:rPrChange w:id="81" w:author="Miklós Nándor" w:date="2026-04-14T11:23:00Z" w16du:dateUtc="2026-04-14T09:23:00Z">
              <w:rPr>
                <w:rFonts w:ascii="Aptos" w:eastAsia="Aptos" w:hAnsi="Aptos" w:cs="Aptos"/>
              </w:rPr>
            </w:rPrChange>
          </w:rPr>
          <w:t xml:space="preserve"> áll rendelkezésre a bejelentett ticketek kezelésére, a problémák elemzésére és megoldására</w:t>
        </w:r>
        <w:r w:rsidR="00A40FEC" w:rsidRPr="00844AFD">
          <w:rPr>
            <w:rFonts w:ascii="Times New Roman" w:eastAsia="Aptos" w:hAnsi="Times New Roman" w:cs="Times New Roman"/>
            <w:sz w:val="24"/>
            <w:szCs w:val="24"/>
            <w:rPrChange w:id="82" w:author="Miklós Nándor" w:date="2026-04-14T11:23:00Z" w16du:dateUtc="2026-04-14T09:23:00Z">
              <w:rPr>
                <w:rFonts w:ascii="Aptos" w:eastAsia="Aptos" w:hAnsi="Aptos" w:cs="Aptos"/>
              </w:rPr>
            </w:rPrChange>
          </w:rPr>
          <w:t xml:space="preserve">. </w:t>
        </w:r>
        <w:r w:rsidR="00844AFD" w:rsidRPr="00844AFD">
          <w:rPr>
            <w:rFonts w:ascii="Times New Roman" w:eastAsia="Aptos" w:hAnsi="Times New Roman" w:cs="Times New Roman"/>
            <w:sz w:val="24"/>
            <w:szCs w:val="24"/>
            <w:rPrChange w:id="83" w:author="Miklós Nándor" w:date="2026-04-14T11:23:00Z" w16du:dateUtc="2026-04-14T09:23:00Z">
              <w:rPr>
                <w:rFonts w:ascii="Aptos" w:eastAsia="Aptos" w:hAnsi="Aptos" w:cs="Aptos"/>
              </w:rPr>
            </w:rPrChange>
          </w:rPr>
          <w:t xml:space="preserve">A 20 órát meghaladó munkavégzés a </w:t>
        </w:r>
      </w:ins>
      <w:ins w:id="84" w:author="Miklós Nándor" w:date="2026-04-14T11:23:00Z" w16du:dateUtc="2026-04-14T09:23:00Z">
        <w:r w:rsidR="00844AFD">
          <w:rPr>
            <w:rFonts w:ascii="Times New Roman" w:eastAsia="Aptos" w:hAnsi="Times New Roman" w:cs="Times New Roman"/>
            <w:sz w:val="24"/>
            <w:szCs w:val="24"/>
          </w:rPr>
          <w:t xml:space="preserve">7.2 pontban leírt feltételek szerint kerül </w:t>
        </w:r>
      </w:ins>
      <w:ins w:id="85" w:author="Miklós Nándor" w:date="2026-04-14T11:24:00Z" w16du:dateUtc="2026-04-14T09:24:00Z">
        <w:r w:rsidR="00844AFD">
          <w:rPr>
            <w:rFonts w:ascii="Times New Roman" w:eastAsia="Aptos" w:hAnsi="Times New Roman" w:cs="Times New Roman"/>
            <w:sz w:val="24"/>
            <w:szCs w:val="24"/>
          </w:rPr>
          <w:t xml:space="preserve">lehívásra. </w:t>
        </w:r>
      </w:ins>
    </w:p>
    <w:p w14:paraId="5C13DEC6" w14:textId="77777777" w:rsidR="0053005F" w:rsidRPr="0053005F" w:rsidRDefault="0053005F" w:rsidP="0053005F">
      <w:pPr>
        <w:pStyle w:val="ListBullet"/>
        <w:numPr>
          <w:ilvl w:val="0"/>
          <w:numId w:val="0"/>
        </w:numPr>
        <w:ind w:left="1135"/>
        <w:rPr>
          <w:rFonts w:ascii="Times New Roman" w:hAnsi="Times New Roman" w:cs="Times New Roman"/>
          <w:color w:val="auto"/>
          <w:sz w:val="24"/>
          <w:szCs w:val="24"/>
        </w:rPr>
      </w:pPr>
    </w:p>
    <w:bookmarkEnd w:id="75"/>
    <w:p w14:paraId="0CAEDAD9" w14:textId="77777777" w:rsidR="00035816" w:rsidRPr="0053005F" w:rsidRDefault="00035816" w:rsidP="00035816">
      <w:pPr>
        <w:pStyle w:val="Heading2"/>
        <w:rPr>
          <w:rFonts w:ascii="Times New Roman" w:hAnsi="Times New Roman" w:cs="Times New Roman"/>
          <w:b/>
          <w:bCs/>
          <w:color w:val="auto"/>
          <w:sz w:val="24"/>
          <w:szCs w:val="24"/>
        </w:rPr>
      </w:pPr>
      <w:r w:rsidRPr="0053005F">
        <w:rPr>
          <w:rFonts w:ascii="Times New Roman" w:hAnsi="Times New Roman" w:cs="Times New Roman"/>
          <w:b/>
          <w:bCs/>
          <w:color w:val="auto"/>
          <w:sz w:val="24"/>
          <w:szCs w:val="24"/>
        </w:rPr>
        <w:t>Hibajavítás SLA szerint</w:t>
      </w:r>
    </w:p>
    <w:p w14:paraId="2B0E806A" w14:textId="4C3D9846" w:rsidR="00035816" w:rsidRPr="0053005F" w:rsidRDefault="00035816" w:rsidP="00035816">
      <w:pPr>
        <w:jc w:val="both"/>
        <w:rPr>
          <w:rFonts w:ascii="Times New Roman" w:hAnsi="Times New Roman"/>
          <w:sz w:val="24"/>
          <w:szCs w:val="24"/>
        </w:rPr>
      </w:pPr>
      <w:r w:rsidRPr="0053005F">
        <w:rPr>
          <w:rFonts w:ascii="Times New Roman" w:hAnsi="Times New Roman"/>
          <w:sz w:val="24"/>
          <w:szCs w:val="24"/>
        </w:rPr>
        <w:t xml:space="preserve">Az online hibabejelentő felületen beérkezett megkeresések feldolgozása, hibaelhárítás megkezdése és a hibajavítás elvégzése SLA szerint történjen </w:t>
      </w:r>
      <w:r w:rsidR="0053005F" w:rsidRPr="0053005F">
        <w:rPr>
          <w:rFonts w:ascii="Times New Roman" w:hAnsi="Times New Roman"/>
          <w:sz w:val="24"/>
          <w:szCs w:val="24"/>
        </w:rPr>
        <w:t>AzureDevOps rendszerekkel</w:t>
      </w:r>
      <w:r w:rsidRPr="0053005F">
        <w:rPr>
          <w:rFonts w:ascii="Times New Roman" w:hAnsi="Times New Roman"/>
          <w:sz w:val="24"/>
          <w:szCs w:val="24"/>
        </w:rPr>
        <w:t xml:space="preserve"> kapcsolatos jegyek esetében.</w:t>
      </w:r>
    </w:p>
    <w:p w14:paraId="66612438" w14:textId="77777777" w:rsidR="00035816" w:rsidRPr="0053005F" w:rsidRDefault="00035816" w:rsidP="00035816">
      <w:pPr>
        <w:jc w:val="both"/>
        <w:rPr>
          <w:rFonts w:ascii="Times New Roman" w:hAnsi="Times New Roman"/>
          <w:sz w:val="24"/>
          <w:szCs w:val="24"/>
        </w:rPr>
      </w:pPr>
      <w:r w:rsidRPr="0053005F">
        <w:rPr>
          <w:rFonts w:ascii="Times New Roman" w:hAnsi="Times New Roman"/>
          <w:sz w:val="24"/>
          <w:szCs w:val="24"/>
        </w:rPr>
        <w:t>A bejelentések a hét minden napján 0-24 óráig rögzíthetőek.</w:t>
      </w:r>
    </w:p>
    <w:p w14:paraId="37B75DA6" w14:textId="27159E4D" w:rsidR="00035816" w:rsidRPr="0053005F" w:rsidRDefault="00035816" w:rsidP="00035816">
      <w:pPr>
        <w:jc w:val="both"/>
        <w:rPr>
          <w:rFonts w:ascii="Times New Roman" w:hAnsi="Times New Roman"/>
          <w:sz w:val="24"/>
          <w:szCs w:val="24"/>
        </w:rPr>
      </w:pPr>
      <w:r w:rsidRPr="0053005F">
        <w:rPr>
          <w:rFonts w:ascii="Times New Roman" w:hAnsi="Times New Roman"/>
          <w:sz w:val="24"/>
          <w:szCs w:val="24"/>
        </w:rPr>
        <w:t xml:space="preserve">A bejelentések </w:t>
      </w:r>
      <w:r w:rsidR="0053005F">
        <w:rPr>
          <w:rFonts w:ascii="Times New Roman" w:hAnsi="Times New Roman"/>
          <w:sz w:val="24"/>
          <w:szCs w:val="24"/>
        </w:rPr>
        <w:t>Vállalkozó</w:t>
      </w:r>
      <w:r w:rsidRPr="0053005F">
        <w:rPr>
          <w:rFonts w:ascii="Times New Roman" w:hAnsi="Times New Roman"/>
          <w:sz w:val="24"/>
          <w:szCs w:val="24"/>
        </w:rPr>
        <w:t xml:space="preserve"> általi feldolgozása az alábbi időszakokban történjen meg:</w:t>
      </w:r>
    </w:p>
    <w:p w14:paraId="109072F6" w14:textId="1D08D6E5" w:rsidR="00035816" w:rsidRPr="0053005F" w:rsidRDefault="00035816" w:rsidP="00035816">
      <w:pPr>
        <w:pStyle w:val="QSNormal"/>
        <w:keepNext/>
        <w:spacing w:before="120" w:after="120"/>
        <w:rPr>
          <w:rFonts w:ascii="Times New Roman" w:hAnsi="Times New Roman"/>
          <w:sz w:val="24"/>
        </w:rPr>
      </w:pPr>
      <w:commentRangeStart w:id="86"/>
      <w:r w:rsidRPr="0053005F">
        <w:rPr>
          <w:rFonts w:ascii="Times New Roman" w:hAnsi="Times New Roman"/>
          <w:sz w:val="24"/>
        </w:rPr>
        <w:t>5x11 (7-18.00)</w:t>
      </w:r>
      <w:commentRangeEnd w:id="86"/>
      <w:r w:rsidR="001A77F4">
        <w:rPr>
          <w:rStyle w:val="CommentReference"/>
          <w:rFonts w:ascii="Times New Roman" w:hAnsi="Times New Roman"/>
          <w:sz w:val="24"/>
          <w:szCs w:val="24"/>
        </w:rPr>
        <w:commentReference w:id="86"/>
      </w:r>
      <w:ins w:id="87" w:author="Miklós Nándor" w:date="2026-04-14T13:34:00Z" w16du:dateUtc="2026-04-14T11:34:00Z">
        <w:r w:rsidR="00082591">
          <w:rPr>
            <w:rFonts w:ascii="Times New Roman" w:hAnsi="Times New Roman"/>
            <w:sz w:val="24"/>
          </w:rPr>
          <w:t xml:space="preserve"> munkanapokon. </w:t>
        </w:r>
      </w:ins>
    </w:p>
    <w:p w14:paraId="1097100D" w14:textId="4B44B363" w:rsidR="00035816" w:rsidRPr="0053005F" w:rsidRDefault="00035816" w:rsidP="00035816">
      <w:pPr>
        <w:jc w:val="both"/>
        <w:rPr>
          <w:rFonts w:ascii="Times New Roman" w:hAnsi="Times New Roman"/>
          <w:sz w:val="24"/>
          <w:szCs w:val="24"/>
        </w:rPr>
      </w:pPr>
      <w:r w:rsidRPr="0053005F">
        <w:rPr>
          <w:rFonts w:ascii="Times New Roman" w:hAnsi="Times New Roman"/>
          <w:sz w:val="24"/>
          <w:szCs w:val="24"/>
        </w:rPr>
        <w:t xml:space="preserve">A hiba azonosítása, körülhatárolása, reprodukálása, a javításhoz szükséges lépések meghatározása az SLA táblázatban meghatározott időintervallumon belül történjen. A hibajavításhoz szükséges várható ráfordítási időről </w:t>
      </w:r>
      <w:r w:rsidR="0053005F">
        <w:rPr>
          <w:rFonts w:ascii="Times New Roman" w:hAnsi="Times New Roman"/>
          <w:sz w:val="24"/>
          <w:szCs w:val="24"/>
        </w:rPr>
        <w:t>a Vállalkozó</w:t>
      </w:r>
      <w:r w:rsidRPr="0053005F">
        <w:rPr>
          <w:rFonts w:ascii="Times New Roman" w:hAnsi="Times New Roman"/>
          <w:sz w:val="24"/>
          <w:szCs w:val="24"/>
        </w:rPr>
        <w:t xml:space="preserve"> tájékoztassa bejelentőt a hibajavítás megkezdését megelőzően.</w:t>
      </w:r>
    </w:p>
    <w:p w14:paraId="0E4F7D8B" w14:textId="77777777" w:rsidR="00035816" w:rsidRPr="0053005F" w:rsidRDefault="00035816" w:rsidP="00035816">
      <w:pPr>
        <w:rPr>
          <w:rFonts w:ascii="Times New Roman" w:hAnsi="Times New Roman"/>
          <w:sz w:val="24"/>
          <w:szCs w:val="24"/>
          <w:highlight w:val="yellow"/>
        </w:rPr>
      </w:pPr>
      <w:r w:rsidRPr="0053005F">
        <w:rPr>
          <w:rFonts w:ascii="Times New Roman" w:hAnsi="Times New Roman"/>
          <w:sz w:val="24"/>
          <w:szCs w:val="24"/>
        </w:rPr>
        <w:t>A hibajavítás az SLA táblázatban meghatározott időintervallumon belül történjen.</w:t>
      </w:r>
    </w:p>
    <w:p w14:paraId="1A900787" w14:textId="77777777" w:rsidR="00035816" w:rsidRPr="0053005F" w:rsidRDefault="00035816" w:rsidP="00035816">
      <w:pPr>
        <w:pStyle w:val="Heading2"/>
        <w:rPr>
          <w:rFonts w:ascii="Times New Roman" w:hAnsi="Times New Roman" w:cs="Times New Roman"/>
          <w:b/>
          <w:bCs/>
          <w:color w:val="auto"/>
          <w:sz w:val="24"/>
          <w:szCs w:val="24"/>
        </w:rPr>
      </w:pPr>
      <w:r w:rsidRPr="0053005F">
        <w:rPr>
          <w:rFonts w:ascii="Times New Roman" w:hAnsi="Times New Roman" w:cs="Times New Roman"/>
          <w:b/>
          <w:bCs/>
          <w:color w:val="auto"/>
          <w:sz w:val="24"/>
          <w:szCs w:val="24"/>
        </w:rPr>
        <w:t>Kulcs felhasználói támogatás (rendelkezésre állás biztosítása)</w:t>
      </w:r>
    </w:p>
    <w:p w14:paraId="227D8B34" w14:textId="77777777" w:rsidR="00035816" w:rsidRPr="0053005F" w:rsidRDefault="00035816" w:rsidP="00035816">
      <w:pPr>
        <w:jc w:val="both"/>
        <w:rPr>
          <w:rFonts w:ascii="Times New Roman" w:hAnsi="Times New Roman"/>
          <w:sz w:val="24"/>
          <w:szCs w:val="24"/>
        </w:rPr>
      </w:pPr>
      <w:r w:rsidRPr="0053005F">
        <w:rPr>
          <w:rFonts w:ascii="Times New Roman" w:hAnsi="Times New Roman"/>
          <w:sz w:val="24"/>
          <w:szCs w:val="24"/>
        </w:rPr>
        <w:t>Annak érdekében, hogy a fejlesztők és alkalmazásfelelősök gördülékenyen tudják a feladataikat elvégezni Ajánlattevő általi kulcs felhasználói támogatás biztosítása szükséges. A támogatás online, vagy telefonos elérhetőség biztosítását jelenti.</w:t>
      </w:r>
    </w:p>
    <w:p w14:paraId="45521678" w14:textId="77777777" w:rsidR="00035816" w:rsidRPr="0053005F" w:rsidRDefault="00035816" w:rsidP="00035816">
      <w:pPr>
        <w:pStyle w:val="Heading2"/>
        <w:rPr>
          <w:rFonts w:ascii="Times New Roman" w:hAnsi="Times New Roman" w:cs="Times New Roman"/>
          <w:b/>
          <w:bCs/>
          <w:color w:val="auto"/>
          <w:sz w:val="24"/>
          <w:szCs w:val="24"/>
        </w:rPr>
      </w:pPr>
      <w:r w:rsidRPr="0053005F">
        <w:rPr>
          <w:rFonts w:ascii="Times New Roman" w:hAnsi="Times New Roman" w:cs="Times New Roman"/>
          <w:b/>
          <w:bCs/>
          <w:color w:val="auto"/>
          <w:sz w:val="24"/>
          <w:szCs w:val="24"/>
        </w:rPr>
        <w:t>Rendszermenedzsment támogatás (rendelkezésre állás biztosítása)</w:t>
      </w:r>
    </w:p>
    <w:p w14:paraId="7934C57E" w14:textId="7897F07A" w:rsidR="00035816" w:rsidRPr="0053005F" w:rsidRDefault="00035816" w:rsidP="00035816">
      <w:pPr>
        <w:jc w:val="both"/>
        <w:rPr>
          <w:rFonts w:ascii="Times New Roman" w:hAnsi="Times New Roman"/>
          <w:sz w:val="24"/>
          <w:szCs w:val="24"/>
        </w:rPr>
      </w:pPr>
      <w:r w:rsidRPr="0053005F">
        <w:rPr>
          <w:rFonts w:ascii="Times New Roman" w:hAnsi="Times New Roman"/>
          <w:sz w:val="24"/>
          <w:szCs w:val="24"/>
        </w:rPr>
        <w:t xml:space="preserve">Annak érdekében, hogy a rendszer- és alkalmazásüzemeltető szakemberek gördülékenyen tudják a feladataikat elvégezni </w:t>
      </w:r>
      <w:r w:rsidR="0053005F">
        <w:rPr>
          <w:rFonts w:ascii="Times New Roman" w:hAnsi="Times New Roman"/>
          <w:sz w:val="24"/>
          <w:szCs w:val="24"/>
        </w:rPr>
        <w:t>a Vállalkozó</w:t>
      </w:r>
      <w:r w:rsidRPr="0053005F">
        <w:rPr>
          <w:rFonts w:ascii="Times New Roman" w:hAnsi="Times New Roman"/>
          <w:sz w:val="24"/>
          <w:szCs w:val="24"/>
        </w:rPr>
        <w:t xml:space="preserve"> általi rendszermérnöki támogatás biztosítása szükséges. A támogatás online, vagy telefonos elérhetőség biztosítását jelenti.</w:t>
      </w:r>
    </w:p>
    <w:p w14:paraId="7889730C" w14:textId="77777777" w:rsidR="00035816" w:rsidRPr="0053005F" w:rsidRDefault="00035816" w:rsidP="00035816">
      <w:pPr>
        <w:jc w:val="both"/>
        <w:rPr>
          <w:rFonts w:ascii="Times New Roman" w:hAnsi="Times New Roman"/>
          <w:sz w:val="24"/>
          <w:szCs w:val="24"/>
        </w:rPr>
      </w:pPr>
      <w:r w:rsidRPr="0053005F">
        <w:rPr>
          <w:rFonts w:ascii="Times New Roman" w:hAnsi="Times New Roman"/>
          <w:sz w:val="24"/>
          <w:szCs w:val="24"/>
        </w:rPr>
        <w:t>A támogatás terjedjen ki a platform rendszerek (Operációs rendszer, adatbázis szerver, Webszerver) és érintett alkalmazások napi üzemeltetési feladatai mellett a patch-management, verziófrissítés feladatainak támogatására is.</w:t>
      </w:r>
    </w:p>
    <w:p w14:paraId="4C0F925D" w14:textId="4D061750" w:rsidR="00035816" w:rsidRPr="0053005F" w:rsidRDefault="00035816" w:rsidP="00035816">
      <w:pPr>
        <w:pStyle w:val="Heading2"/>
        <w:rPr>
          <w:rFonts w:ascii="Times New Roman" w:hAnsi="Times New Roman" w:cs="Times New Roman"/>
          <w:b/>
          <w:bCs/>
          <w:color w:val="auto"/>
          <w:sz w:val="24"/>
          <w:szCs w:val="24"/>
        </w:rPr>
      </w:pPr>
      <w:r w:rsidRPr="0053005F">
        <w:rPr>
          <w:rFonts w:ascii="Times New Roman" w:hAnsi="Times New Roman" w:cs="Times New Roman"/>
          <w:b/>
          <w:bCs/>
          <w:color w:val="auto"/>
          <w:sz w:val="24"/>
          <w:szCs w:val="24"/>
        </w:rPr>
        <w:t>Fejlesztő</w:t>
      </w:r>
      <w:r w:rsidR="00CE1CC6">
        <w:rPr>
          <w:rFonts w:ascii="Times New Roman" w:hAnsi="Times New Roman" w:cs="Times New Roman"/>
          <w:b/>
          <w:bCs/>
          <w:color w:val="auto"/>
          <w:sz w:val="24"/>
          <w:szCs w:val="24"/>
        </w:rPr>
        <w:t xml:space="preserve">i szintű </w:t>
      </w:r>
      <w:r w:rsidRPr="0053005F">
        <w:rPr>
          <w:rFonts w:ascii="Times New Roman" w:hAnsi="Times New Roman" w:cs="Times New Roman"/>
          <w:b/>
          <w:bCs/>
          <w:color w:val="auto"/>
          <w:sz w:val="24"/>
          <w:szCs w:val="24"/>
        </w:rPr>
        <w:t xml:space="preserve"> támogatás (rendelkezésre állás biztosítása)</w:t>
      </w:r>
    </w:p>
    <w:p w14:paraId="0C6ECF22" w14:textId="6FD55FC7" w:rsidR="00035816" w:rsidRPr="0053005F" w:rsidRDefault="00035816" w:rsidP="00035816">
      <w:pPr>
        <w:jc w:val="both"/>
        <w:rPr>
          <w:rFonts w:ascii="Times New Roman" w:hAnsi="Times New Roman"/>
          <w:sz w:val="24"/>
          <w:szCs w:val="24"/>
        </w:rPr>
      </w:pPr>
      <w:r w:rsidRPr="0053005F">
        <w:rPr>
          <w:rFonts w:ascii="Times New Roman" w:hAnsi="Times New Roman"/>
          <w:sz w:val="24"/>
          <w:szCs w:val="24"/>
        </w:rPr>
        <w:t xml:space="preserve">Annak érdekében, hogy </w:t>
      </w:r>
      <w:r w:rsidR="0053005F">
        <w:rPr>
          <w:rFonts w:ascii="Times New Roman" w:hAnsi="Times New Roman"/>
          <w:sz w:val="24"/>
          <w:szCs w:val="24"/>
        </w:rPr>
        <w:t>a Megrendelői</w:t>
      </w:r>
      <w:r w:rsidRPr="0053005F">
        <w:rPr>
          <w:rFonts w:ascii="Times New Roman" w:hAnsi="Times New Roman"/>
          <w:sz w:val="24"/>
          <w:szCs w:val="24"/>
        </w:rPr>
        <w:t xml:space="preserve"> fejlesztők gördülékenyen tudják a feladataikat elvégezni </w:t>
      </w:r>
      <w:r w:rsidR="0053005F">
        <w:rPr>
          <w:rFonts w:ascii="Times New Roman" w:hAnsi="Times New Roman"/>
          <w:sz w:val="24"/>
          <w:szCs w:val="24"/>
        </w:rPr>
        <w:t>a Vállalkozó</w:t>
      </w:r>
      <w:r w:rsidRPr="0053005F">
        <w:rPr>
          <w:rFonts w:ascii="Times New Roman" w:hAnsi="Times New Roman"/>
          <w:sz w:val="24"/>
          <w:szCs w:val="24"/>
        </w:rPr>
        <w:t xml:space="preserve"> általi fejlesztői </w:t>
      </w:r>
      <w:r w:rsidR="00CE1CC6">
        <w:rPr>
          <w:rFonts w:ascii="Times New Roman" w:hAnsi="Times New Roman"/>
          <w:sz w:val="24"/>
          <w:szCs w:val="24"/>
        </w:rPr>
        <w:t xml:space="preserve">szintű </w:t>
      </w:r>
      <w:r w:rsidRPr="0053005F">
        <w:rPr>
          <w:rFonts w:ascii="Times New Roman" w:hAnsi="Times New Roman"/>
          <w:sz w:val="24"/>
          <w:szCs w:val="24"/>
        </w:rPr>
        <w:t>támogatás biztosítása szükséges. A támogatás online, vagy telefonos elérhetőség biztosítását jelenti.</w:t>
      </w:r>
    </w:p>
    <w:p w14:paraId="120CFA8F" w14:textId="183D009E" w:rsidR="00035816" w:rsidRPr="0053005F" w:rsidRDefault="00035816" w:rsidP="00035816">
      <w:pPr>
        <w:jc w:val="both"/>
        <w:rPr>
          <w:rFonts w:ascii="Times New Roman" w:hAnsi="Times New Roman"/>
          <w:sz w:val="24"/>
          <w:szCs w:val="24"/>
        </w:rPr>
      </w:pPr>
      <w:r w:rsidRPr="0053005F">
        <w:rPr>
          <w:rFonts w:ascii="Times New Roman" w:hAnsi="Times New Roman"/>
          <w:sz w:val="24"/>
          <w:szCs w:val="24"/>
        </w:rPr>
        <w:t xml:space="preserve">A támogatás </w:t>
      </w:r>
      <w:r w:rsidR="0053005F" w:rsidRPr="0053005F">
        <w:rPr>
          <w:rFonts w:ascii="Times New Roman" w:hAnsi="Times New Roman"/>
          <w:sz w:val="24"/>
          <w:szCs w:val="24"/>
        </w:rPr>
        <w:t>igénybevétele</w:t>
      </w:r>
      <w:r w:rsidRPr="0053005F">
        <w:rPr>
          <w:rFonts w:ascii="Times New Roman" w:hAnsi="Times New Roman"/>
          <w:sz w:val="24"/>
          <w:szCs w:val="24"/>
        </w:rPr>
        <w:t xml:space="preserve"> minden esetben tagvállalati szolgáltatás specifikusan történhessen, támogatói oldalon biztosítva a megfelelő szak- és helyismerettel rendelkező szakemberek bevonását a kérdések megválaszolásába.</w:t>
      </w:r>
    </w:p>
    <w:p w14:paraId="16F50410" w14:textId="34EEB349" w:rsidR="00035816" w:rsidRPr="0053005F" w:rsidRDefault="00035816" w:rsidP="00035816">
      <w:pPr>
        <w:jc w:val="both"/>
        <w:rPr>
          <w:rFonts w:ascii="Times New Roman" w:hAnsi="Times New Roman"/>
          <w:sz w:val="24"/>
          <w:szCs w:val="24"/>
        </w:rPr>
      </w:pPr>
      <w:r w:rsidRPr="0053005F">
        <w:rPr>
          <w:rFonts w:ascii="Times New Roman" w:hAnsi="Times New Roman"/>
          <w:sz w:val="24"/>
          <w:szCs w:val="24"/>
        </w:rPr>
        <w:t xml:space="preserve">Közös forráskód elemzést, hibakeresést, reprodukálást igénylő feladatok, vagy jógyakorlatok időigényes bemutatója előre egyeztetett időpontban és időtartamban történhessen, melyről </w:t>
      </w:r>
      <w:r w:rsidR="0053005F">
        <w:rPr>
          <w:rFonts w:ascii="Times New Roman" w:hAnsi="Times New Roman"/>
          <w:sz w:val="24"/>
          <w:szCs w:val="24"/>
        </w:rPr>
        <w:t>a Megrendelő</w:t>
      </w:r>
      <w:r w:rsidRPr="0053005F">
        <w:rPr>
          <w:rFonts w:ascii="Times New Roman" w:hAnsi="Times New Roman"/>
          <w:sz w:val="24"/>
          <w:szCs w:val="24"/>
        </w:rPr>
        <w:t xml:space="preserve"> szükség szerint video felvételt rögzíthessen.</w:t>
      </w:r>
    </w:p>
    <w:p w14:paraId="50A9918F" w14:textId="66170505" w:rsidR="00035816" w:rsidRPr="0053005F" w:rsidRDefault="00035816" w:rsidP="00035816">
      <w:pPr>
        <w:pStyle w:val="Heading1"/>
        <w:rPr>
          <w:rFonts w:ascii="Times New Roman" w:hAnsi="Times New Roman" w:cs="Times New Roman"/>
          <w:b/>
          <w:bCs/>
          <w:color w:val="auto"/>
          <w:sz w:val="24"/>
          <w:szCs w:val="24"/>
        </w:rPr>
      </w:pPr>
      <w:r w:rsidRPr="0053005F">
        <w:rPr>
          <w:rFonts w:ascii="Times New Roman" w:hAnsi="Times New Roman" w:cs="Times New Roman"/>
          <w:b/>
          <w:bCs/>
          <w:color w:val="auto"/>
          <w:sz w:val="24"/>
          <w:szCs w:val="24"/>
        </w:rPr>
        <w:t>Együttműködés módja</w:t>
      </w:r>
    </w:p>
    <w:p w14:paraId="4227B1BE" w14:textId="7A7CD444" w:rsidR="00035816" w:rsidRPr="0053005F" w:rsidRDefault="0053005F" w:rsidP="00035816">
      <w:pPr>
        <w:jc w:val="both"/>
        <w:rPr>
          <w:rFonts w:ascii="Times New Roman" w:hAnsi="Times New Roman"/>
          <w:sz w:val="24"/>
          <w:szCs w:val="24"/>
        </w:rPr>
      </w:pPr>
      <w:r>
        <w:rPr>
          <w:rFonts w:ascii="Times New Roman" w:hAnsi="Times New Roman"/>
          <w:sz w:val="24"/>
          <w:szCs w:val="24"/>
        </w:rPr>
        <w:t>A Megrendelő</w:t>
      </w:r>
      <w:r w:rsidR="00035816" w:rsidRPr="0053005F">
        <w:rPr>
          <w:rFonts w:ascii="Times New Roman" w:hAnsi="Times New Roman"/>
          <w:sz w:val="24"/>
          <w:szCs w:val="24"/>
        </w:rPr>
        <w:t xml:space="preserve"> a következőket biztosítja a feladatok elvégzésére: </w:t>
      </w:r>
    </w:p>
    <w:p w14:paraId="07DAA99B" w14:textId="77777777" w:rsidR="00035816" w:rsidRPr="0053005F" w:rsidRDefault="00035816" w:rsidP="0027212C">
      <w:pPr>
        <w:pStyle w:val="ListParagraph"/>
        <w:numPr>
          <w:ilvl w:val="0"/>
          <w:numId w:val="24"/>
        </w:numPr>
        <w:spacing w:after="160" w:line="259" w:lineRule="auto"/>
        <w:jc w:val="both"/>
        <w:rPr>
          <w:rFonts w:ascii="Times New Roman" w:hAnsi="Times New Roman"/>
          <w:sz w:val="24"/>
          <w:szCs w:val="24"/>
        </w:rPr>
      </w:pPr>
      <w:r w:rsidRPr="0053005F">
        <w:rPr>
          <w:rFonts w:ascii="Times New Roman" w:hAnsi="Times New Roman"/>
          <w:sz w:val="24"/>
          <w:szCs w:val="24"/>
        </w:rPr>
        <w:t>megfelelő szintű belépés a belső hálózatba,</w:t>
      </w:r>
    </w:p>
    <w:p w14:paraId="6AA96224" w14:textId="77777777" w:rsidR="00035816" w:rsidRPr="0053005F" w:rsidRDefault="00035816" w:rsidP="0027212C">
      <w:pPr>
        <w:pStyle w:val="ListParagraph"/>
        <w:numPr>
          <w:ilvl w:val="0"/>
          <w:numId w:val="24"/>
        </w:numPr>
        <w:spacing w:after="160" w:line="259" w:lineRule="auto"/>
        <w:jc w:val="both"/>
        <w:rPr>
          <w:rFonts w:ascii="Times New Roman" w:hAnsi="Times New Roman"/>
          <w:sz w:val="24"/>
          <w:szCs w:val="24"/>
        </w:rPr>
      </w:pPr>
      <w:r w:rsidRPr="0053005F">
        <w:rPr>
          <w:rFonts w:ascii="Times New Roman" w:hAnsi="Times New Roman"/>
          <w:sz w:val="24"/>
          <w:szCs w:val="24"/>
        </w:rPr>
        <w:t>biztonságos távoli hozzáférés a rendszerek elérésére,</w:t>
      </w:r>
    </w:p>
    <w:p w14:paraId="7F27002D" w14:textId="77777777" w:rsidR="00035816" w:rsidRPr="0053005F" w:rsidRDefault="00035816" w:rsidP="0027212C">
      <w:pPr>
        <w:pStyle w:val="ListParagraph"/>
        <w:numPr>
          <w:ilvl w:val="0"/>
          <w:numId w:val="24"/>
        </w:numPr>
        <w:spacing w:after="160" w:line="259" w:lineRule="auto"/>
        <w:jc w:val="both"/>
        <w:rPr>
          <w:rFonts w:ascii="Times New Roman" w:hAnsi="Times New Roman"/>
          <w:sz w:val="24"/>
          <w:szCs w:val="24"/>
        </w:rPr>
      </w:pPr>
      <w:r w:rsidRPr="0053005F">
        <w:rPr>
          <w:rFonts w:ascii="Times New Roman" w:hAnsi="Times New Roman"/>
          <w:sz w:val="24"/>
          <w:szCs w:val="24"/>
        </w:rPr>
        <w:t xml:space="preserve">Azure DevOps (régi nevén TFS) hozzáférés a forráskód eléréséhez, menedzseléshez, </w:t>
      </w:r>
    </w:p>
    <w:p w14:paraId="163EBD47" w14:textId="4E1F0CB1" w:rsidR="00035816" w:rsidRPr="0053005F" w:rsidRDefault="00035816" w:rsidP="0027212C">
      <w:pPr>
        <w:pStyle w:val="ListParagraph"/>
        <w:numPr>
          <w:ilvl w:val="0"/>
          <w:numId w:val="24"/>
        </w:numPr>
        <w:spacing w:after="160" w:line="259" w:lineRule="auto"/>
        <w:jc w:val="both"/>
        <w:rPr>
          <w:rFonts w:ascii="Times New Roman" w:hAnsi="Times New Roman"/>
          <w:sz w:val="24"/>
          <w:szCs w:val="24"/>
        </w:rPr>
      </w:pPr>
      <w:r w:rsidRPr="0053005F">
        <w:rPr>
          <w:rFonts w:ascii="Times New Roman" w:hAnsi="Times New Roman"/>
          <w:sz w:val="24"/>
          <w:szCs w:val="24"/>
        </w:rPr>
        <w:t xml:space="preserve">megfelelő, képernyő megosztást is biztosító </w:t>
      </w:r>
      <w:r w:rsidR="0053005F" w:rsidRPr="0053005F">
        <w:rPr>
          <w:rFonts w:ascii="Times New Roman" w:hAnsi="Times New Roman"/>
          <w:sz w:val="24"/>
          <w:szCs w:val="24"/>
        </w:rPr>
        <w:t>videokonferencia</w:t>
      </w:r>
      <w:r w:rsidRPr="0053005F">
        <w:rPr>
          <w:rFonts w:ascii="Times New Roman" w:hAnsi="Times New Roman"/>
          <w:sz w:val="24"/>
          <w:szCs w:val="24"/>
        </w:rPr>
        <w:t xml:space="preserve"> eszköz használata (amennyiben szükséges),</w:t>
      </w:r>
    </w:p>
    <w:p w14:paraId="7FF01B3D" w14:textId="77777777" w:rsidR="00035816" w:rsidRPr="0053005F" w:rsidRDefault="00035816" w:rsidP="0027212C">
      <w:pPr>
        <w:pStyle w:val="ListParagraph"/>
        <w:numPr>
          <w:ilvl w:val="0"/>
          <w:numId w:val="24"/>
        </w:numPr>
        <w:spacing w:after="160" w:line="259" w:lineRule="auto"/>
        <w:jc w:val="both"/>
        <w:rPr>
          <w:rFonts w:ascii="Times New Roman" w:hAnsi="Times New Roman"/>
          <w:sz w:val="24"/>
          <w:szCs w:val="24"/>
        </w:rPr>
      </w:pPr>
      <w:r w:rsidRPr="0053005F">
        <w:rPr>
          <w:rFonts w:ascii="Times New Roman" w:hAnsi="Times New Roman"/>
          <w:sz w:val="24"/>
          <w:szCs w:val="24"/>
        </w:rPr>
        <w:t xml:space="preserve">preferált technológiák és fejlesztési módszertanok kijelölése és megfelelő használatának ellenőrzése. </w:t>
      </w:r>
    </w:p>
    <w:p w14:paraId="3951FA2F" w14:textId="7CDC66B0" w:rsidR="0053005F" w:rsidRPr="0053005F" w:rsidRDefault="00035816" w:rsidP="0053005F">
      <w:pPr>
        <w:jc w:val="both"/>
        <w:rPr>
          <w:rFonts w:ascii="Times New Roman" w:hAnsi="Times New Roman"/>
          <w:sz w:val="24"/>
          <w:szCs w:val="24"/>
        </w:rPr>
      </w:pPr>
      <w:r w:rsidRPr="0053005F">
        <w:rPr>
          <w:rFonts w:ascii="Times New Roman" w:hAnsi="Times New Roman"/>
          <w:sz w:val="24"/>
          <w:szCs w:val="24"/>
        </w:rPr>
        <w:t xml:space="preserve">Az MVMI a munkavégzés során fenntartja a jogot, hogy bármely feladat elvégzését saját erőforrással valósítsa meg. </w:t>
      </w:r>
    </w:p>
    <w:p w14:paraId="255679F6" w14:textId="77777777" w:rsidR="00035816" w:rsidRPr="0053005F" w:rsidRDefault="00035816" w:rsidP="00035816">
      <w:pPr>
        <w:pStyle w:val="Default"/>
        <w:jc w:val="both"/>
        <w:rPr>
          <w:rFonts w:ascii="Times New Roman" w:hAnsi="Times New Roman" w:cs="Times New Roman"/>
          <w:b/>
          <w:color w:val="auto"/>
        </w:rPr>
      </w:pPr>
    </w:p>
    <w:p w14:paraId="01918972" w14:textId="77777777" w:rsidR="00035816" w:rsidRPr="0053005F" w:rsidRDefault="00035816" w:rsidP="0027212C">
      <w:pPr>
        <w:pStyle w:val="ListParagraph"/>
        <w:numPr>
          <w:ilvl w:val="0"/>
          <w:numId w:val="25"/>
        </w:numPr>
        <w:spacing w:after="160" w:line="259" w:lineRule="auto"/>
        <w:jc w:val="both"/>
        <w:rPr>
          <w:rFonts w:ascii="Times New Roman" w:hAnsi="Times New Roman"/>
          <w:b/>
          <w:sz w:val="24"/>
          <w:szCs w:val="24"/>
        </w:rPr>
      </w:pPr>
      <w:r w:rsidRPr="0053005F">
        <w:rPr>
          <w:rFonts w:ascii="Times New Roman" w:hAnsi="Times New Roman"/>
          <w:b/>
          <w:sz w:val="24"/>
          <w:szCs w:val="24"/>
        </w:rPr>
        <w:t>Rendelkezésre állás biztosítása</w:t>
      </w:r>
    </w:p>
    <w:p w14:paraId="47527AEF" w14:textId="77777777" w:rsidR="00035816" w:rsidRPr="0053005F" w:rsidRDefault="00035816" w:rsidP="00035816">
      <w:pPr>
        <w:ind w:firstLine="360"/>
        <w:rPr>
          <w:rFonts w:ascii="Times New Roman" w:hAnsi="Times New Roman"/>
          <w:sz w:val="24"/>
          <w:szCs w:val="24"/>
        </w:rPr>
      </w:pPr>
      <w:r w:rsidRPr="0053005F">
        <w:rPr>
          <w:rFonts w:ascii="Times New Roman" w:hAnsi="Times New Roman"/>
          <w:sz w:val="24"/>
          <w:szCs w:val="24"/>
        </w:rPr>
        <w:t>A szolgáltatás ellátásának keretében vállalt feladatok:</w:t>
      </w:r>
    </w:p>
    <w:p w14:paraId="4242F639" w14:textId="77777777" w:rsidR="00035816" w:rsidRPr="0053005F" w:rsidRDefault="00035816" w:rsidP="0027212C">
      <w:pPr>
        <w:pStyle w:val="ListParagraph"/>
        <w:numPr>
          <w:ilvl w:val="1"/>
          <w:numId w:val="23"/>
        </w:numPr>
        <w:spacing w:before="120" w:after="120" w:line="240" w:lineRule="auto"/>
        <w:contextualSpacing w:val="0"/>
        <w:jc w:val="both"/>
        <w:rPr>
          <w:rFonts w:ascii="Times New Roman" w:hAnsi="Times New Roman"/>
          <w:sz w:val="24"/>
          <w:szCs w:val="24"/>
        </w:rPr>
      </w:pPr>
      <w:r w:rsidRPr="0053005F">
        <w:rPr>
          <w:rFonts w:ascii="Times New Roman" w:hAnsi="Times New Roman"/>
          <w:sz w:val="24"/>
          <w:szCs w:val="24"/>
        </w:rPr>
        <w:t xml:space="preserve">Az SLA szintek szerinti rendelkezésre állás biztosítása. </w:t>
      </w:r>
    </w:p>
    <w:p w14:paraId="408F720C" w14:textId="77777777" w:rsidR="000A4B3A" w:rsidRPr="000A4B3A" w:rsidRDefault="00035816" w:rsidP="0027212C">
      <w:pPr>
        <w:pStyle w:val="ListParagraph"/>
        <w:numPr>
          <w:ilvl w:val="1"/>
          <w:numId w:val="23"/>
        </w:numPr>
        <w:spacing w:before="120" w:after="120" w:line="240" w:lineRule="auto"/>
        <w:contextualSpacing w:val="0"/>
        <w:jc w:val="both"/>
        <w:rPr>
          <w:ins w:id="88" w:author="Miklós Nándor" w:date="2026-04-16T10:40:00Z" w16du:dateUtc="2026-04-16T08:40:00Z"/>
          <w:rFonts w:ascii="Times New Roman" w:hAnsi="Times New Roman"/>
          <w:sz w:val="24"/>
          <w:szCs w:val="24"/>
          <w:rPrChange w:id="89" w:author="Miklós Nándor" w:date="2026-04-16T10:40:00Z" w16du:dateUtc="2026-04-16T08:40:00Z">
            <w:rPr>
              <w:ins w:id="90" w:author="Miklós Nándor" w:date="2026-04-16T10:40:00Z" w16du:dateUtc="2026-04-16T08:40:00Z"/>
            </w:rPr>
          </w:rPrChange>
        </w:rPr>
      </w:pPr>
      <w:r w:rsidRPr="0053005F">
        <w:rPr>
          <w:rFonts w:ascii="Times New Roman" w:hAnsi="Times New Roman"/>
          <w:sz w:val="24"/>
          <w:szCs w:val="24"/>
        </w:rPr>
        <w:t xml:space="preserve">A jelen dokumentumban felsorolt rendszerek kapcsán beérkezett </w:t>
      </w:r>
      <w:ins w:id="91" w:author="Miklós Nándor" w:date="2026-04-16T10:39:00Z" w16du:dateUtc="2026-04-16T08:39:00Z">
        <w:r w:rsidR="0014577D">
          <w:rPr>
            <w:rFonts w:ascii="Times New Roman" w:hAnsi="Times New Roman"/>
            <w:sz w:val="24"/>
            <w:szCs w:val="24"/>
          </w:rPr>
          <w:t>üzemeltetési és hibaelhárítási</w:t>
        </w:r>
      </w:ins>
      <w:ins w:id="92" w:author="Miklós Nándor" w:date="2026-04-16T10:40:00Z" w16du:dateUtc="2026-04-16T08:40:00Z">
        <w:r w:rsidR="0014577D">
          <w:rPr>
            <w:rFonts w:ascii="Times New Roman" w:hAnsi="Times New Roman"/>
            <w:sz w:val="24"/>
            <w:szCs w:val="24"/>
          </w:rPr>
          <w:t xml:space="preserve"> </w:t>
        </w:r>
      </w:ins>
      <w:r w:rsidRPr="0053005F">
        <w:rPr>
          <w:rFonts w:ascii="Times New Roman" w:hAnsi="Times New Roman"/>
          <w:sz w:val="24"/>
          <w:szCs w:val="24"/>
        </w:rPr>
        <w:t>ticket-ek kezelése</w:t>
      </w:r>
      <w:ins w:id="93" w:author="Miklós Nándor" w:date="2026-04-16T10:40:00Z" w16du:dateUtc="2026-04-16T08:40:00Z">
        <w:r w:rsidR="0014577D">
          <w:rPr>
            <w:rFonts w:ascii="Times New Roman" w:hAnsi="Times New Roman"/>
            <w:sz w:val="24"/>
            <w:szCs w:val="24"/>
          </w:rPr>
          <w:t xml:space="preserve">. </w:t>
        </w:r>
      </w:ins>
      <w:del w:id="94" w:author="Miklós Nándor" w:date="2026-04-16T10:40:00Z" w16du:dateUtc="2026-04-16T08:40:00Z">
        <w:r w:rsidRPr="0053005F" w:rsidDel="0014577D">
          <w:rPr>
            <w:rFonts w:ascii="Times New Roman" w:hAnsi="Times New Roman"/>
            <w:sz w:val="24"/>
            <w:szCs w:val="24"/>
          </w:rPr>
          <w:delText>.</w:delText>
        </w:r>
      </w:del>
      <w:ins w:id="95" w:author="Miklós Nándor" w:date="2026-04-16T10:40:00Z" w16du:dateUtc="2026-04-16T08:40:00Z">
        <w:r w:rsidR="0014577D">
          <w:rPr>
            <w:rFonts w:ascii="Times New Roman" w:hAnsi="Times New Roman"/>
            <w:sz w:val="24"/>
            <w:szCs w:val="24"/>
          </w:rPr>
          <w:t>K</w:t>
        </w:r>
      </w:ins>
      <w:ins w:id="96" w:author="Miklós Nándor" w:date="2026-04-16T10:39:00Z" w16du:dateUtc="2026-04-16T08:39:00Z">
        <w:r w:rsidR="0044644F">
          <w:t xml:space="preserve">izárólag az Azure DevOps Server alkalmazáshoz és annak </w:t>
        </w:r>
        <w:r w:rsidR="0044644F">
          <w:rPr>
            <w:rStyle w:val="Strong"/>
          </w:rPr>
          <w:t>alkalmazás szintű</w:t>
        </w:r>
        <w:r w:rsidR="0044644F">
          <w:t xml:space="preserve"> közvetlen komponense</w:t>
        </w:r>
      </w:ins>
      <w:ins w:id="97" w:author="Miklós Nándor" w:date="2026-04-16T10:40:00Z" w16du:dateUtc="2026-04-16T08:40:00Z">
        <w:r w:rsidR="0014577D">
          <w:t>ire</w:t>
        </w:r>
      </w:ins>
      <w:ins w:id="98" w:author="Miklós Nándor" w:date="2026-04-16T10:39:00Z" w16du:dateUtc="2026-04-16T08:39:00Z">
        <w:r w:rsidR="0044644F">
          <w:t xml:space="preserve"> terjednek ki, ideértve az Application Tier szolgáltatásait (IIS, ADO Windows Services, Search), az SQL Server adatbázis-szolgáltatás szintjét (instance konfiguráció, adatbázisok, indexek, karbantartási tervek), a reverse proxy és </w:t>
        </w:r>
        <w:r w:rsidR="0044644F">
          <w:rPr>
            <w:rStyle w:val="Strong"/>
          </w:rPr>
          <w:t>alkalmazás szintű</w:t>
        </w:r>
        <w:r w:rsidR="0044644F">
          <w:t xml:space="preserve"> hálózati konfigurációt (binding-ok, URL reservation-ök), a build és deployment agentek alkalmazás szintű konfigurációját, az identitásintegrációt (Active Directory, service account-ok), valamint a kapcsolódó megfigyelhetőségi és naplózási komponenseket.</w:t>
        </w:r>
      </w:ins>
    </w:p>
    <w:p w14:paraId="09C9CD2F" w14:textId="67EBA82B" w:rsidR="004221D6" w:rsidRPr="007E7D1D" w:rsidRDefault="0044644F" w:rsidP="0027212C">
      <w:pPr>
        <w:pStyle w:val="ListParagraph"/>
        <w:numPr>
          <w:ilvl w:val="1"/>
          <w:numId w:val="23"/>
        </w:numPr>
        <w:spacing w:before="120" w:after="120" w:line="240" w:lineRule="auto"/>
        <w:contextualSpacing w:val="0"/>
        <w:jc w:val="both"/>
        <w:rPr>
          <w:rFonts w:ascii="Times New Roman" w:hAnsi="Times New Roman"/>
          <w:sz w:val="24"/>
          <w:szCs w:val="24"/>
          <w:rPrChange w:id="99" w:author="Miklós Nándor" w:date="2026-04-16T10:41:00Z" w16du:dateUtc="2026-04-16T08:41:00Z">
            <w:rPr/>
          </w:rPrChange>
        </w:rPr>
      </w:pPr>
      <w:ins w:id="100" w:author="Miklós Nándor" w:date="2026-04-16T10:39:00Z" w16du:dateUtc="2026-04-16T08:39:00Z">
        <w:r>
          <w:t>A szerződés hatálya nem terjed ki az Azure DevOps Servert, az SQL Servert és a build agenteket futtató Windows Server operációs rendszer szintű adminisztrációjára (OS frissítések, patch management, lemezpartíció- és kötetkezelés, rendszerszintű hálózati konfiguráció mint Windows Firewall, DNS és routing), illetve a szerverek hardverének, hypervisor vagy cloud infrastruktúra rétegének felügyeletére, amelyek az Ügyfél saját üzemeltetési hatáskörébe tartoznak, és azokhoz a Szolgáltató üzemeltetési hozzáférési jogosultsággal nem rendelkezik, és nem is igényel.</w:t>
        </w:r>
      </w:ins>
    </w:p>
    <w:p w14:paraId="1BDCA9F8" w14:textId="77777777" w:rsidR="00035816" w:rsidRPr="0053005F" w:rsidRDefault="00035816" w:rsidP="0027212C">
      <w:pPr>
        <w:pStyle w:val="ListParagraph"/>
        <w:numPr>
          <w:ilvl w:val="1"/>
          <w:numId w:val="23"/>
        </w:numPr>
        <w:spacing w:before="120" w:after="120" w:line="240" w:lineRule="auto"/>
        <w:contextualSpacing w:val="0"/>
        <w:jc w:val="both"/>
        <w:rPr>
          <w:rFonts w:ascii="Times New Roman" w:hAnsi="Times New Roman"/>
          <w:sz w:val="24"/>
          <w:szCs w:val="24"/>
        </w:rPr>
      </w:pPr>
      <w:r w:rsidRPr="0053005F">
        <w:rPr>
          <w:rFonts w:ascii="Times New Roman" w:hAnsi="Times New Roman"/>
          <w:sz w:val="24"/>
          <w:szCs w:val="24"/>
        </w:rPr>
        <w:t xml:space="preserve">Bejelentések analizálása, értelmezése, hibajavítási feladatok elvégzése. </w:t>
      </w:r>
    </w:p>
    <w:p w14:paraId="7B7152C0" w14:textId="451B0677" w:rsidR="00035816" w:rsidRPr="0053005F" w:rsidRDefault="00035816" w:rsidP="0027212C">
      <w:pPr>
        <w:pStyle w:val="ListParagraph"/>
        <w:numPr>
          <w:ilvl w:val="1"/>
          <w:numId w:val="23"/>
        </w:numPr>
        <w:spacing w:before="120" w:after="120" w:line="240" w:lineRule="auto"/>
        <w:contextualSpacing w:val="0"/>
        <w:jc w:val="both"/>
        <w:rPr>
          <w:rFonts w:ascii="Times New Roman" w:hAnsi="Times New Roman"/>
          <w:sz w:val="24"/>
          <w:szCs w:val="24"/>
        </w:rPr>
      </w:pPr>
      <w:r w:rsidRPr="0053005F">
        <w:rPr>
          <w:rFonts w:ascii="Times New Roman" w:hAnsi="Times New Roman"/>
          <w:sz w:val="24"/>
          <w:szCs w:val="24"/>
        </w:rPr>
        <w:t>Amennyiben nem alkalmazás oldali hiba, akkor a hiba eszkalálása a</w:t>
      </w:r>
      <w:r w:rsidR="0053005F">
        <w:rPr>
          <w:rFonts w:ascii="Times New Roman" w:hAnsi="Times New Roman"/>
          <w:sz w:val="24"/>
          <w:szCs w:val="24"/>
        </w:rPr>
        <w:t xml:space="preserve"> Megrendelő</w:t>
      </w:r>
      <w:r w:rsidRPr="0053005F">
        <w:rPr>
          <w:rFonts w:ascii="Times New Roman" w:hAnsi="Times New Roman"/>
          <w:sz w:val="24"/>
          <w:szCs w:val="24"/>
        </w:rPr>
        <w:t xml:space="preserve"> megfelelő megoldó csoportja felé.</w:t>
      </w:r>
    </w:p>
    <w:p w14:paraId="458090C7" w14:textId="77777777" w:rsidR="00035816" w:rsidRPr="0053005F" w:rsidRDefault="00035816" w:rsidP="0027212C">
      <w:pPr>
        <w:pStyle w:val="ListParagraph"/>
        <w:numPr>
          <w:ilvl w:val="1"/>
          <w:numId w:val="23"/>
        </w:numPr>
        <w:spacing w:before="120" w:after="120" w:line="240" w:lineRule="auto"/>
        <w:contextualSpacing w:val="0"/>
        <w:jc w:val="both"/>
        <w:rPr>
          <w:rFonts w:ascii="Times New Roman" w:hAnsi="Times New Roman"/>
          <w:sz w:val="24"/>
          <w:szCs w:val="24"/>
        </w:rPr>
      </w:pPr>
      <w:r w:rsidRPr="0053005F">
        <w:rPr>
          <w:rFonts w:ascii="Times New Roman" w:hAnsi="Times New Roman"/>
          <w:sz w:val="24"/>
          <w:szCs w:val="24"/>
        </w:rPr>
        <w:t xml:space="preserve">Szoftverfejlesztési hibára visszavezethető hibabejelentések javítása SLA szerint. </w:t>
      </w:r>
    </w:p>
    <w:p w14:paraId="703EF40A" w14:textId="77777777" w:rsidR="00035816" w:rsidRPr="0053005F" w:rsidRDefault="00035816" w:rsidP="0027212C">
      <w:pPr>
        <w:pStyle w:val="ListParagraph"/>
        <w:numPr>
          <w:ilvl w:val="1"/>
          <w:numId w:val="23"/>
        </w:numPr>
        <w:spacing w:before="120" w:after="120" w:line="240" w:lineRule="auto"/>
        <w:contextualSpacing w:val="0"/>
        <w:jc w:val="both"/>
        <w:rPr>
          <w:rFonts w:ascii="Times New Roman" w:hAnsi="Times New Roman"/>
          <w:sz w:val="24"/>
          <w:szCs w:val="24"/>
        </w:rPr>
      </w:pPr>
      <w:r w:rsidRPr="0053005F">
        <w:rPr>
          <w:rFonts w:ascii="Times New Roman" w:hAnsi="Times New Roman"/>
          <w:sz w:val="24"/>
          <w:szCs w:val="24"/>
        </w:rPr>
        <w:t>Kulcsfelhasználói, Rendszermérnöki, Fejlesztői támogatás.</w:t>
      </w:r>
    </w:p>
    <w:p w14:paraId="3A2503FE" w14:textId="77777777" w:rsidR="00035816" w:rsidRPr="0053005F" w:rsidRDefault="00035816" w:rsidP="00035816">
      <w:pPr>
        <w:pStyle w:val="ListParagraph"/>
        <w:spacing w:before="120" w:after="120" w:line="240" w:lineRule="auto"/>
        <w:ind w:left="360"/>
        <w:contextualSpacing w:val="0"/>
        <w:jc w:val="both"/>
        <w:rPr>
          <w:rFonts w:ascii="Times New Roman" w:hAnsi="Times New Roman"/>
          <w:sz w:val="24"/>
          <w:szCs w:val="24"/>
        </w:rPr>
      </w:pPr>
    </w:p>
    <w:p w14:paraId="3916F187" w14:textId="77777777" w:rsidR="00035816" w:rsidRPr="0053005F" w:rsidRDefault="00035816" w:rsidP="0027212C">
      <w:pPr>
        <w:pStyle w:val="ListParagraph"/>
        <w:numPr>
          <w:ilvl w:val="0"/>
          <w:numId w:val="23"/>
        </w:numPr>
        <w:spacing w:before="120" w:after="120" w:line="240" w:lineRule="auto"/>
        <w:contextualSpacing w:val="0"/>
        <w:jc w:val="both"/>
        <w:rPr>
          <w:rFonts w:ascii="Times New Roman" w:hAnsi="Times New Roman"/>
          <w:sz w:val="24"/>
          <w:szCs w:val="24"/>
        </w:rPr>
      </w:pPr>
      <w:r w:rsidRPr="0053005F">
        <w:rPr>
          <w:rFonts w:ascii="Times New Roman" w:hAnsi="Times New Roman"/>
          <w:b/>
          <w:sz w:val="24"/>
          <w:szCs w:val="24"/>
        </w:rPr>
        <w:t xml:space="preserve">Szakértői támogatás (opcionális): </w:t>
      </w:r>
    </w:p>
    <w:p w14:paraId="27A0F575" w14:textId="38D3E35D" w:rsidR="00035816" w:rsidRPr="0053005F" w:rsidRDefault="00035816" w:rsidP="0053005F">
      <w:pPr>
        <w:pStyle w:val="ListParagraph"/>
        <w:ind w:left="360"/>
        <w:jc w:val="both"/>
        <w:rPr>
          <w:rFonts w:ascii="Times New Roman" w:hAnsi="Times New Roman"/>
          <w:sz w:val="24"/>
          <w:szCs w:val="24"/>
        </w:rPr>
      </w:pPr>
      <w:r w:rsidRPr="0053005F">
        <w:rPr>
          <w:rFonts w:ascii="Times New Roman" w:hAnsi="Times New Roman"/>
          <w:sz w:val="24"/>
          <w:szCs w:val="24"/>
        </w:rPr>
        <w:t xml:space="preserve">Az előző pontban leírt feladatokon felüli, egyedileg megrendelt szakértői támogatás biztosítása. </w:t>
      </w:r>
    </w:p>
    <w:p w14:paraId="64F541A0" w14:textId="77777777" w:rsidR="00035816" w:rsidRPr="0053005F" w:rsidRDefault="00035816" w:rsidP="00035816">
      <w:pPr>
        <w:pStyle w:val="Default"/>
        <w:jc w:val="both"/>
        <w:rPr>
          <w:rFonts w:ascii="Times New Roman" w:hAnsi="Times New Roman" w:cs="Times New Roman"/>
          <w:b/>
          <w:bCs/>
          <w:color w:val="auto"/>
        </w:rPr>
      </w:pPr>
      <w:r w:rsidRPr="0053005F">
        <w:rPr>
          <w:rFonts w:ascii="Times New Roman" w:hAnsi="Times New Roman" w:cs="Times New Roman"/>
          <w:b/>
          <w:bCs/>
          <w:color w:val="auto"/>
        </w:rPr>
        <w:t>Rendelkezésre állási időszakban SLA szintek 5x11 alapján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Change w:id="101" w:author="Miklós Nándor" w:date="2026-04-14T11:13:00Z" w16du:dateUtc="2026-04-14T09:13:00Z">
          <w:tblPr>
            <w:tblW w:w="443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PrChange>
      </w:tblPr>
      <w:tblGrid>
        <w:gridCol w:w="1443"/>
        <w:gridCol w:w="3373"/>
        <w:gridCol w:w="2269"/>
        <w:gridCol w:w="1977"/>
        <w:tblGridChange w:id="102">
          <w:tblGrid>
            <w:gridCol w:w="1439"/>
            <w:gridCol w:w="4"/>
            <w:gridCol w:w="3105"/>
            <w:gridCol w:w="268"/>
            <w:gridCol w:w="1355"/>
            <w:gridCol w:w="914"/>
            <w:gridCol w:w="960"/>
            <w:gridCol w:w="1017"/>
          </w:tblGrid>
        </w:tblGridChange>
      </w:tblGrid>
      <w:tr w:rsidR="0053005F" w:rsidRPr="0053005F" w14:paraId="4ABF7655" w14:textId="77777777" w:rsidTr="00611801">
        <w:trPr>
          <w:cantSplit/>
          <w:trHeight w:val="583"/>
          <w:trPrChange w:id="103" w:author="Miklós Nándor" w:date="2026-04-14T11:13:00Z" w16du:dateUtc="2026-04-14T09:13:00Z">
            <w:trPr>
              <w:gridAfter w:val="0"/>
              <w:cantSplit/>
              <w:trHeight w:val="583"/>
            </w:trPr>
          </w:trPrChange>
        </w:trPr>
        <w:tc>
          <w:tcPr>
            <w:tcW w:w="796" w:type="pct"/>
            <w:shd w:val="clear" w:color="auto" w:fill="C0C0C0"/>
            <w:vAlign w:val="center"/>
            <w:tcPrChange w:id="104" w:author="Miklós Nándor" w:date="2026-04-14T11:13:00Z" w16du:dateUtc="2026-04-14T09:13:00Z">
              <w:tcPr>
                <w:tcW w:w="894" w:type="pct"/>
                <w:shd w:val="clear" w:color="auto" w:fill="C0C0C0"/>
                <w:vAlign w:val="center"/>
              </w:tcPr>
            </w:tcPrChange>
          </w:tcPr>
          <w:p w14:paraId="43B9622B" w14:textId="77777777" w:rsidR="00035816" w:rsidRPr="0053005F" w:rsidRDefault="00035816">
            <w:pPr>
              <w:pStyle w:val="QSNormal"/>
              <w:keepNext/>
              <w:spacing w:before="120" w:after="120"/>
              <w:rPr>
                <w:rFonts w:ascii="Times New Roman" w:hAnsi="Times New Roman"/>
                <w:sz w:val="24"/>
              </w:rPr>
            </w:pPr>
            <w:r w:rsidRPr="0053005F">
              <w:rPr>
                <w:rFonts w:ascii="Times New Roman" w:hAnsi="Times New Roman"/>
                <w:sz w:val="24"/>
              </w:rPr>
              <w:t>Mutató megnevezése</w:t>
            </w:r>
          </w:p>
        </w:tc>
        <w:tc>
          <w:tcPr>
            <w:tcW w:w="1861" w:type="pct"/>
            <w:shd w:val="clear" w:color="auto" w:fill="C0C0C0"/>
            <w:vAlign w:val="center"/>
            <w:tcPrChange w:id="105" w:author="Miklós Nándor" w:date="2026-04-14T11:13:00Z" w16du:dateUtc="2026-04-14T09:13:00Z">
              <w:tcPr>
                <w:tcW w:w="1932" w:type="pct"/>
                <w:gridSpan w:val="2"/>
                <w:shd w:val="clear" w:color="auto" w:fill="C0C0C0"/>
                <w:vAlign w:val="center"/>
              </w:tcPr>
            </w:tcPrChange>
          </w:tcPr>
          <w:p w14:paraId="39F7F113" w14:textId="77777777" w:rsidR="00035816" w:rsidRPr="0053005F" w:rsidRDefault="00035816">
            <w:pPr>
              <w:pStyle w:val="QSNormal"/>
              <w:keepNext/>
              <w:spacing w:before="120" w:after="120"/>
              <w:rPr>
                <w:rFonts w:ascii="Times New Roman" w:hAnsi="Times New Roman"/>
                <w:sz w:val="24"/>
              </w:rPr>
            </w:pPr>
            <w:r w:rsidRPr="0053005F">
              <w:rPr>
                <w:rFonts w:ascii="Times New Roman" w:hAnsi="Times New Roman"/>
                <w:sz w:val="24"/>
              </w:rPr>
              <w:t>Szolgáltatás</w:t>
            </w:r>
          </w:p>
        </w:tc>
        <w:tc>
          <w:tcPr>
            <w:tcW w:w="1252" w:type="pct"/>
            <w:shd w:val="clear" w:color="auto" w:fill="C0C0C0"/>
            <w:tcPrChange w:id="106" w:author="Miklós Nándor" w:date="2026-04-14T11:13:00Z" w16du:dateUtc="2026-04-14T09:13:00Z">
              <w:tcPr>
                <w:tcW w:w="1009" w:type="pct"/>
                <w:gridSpan w:val="2"/>
                <w:shd w:val="clear" w:color="auto" w:fill="C0C0C0"/>
              </w:tcPr>
            </w:tcPrChange>
          </w:tcPr>
          <w:p w14:paraId="77E83D7E" w14:textId="77777777" w:rsidR="00035816" w:rsidRPr="0053005F" w:rsidRDefault="00035816">
            <w:pPr>
              <w:pStyle w:val="QSNormal"/>
              <w:keepNext/>
              <w:spacing w:before="120" w:after="120"/>
              <w:rPr>
                <w:rFonts w:ascii="Times New Roman" w:hAnsi="Times New Roman"/>
                <w:sz w:val="24"/>
              </w:rPr>
            </w:pPr>
            <w:r w:rsidRPr="0053005F">
              <w:rPr>
                <w:rFonts w:ascii="Times New Roman" w:hAnsi="Times New Roman"/>
                <w:sz w:val="24"/>
              </w:rPr>
              <w:t>Probléma elhárítás megkezdése és befejezése a bejelentéstől számítva</w:t>
            </w:r>
          </w:p>
        </w:tc>
        <w:tc>
          <w:tcPr>
            <w:tcW w:w="1091" w:type="pct"/>
            <w:shd w:val="clear" w:color="auto" w:fill="C0C0C0"/>
            <w:tcPrChange w:id="107" w:author="Miklós Nándor" w:date="2026-04-14T11:13:00Z" w16du:dateUtc="2026-04-14T09:13:00Z">
              <w:tcPr>
                <w:tcW w:w="1165" w:type="pct"/>
                <w:gridSpan w:val="2"/>
                <w:shd w:val="clear" w:color="auto" w:fill="C0C0C0"/>
              </w:tcPr>
            </w:tcPrChange>
          </w:tcPr>
          <w:p w14:paraId="238BF194" w14:textId="77777777" w:rsidR="00035816" w:rsidRPr="0053005F" w:rsidRDefault="00035816">
            <w:pPr>
              <w:pStyle w:val="QSNormal"/>
              <w:keepNext/>
              <w:spacing w:before="120" w:after="120"/>
              <w:rPr>
                <w:rFonts w:ascii="Times New Roman" w:hAnsi="Times New Roman"/>
                <w:sz w:val="24"/>
              </w:rPr>
            </w:pPr>
            <w:r w:rsidRPr="0053005F">
              <w:rPr>
                <w:rFonts w:ascii="Times New Roman" w:hAnsi="Times New Roman"/>
                <w:sz w:val="24"/>
              </w:rPr>
              <w:t>Mérési időszak</w:t>
            </w:r>
          </w:p>
        </w:tc>
      </w:tr>
      <w:tr w:rsidR="0053005F" w:rsidRPr="0053005F" w14:paraId="5CD2C64C" w14:textId="77777777" w:rsidTr="00611801">
        <w:trPr>
          <w:cantSplit/>
          <w:trHeight w:val="583"/>
          <w:trPrChange w:id="108" w:author="Miklós Nándor" w:date="2026-04-14T11:13:00Z" w16du:dateUtc="2026-04-14T09:13:00Z">
            <w:trPr>
              <w:gridAfter w:val="0"/>
              <w:cantSplit/>
              <w:trHeight w:val="583"/>
            </w:trPr>
          </w:trPrChange>
        </w:trPr>
        <w:tc>
          <w:tcPr>
            <w:tcW w:w="796" w:type="pct"/>
            <w:vAlign w:val="center"/>
            <w:tcPrChange w:id="109" w:author="Miklós Nándor" w:date="2026-04-14T11:13:00Z" w16du:dateUtc="2026-04-14T09:13:00Z">
              <w:tcPr>
                <w:tcW w:w="894" w:type="pct"/>
                <w:vAlign w:val="center"/>
              </w:tcPr>
            </w:tcPrChange>
          </w:tcPr>
          <w:p w14:paraId="2E2B843B" w14:textId="77777777" w:rsidR="00035816" w:rsidRPr="0053005F" w:rsidRDefault="00035816">
            <w:pPr>
              <w:pStyle w:val="QSNormal"/>
              <w:keepNext/>
              <w:spacing w:before="120" w:after="120"/>
              <w:rPr>
                <w:rFonts w:ascii="Times New Roman" w:hAnsi="Times New Roman"/>
                <w:sz w:val="24"/>
              </w:rPr>
            </w:pPr>
            <w:r w:rsidRPr="0053005F">
              <w:rPr>
                <w:rFonts w:ascii="Times New Roman" w:hAnsi="Times New Roman"/>
                <w:sz w:val="24"/>
              </w:rPr>
              <w:t>Kritikus prioritású incidens</w:t>
            </w:r>
          </w:p>
        </w:tc>
        <w:tc>
          <w:tcPr>
            <w:tcW w:w="1861" w:type="pct"/>
            <w:vAlign w:val="center"/>
            <w:tcPrChange w:id="110" w:author="Miklós Nándor" w:date="2026-04-14T11:13:00Z" w16du:dateUtc="2026-04-14T09:13:00Z">
              <w:tcPr>
                <w:tcW w:w="1932" w:type="pct"/>
                <w:gridSpan w:val="2"/>
                <w:vAlign w:val="center"/>
              </w:tcPr>
            </w:tcPrChange>
          </w:tcPr>
          <w:p w14:paraId="567C8DBE" w14:textId="7AB73247" w:rsidR="00035816" w:rsidRPr="0053005F" w:rsidRDefault="00035816">
            <w:pPr>
              <w:pStyle w:val="QSNormal"/>
              <w:keepNext/>
              <w:spacing w:before="120" w:after="120"/>
              <w:rPr>
                <w:rFonts w:ascii="Times New Roman" w:hAnsi="Times New Roman"/>
                <w:sz w:val="24"/>
              </w:rPr>
            </w:pPr>
            <w:r w:rsidRPr="0053005F">
              <w:rPr>
                <w:rFonts w:ascii="Times New Roman" w:hAnsi="Times New Roman"/>
                <w:sz w:val="24"/>
              </w:rPr>
              <w:t xml:space="preserve">Kritikus hiba elhárítása (a komponens hibák felderítése és kezelése, </w:t>
            </w:r>
            <w:commentRangeStart w:id="111"/>
            <w:commentRangeStart w:id="112"/>
            <w:r w:rsidRPr="0053005F">
              <w:rPr>
                <w:rFonts w:ascii="Times New Roman" w:hAnsi="Times New Roman"/>
                <w:sz w:val="24"/>
              </w:rPr>
              <w:t>HIBA ELHÁRÍTÁSA</w:t>
            </w:r>
            <w:commentRangeEnd w:id="111"/>
            <w:r w:rsidR="00611801">
              <w:rPr>
                <w:rStyle w:val="CommentReference"/>
                <w:rFonts w:ascii="Times New Roman" w:hAnsi="Times New Roman"/>
                <w:sz w:val="24"/>
                <w:szCs w:val="24"/>
              </w:rPr>
              <w:commentReference w:id="111"/>
            </w:r>
            <w:commentRangeEnd w:id="112"/>
            <w:r>
              <w:rPr>
                <w:rStyle w:val="CommentReference"/>
                <w:rFonts w:ascii="Times New Roman" w:hAnsi="Times New Roman"/>
                <w:sz w:val="24"/>
                <w:szCs w:val="24"/>
              </w:rPr>
              <w:commentReference w:id="112"/>
            </w:r>
            <w:ins w:id="113" w:author="Miklós Nándor" w:date="2026-04-16T10:41:00Z" w16du:dateUtc="2026-04-16T08:41:00Z">
              <w:r w:rsidR="007E7D1D">
                <w:rPr>
                  <w:rFonts w:ascii="Times New Roman" w:hAnsi="Times New Roman"/>
                  <w:sz w:val="24"/>
                </w:rPr>
                <w:t xml:space="preserve"> a</w:t>
              </w:r>
            </w:ins>
            <w:ins w:id="114" w:author="Miklós Nándor" w:date="2026-04-16T10:43:00Z" w16du:dateUtc="2026-04-16T08:43:00Z">
              <w:r w:rsidR="002B6B77">
                <w:rPr>
                  <w:rFonts w:ascii="Times New Roman" w:hAnsi="Times New Roman"/>
                  <w:sz w:val="24"/>
                </w:rPr>
                <w:t>z 1.b pont alapján</w:t>
              </w:r>
            </w:ins>
            <w:r w:rsidRPr="0053005F">
              <w:rPr>
                <w:rFonts w:ascii="Times New Roman" w:hAnsi="Times New Roman"/>
                <w:sz w:val="24"/>
              </w:rPr>
              <w:t>)</w:t>
            </w:r>
          </w:p>
        </w:tc>
        <w:tc>
          <w:tcPr>
            <w:tcW w:w="1252" w:type="pct"/>
            <w:vAlign w:val="center"/>
            <w:tcPrChange w:id="115" w:author="Miklós Nándor" w:date="2026-04-14T11:13:00Z" w16du:dateUtc="2026-04-14T09:13:00Z">
              <w:tcPr>
                <w:tcW w:w="1009" w:type="pct"/>
                <w:gridSpan w:val="2"/>
                <w:vAlign w:val="center"/>
              </w:tcPr>
            </w:tcPrChange>
          </w:tcPr>
          <w:p w14:paraId="0356A8B7" w14:textId="77777777" w:rsidR="00035816" w:rsidRPr="0053005F" w:rsidRDefault="00035816">
            <w:pPr>
              <w:pStyle w:val="QSNormal"/>
              <w:keepNext/>
              <w:spacing w:before="120" w:after="120"/>
              <w:rPr>
                <w:rFonts w:ascii="Times New Roman" w:hAnsi="Times New Roman"/>
                <w:sz w:val="24"/>
              </w:rPr>
            </w:pPr>
            <w:r w:rsidRPr="0053005F">
              <w:rPr>
                <w:rFonts w:ascii="Times New Roman" w:hAnsi="Times New Roman"/>
                <w:sz w:val="24"/>
              </w:rPr>
              <w:t>8 munkaóra</w:t>
            </w:r>
          </w:p>
        </w:tc>
        <w:tc>
          <w:tcPr>
            <w:tcW w:w="1091" w:type="pct"/>
            <w:tcPrChange w:id="116" w:author="Miklós Nándor" w:date="2026-04-14T11:13:00Z" w16du:dateUtc="2026-04-14T09:13:00Z">
              <w:tcPr>
                <w:tcW w:w="1165" w:type="pct"/>
                <w:gridSpan w:val="2"/>
              </w:tcPr>
            </w:tcPrChange>
          </w:tcPr>
          <w:p w14:paraId="2E931D2B" w14:textId="77777777" w:rsidR="00035816" w:rsidRPr="0053005F" w:rsidRDefault="00035816">
            <w:pPr>
              <w:pStyle w:val="QSNormal"/>
              <w:keepNext/>
              <w:spacing w:before="120" w:after="120"/>
              <w:rPr>
                <w:rFonts w:ascii="Times New Roman" w:hAnsi="Times New Roman"/>
                <w:sz w:val="24"/>
              </w:rPr>
            </w:pPr>
            <w:r w:rsidRPr="0053005F">
              <w:rPr>
                <w:rFonts w:ascii="Times New Roman" w:hAnsi="Times New Roman"/>
                <w:sz w:val="24"/>
              </w:rPr>
              <w:t>5x11</w:t>
            </w:r>
            <w:r w:rsidRPr="0053005F">
              <w:rPr>
                <w:rFonts w:ascii="Times New Roman" w:hAnsi="Times New Roman"/>
                <w:sz w:val="24"/>
              </w:rPr>
              <w:br/>
              <w:t>(7.00-18.00)</w:t>
            </w:r>
          </w:p>
        </w:tc>
      </w:tr>
      <w:tr w:rsidR="0053005F" w:rsidRPr="0053005F" w14:paraId="0B45E8EF" w14:textId="77777777" w:rsidTr="00611801">
        <w:trPr>
          <w:cantSplit/>
          <w:trHeight w:val="583"/>
          <w:trPrChange w:id="117" w:author="Miklós Nándor" w:date="2026-04-14T11:13:00Z" w16du:dateUtc="2026-04-14T09:13:00Z">
            <w:trPr>
              <w:gridAfter w:val="0"/>
              <w:cantSplit/>
              <w:trHeight w:val="583"/>
            </w:trPr>
          </w:trPrChange>
        </w:trPr>
        <w:tc>
          <w:tcPr>
            <w:tcW w:w="796" w:type="pct"/>
            <w:vAlign w:val="center"/>
            <w:tcPrChange w:id="118" w:author="Miklós Nándor" w:date="2026-04-14T11:13:00Z" w16du:dateUtc="2026-04-14T09:13:00Z">
              <w:tcPr>
                <w:tcW w:w="894" w:type="pct"/>
                <w:vAlign w:val="center"/>
              </w:tcPr>
            </w:tcPrChange>
          </w:tcPr>
          <w:p w14:paraId="1D0E3CFC" w14:textId="77777777" w:rsidR="00035816" w:rsidRPr="0053005F" w:rsidRDefault="00035816">
            <w:pPr>
              <w:pStyle w:val="QSNormal"/>
              <w:keepNext/>
              <w:spacing w:before="120" w:after="120"/>
              <w:rPr>
                <w:rFonts w:ascii="Times New Roman" w:hAnsi="Times New Roman"/>
                <w:sz w:val="24"/>
              </w:rPr>
            </w:pPr>
            <w:r w:rsidRPr="0053005F">
              <w:rPr>
                <w:rFonts w:ascii="Times New Roman" w:hAnsi="Times New Roman"/>
                <w:sz w:val="24"/>
              </w:rPr>
              <w:t>Magas prioritású incidens</w:t>
            </w:r>
          </w:p>
        </w:tc>
        <w:tc>
          <w:tcPr>
            <w:tcW w:w="1861" w:type="pct"/>
            <w:vAlign w:val="center"/>
            <w:tcPrChange w:id="119" w:author="Miklós Nándor" w:date="2026-04-14T11:13:00Z" w16du:dateUtc="2026-04-14T09:13:00Z">
              <w:tcPr>
                <w:tcW w:w="1932" w:type="pct"/>
                <w:gridSpan w:val="2"/>
                <w:vAlign w:val="center"/>
              </w:tcPr>
            </w:tcPrChange>
          </w:tcPr>
          <w:p w14:paraId="46464E30" w14:textId="3A4E5085" w:rsidR="00035816" w:rsidRPr="0053005F" w:rsidRDefault="00035816">
            <w:pPr>
              <w:pStyle w:val="QSNormal"/>
              <w:keepNext/>
              <w:spacing w:before="120" w:after="120"/>
              <w:rPr>
                <w:rFonts w:ascii="Times New Roman" w:hAnsi="Times New Roman"/>
                <w:sz w:val="24"/>
              </w:rPr>
            </w:pPr>
            <w:r w:rsidRPr="0053005F">
              <w:rPr>
                <w:rFonts w:ascii="Times New Roman" w:hAnsi="Times New Roman"/>
                <w:sz w:val="24"/>
              </w:rPr>
              <w:t>Magas prioritású hiba elhárítása (a komponens hibák felderítése és kezelése, HIBA ELHÁRÍTÁSA</w:t>
            </w:r>
            <w:ins w:id="120" w:author="Miklós Nándor" w:date="2026-04-16T10:43:00Z" w16du:dateUtc="2026-04-16T08:43:00Z">
              <w:r w:rsidR="002B6B77">
                <w:rPr>
                  <w:rFonts w:ascii="Times New Roman" w:hAnsi="Times New Roman"/>
                  <w:sz w:val="24"/>
                </w:rPr>
                <w:t xml:space="preserve"> az 1.b pont alapján</w:t>
              </w:r>
            </w:ins>
            <w:r w:rsidRPr="0053005F">
              <w:rPr>
                <w:rFonts w:ascii="Times New Roman" w:hAnsi="Times New Roman"/>
                <w:sz w:val="24"/>
              </w:rPr>
              <w:t>)</w:t>
            </w:r>
          </w:p>
        </w:tc>
        <w:tc>
          <w:tcPr>
            <w:tcW w:w="1252" w:type="pct"/>
            <w:vAlign w:val="center"/>
            <w:tcPrChange w:id="121" w:author="Miklós Nándor" w:date="2026-04-14T11:13:00Z" w16du:dateUtc="2026-04-14T09:13:00Z">
              <w:tcPr>
                <w:tcW w:w="1009" w:type="pct"/>
                <w:gridSpan w:val="2"/>
                <w:vAlign w:val="center"/>
              </w:tcPr>
            </w:tcPrChange>
          </w:tcPr>
          <w:p w14:paraId="12325B96" w14:textId="77777777" w:rsidR="00035816" w:rsidRPr="0053005F" w:rsidRDefault="00035816">
            <w:pPr>
              <w:pStyle w:val="QSNormal"/>
              <w:keepNext/>
              <w:spacing w:before="120" w:after="120"/>
              <w:rPr>
                <w:rFonts w:ascii="Times New Roman" w:hAnsi="Times New Roman"/>
                <w:sz w:val="24"/>
              </w:rPr>
            </w:pPr>
            <w:r w:rsidRPr="0053005F">
              <w:rPr>
                <w:rFonts w:ascii="Times New Roman" w:hAnsi="Times New Roman"/>
                <w:sz w:val="24"/>
              </w:rPr>
              <w:t>16 munkaóra</w:t>
            </w:r>
          </w:p>
        </w:tc>
        <w:tc>
          <w:tcPr>
            <w:tcW w:w="1091" w:type="pct"/>
            <w:tcPrChange w:id="122" w:author="Miklós Nándor" w:date="2026-04-14T11:13:00Z" w16du:dateUtc="2026-04-14T09:13:00Z">
              <w:tcPr>
                <w:tcW w:w="1165" w:type="pct"/>
                <w:gridSpan w:val="2"/>
              </w:tcPr>
            </w:tcPrChange>
          </w:tcPr>
          <w:p w14:paraId="30F03C4B" w14:textId="77777777" w:rsidR="00035816" w:rsidRPr="0053005F" w:rsidRDefault="00035816">
            <w:pPr>
              <w:pStyle w:val="QSNormal"/>
              <w:keepNext/>
              <w:spacing w:before="120" w:after="120"/>
              <w:rPr>
                <w:rFonts w:ascii="Times New Roman" w:hAnsi="Times New Roman"/>
                <w:sz w:val="24"/>
              </w:rPr>
            </w:pPr>
            <w:r w:rsidRPr="0053005F">
              <w:rPr>
                <w:rFonts w:ascii="Times New Roman" w:hAnsi="Times New Roman"/>
                <w:sz w:val="24"/>
              </w:rPr>
              <w:t>5x11</w:t>
            </w:r>
            <w:r w:rsidRPr="0053005F">
              <w:rPr>
                <w:rFonts w:ascii="Times New Roman" w:hAnsi="Times New Roman"/>
                <w:sz w:val="24"/>
              </w:rPr>
              <w:br/>
              <w:t>(7.00-18.00)</w:t>
            </w:r>
          </w:p>
        </w:tc>
      </w:tr>
      <w:tr w:rsidR="0053005F" w:rsidRPr="0053005F" w14:paraId="1DEFBB14" w14:textId="77777777" w:rsidTr="00611801">
        <w:trPr>
          <w:cantSplit/>
          <w:trHeight w:val="583"/>
          <w:trPrChange w:id="123" w:author="Miklós Nándor" w:date="2026-04-14T11:13:00Z" w16du:dateUtc="2026-04-14T09:13:00Z">
            <w:trPr>
              <w:gridAfter w:val="0"/>
              <w:cantSplit/>
              <w:trHeight w:val="583"/>
            </w:trPr>
          </w:trPrChange>
        </w:trPr>
        <w:tc>
          <w:tcPr>
            <w:tcW w:w="796" w:type="pct"/>
            <w:vAlign w:val="center"/>
            <w:tcPrChange w:id="124" w:author="Miklós Nándor" w:date="2026-04-14T11:13:00Z" w16du:dateUtc="2026-04-14T09:13:00Z">
              <w:tcPr>
                <w:tcW w:w="894" w:type="pct"/>
                <w:vAlign w:val="center"/>
              </w:tcPr>
            </w:tcPrChange>
          </w:tcPr>
          <w:p w14:paraId="1405CA94" w14:textId="77777777" w:rsidR="00035816" w:rsidRPr="0053005F" w:rsidRDefault="00035816">
            <w:pPr>
              <w:pStyle w:val="QSNormal"/>
              <w:keepNext/>
              <w:spacing w:before="120" w:after="120"/>
              <w:rPr>
                <w:rFonts w:ascii="Times New Roman" w:hAnsi="Times New Roman"/>
                <w:sz w:val="24"/>
              </w:rPr>
            </w:pPr>
            <w:r w:rsidRPr="0053005F">
              <w:rPr>
                <w:rFonts w:ascii="Times New Roman" w:hAnsi="Times New Roman"/>
                <w:sz w:val="24"/>
              </w:rPr>
              <w:t>Normál prioritású incidens</w:t>
            </w:r>
          </w:p>
        </w:tc>
        <w:tc>
          <w:tcPr>
            <w:tcW w:w="1861" w:type="pct"/>
            <w:vAlign w:val="center"/>
            <w:tcPrChange w:id="125" w:author="Miklós Nándor" w:date="2026-04-14T11:13:00Z" w16du:dateUtc="2026-04-14T09:13:00Z">
              <w:tcPr>
                <w:tcW w:w="1932" w:type="pct"/>
                <w:gridSpan w:val="2"/>
                <w:vAlign w:val="center"/>
              </w:tcPr>
            </w:tcPrChange>
          </w:tcPr>
          <w:p w14:paraId="3D395A9F" w14:textId="4691939E" w:rsidR="00035816" w:rsidRPr="0053005F" w:rsidRDefault="00035816">
            <w:pPr>
              <w:pStyle w:val="QSNormal"/>
              <w:keepNext/>
              <w:spacing w:before="120" w:after="120"/>
              <w:rPr>
                <w:rFonts w:ascii="Times New Roman" w:hAnsi="Times New Roman"/>
                <w:sz w:val="24"/>
              </w:rPr>
            </w:pPr>
            <w:r w:rsidRPr="0053005F">
              <w:rPr>
                <w:rFonts w:ascii="Times New Roman" w:hAnsi="Times New Roman"/>
                <w:sz w:val="24"/>
              </w:rPr>
              <w:t>Normál hiba elhárítása (a komponens hibák felderítése és kezelése, HIBA ELHÁRÍTÁSA</w:t>
            </w:r>
            <w:ins w:id="126" w:author="Miklós Nándor" w:date="2026-04-16T10:43:00Z" w16du:dateUtc="2026-04-16T08:43:00Z">
              <w:r w:rsidR="00CC6595">
                <w:rPr>
                  <w:rFonts w:ascii="Times New Roman" w:hAnsi="Times New Roman"/>
                  <w:sz w:val="24"/>
                </w:rPr>
                <w:t xml:space="preserve"> az 1.b pont alapján</w:t>
              </w:r>
            </w:ins>
            <w:r w:rsidRPr="0053005F">
              <w:rPr>
                <w:rFonts w:ascii="Times New Roman" w:hAnsi="Times New Roman"/>
                <w:sz w:val="24"/>
              </w:rPr>
              <w:t>)</w:t>
            </w:r>
          </w:p>
        </w:tc>
        <w:tc>
          <w:tcPr>
            <w:tcW w:w="1252" w:type="pct"/>
            <w:vAlign w:val="center"/>
            <w:tcPrChange w:id="127" w:author="Miklós Nándor" w:date="2026-04-14T11:13:00Z" w16du:dateUtc="2026-04-14T09:13:00Z">
              <w:tcPr>
                <w:tcW w:w="1009" w:type="pct"/>
                <w:gridSpan w:val="2"/>
                <w:vAlign w:val="center"/>
              </w:tcPr>
            </w:tcPrChange>
          </w:tcPr>
          <w:p w14:paraId="5C564AD8" w14:textId="77777777" w:rsidR="00035816" w:rsidRPr="0053005F" w:rsidRDefault="00035816">
            <w:pPr>
              <w:pStyle w:val="QSNormal"/>
              <w:keepNext/>
              <w:spacing w:before="120" w:after="120"/>
              <w:rPr>
                <w:rFonts w:ascii="Times New Roman" w:hAnsi="Times New Roman"/>
                <w:sz w:val="24"/>
              </w:rPr>
            </w:pPr>
            <w:r w:rsidRPr="0053005F">
              <w:rPr>
                <w:rFonts w:ascii="Times New Roman" w:hAnsi="Times New Roman"/>
                <w:sz w:val="24"/>
              </w:rPr>
              <w:t xml:space="preserve"> 4 munkanap</w:t>
            </w:r>
          </w:p>
        </w:tc>
        <w:tc>
          <w:tcPr>
            <w:tcW w:w="1091" w:type="pct"/>
            <w:tcPrChange w:id="128" w:author="Miklós Nándor" w:date="2026-04-14T11:13:00Z" w16du:dateUtc="2026-04-14T09:13:00Z">
              <w:tcPr>
                <w:tcW w:w="1165" w:type="pct"/>
                <w:gridSpan w:val="2"/>
              </w:tcPr>
            </w:tcPrChange>
          </w:tcPr>
          <w:p w14:paraId="75822C70" w14:textId="77777777" w:rsidR="00035816" w:rsidRPr="0053005F" w:rsidRDefault="00035816">
            <w:pPr>
              <w:pStyle w:val="QSNormal"/>
              <w:keepNext/>
              <w:spacing w:before="120" w:after="120"/>
              <w:rPr>
                <w:rFonts w:ascii="Times New Roman" w:hAnsi="Times New Roman"/>
                <w:sz w:val="24"/>
              </w:rPr>
            </w:pPr>
            <w:r w:rsidRPr="0053005F">
              <w:rPr>
                <w:rFonts w:ascii="Times New Roman" w:hAnsi="Times New Roman"/>
                <w:sz w:val="24"/>
              </w:rPr>
              <w:t>5x11</w:t>
            </w:r>
            <w:r w:rsidRPr="0053005F">
              <w:rPr>
                <w:rFonts w:ascii="Times New Roman" w:hAnsi="Times New Roman"/>
                <w:sz w:val="24"/>
              </w:rPr>
              <w:br/>
              <w:t>(7.00-18.00)</w:t>
            </w:r>
          </w:p>
        </w:tc>
      </w:tr>
      <w:tr w:rsidR="0053005F" w:rsidRPr="0053005F" w14:paraId="53906F57" w14:textId="77777777" w:rsidTr="00611801">
        <w:trPr>
          <w:cantSplit/>
          <w:trHeight w:val="583"/>
          <w:trPrChange w:id="129" w:author="Miklós Nándor" w:date="2026-04-14T11:13:00Z" w16du:dateUtc="2026-04-14T09:13:00Z">
            <w:trPr>
              <w:gridAfter w:val="0"/>
              <w:cantSplit/>
              <w:trHeight w:val="583"/>
            </w:trPr>
          </w:trPrChange>
        </w:trPr>
        <w:tc>
          <w:tcPr>
            <w:tcW w:w="796" w:type="pct"/>
            <w:vAlign w:val="center"/>
            <w:tcPrChange w:id="130" w:author="Miklós Nándor" w:date="2026-04-14T11:13:00Z" w16du:dateUtc="2026-04-14T09:13:00Z">
              <w:tcPr>
                <w:tcW w:w="894" w:type="pct"/>
                <w:vAlign w:val="center"/>
              </w:tcPr>
            </w:tcPrChange>
          </w:tcPr>
          <w:p w14:paraId="10E8A172" w14:textId="77777777" w:rsidR="00035816" w:rsidRPr="0053005F" w:rsidRDefault="00035816">
            <w:pPr>
              <w:pStyle w:val="QSNormal"/>
              <w:keepNext/>
              <w:spacing w:before="120" w:after="120"/>
              <w:rPr>
                <w:rFonts w:ascii="Times New Roman" w:hAnsi="Times New Roman"/>
                <w:sz w:val="24"/>
              </w:rPr>
            </w:pPr>
            <w:r w:rsidRPr="0053005F">
              <w:rPr>
                <w:rFonts w:ascii="Times New Roman" w:hAnsi="Times New Roman"/>
                <w:sz w:val="24"/>
              </w:rPr>
              <w:t>Alacsony prioritású incidens</w:t>
            </w:r>
          </w:p>
        </w:tc>
        <w:tc>
          <w:tcPr>
            <w:tcW w:w="1861" w:type="pct"/>
            <w:vAlign w:val="center"/>
            <w:tcPrChange w:id="131" w:author="Miklós Nándor" w:date="2026-04-14T11:13:00Z" w16du:dateUtc="2026-04-14T09:13:00Z">
              <w:tcPr>
                <w:tcW w:w="1932" w:type="pct"/>
                <w:gridSpan w:val="2"/>
                <w:vAlign w:val="center"/>
              </w:tcPr>
            </w:tcPrChange>
          </w:tcPr>
          <w:p w14:paraId="47864836" w14:textId="0C11F4F1" w:rsidR="00035816" w:rsidRPr="0053005F" w:rsidRDefault="00035816">
            <w:pPr>
              <w:pStyle w:val="QSNormal"/>
              <w:keepNext/>
              <w:spacing w:before="120" w:after="120"/>
              <w:rPr>
                <w:rFonts w:ascii="Times New Roman" w:hAnsi="Times New Roman"/>
                <w:sz w:val="24"/>
              </w:rPr>
            </w:pPr>
            <w:r w:rsidRPr="0053005F">
              <w:rPr>
                <w:rFonts w:ascii="Times New Roman" w:hAnsi="Times New Roman"/>
                <w:sz w:val="24"/>
              </w:rPr>
              <w:t>Alacsony proritású hiba elhárítása (a komponens hibák felderítése és kezelése, HIBA ELHÁRÍTÁSA</w:t>
            </w:r>
            <w:ins w:id="132" w:author="Miklós Nándor" w:date="2026-04-16T10:43:00Z" w16du:dateUtc="2026-04-16T08:43:00Z">
              <w:r w:rsidR="00CC6595">
                <w:rPr>
                  <w:rFonts w:ascii="Times New Roman" w:hAnsi="Times New Roman"/>
                  <w:sz w:val="24"/>
                </w:rPr>
                <w:t xml:space="preserve"> az 1.b pont alapján</w:t>
              </w:r>
            </w:ins>
            <w:r w:rsidRPr="0053005F">
              <w:rPr>
                <w:rFonts w:ascii="Times New Roman" w:hAnsi="Times New Roman"/>
                <w:sz w:val="24"/>
              </w:rPr>
              <w:t>)</w:t>
            </w:r>
          </w:p>
        </w:tc>
        <w:tc>
          <w:tcPr>
            <w:tcW w:w="1252" w:type="pct"/>
            <w:vAlign w:val="center"/>
            <w:tcPrChange w:id="133" w:author="Miklós Nándor" w:date="2026-04-14T11:13:00Z" w16du:dateUtc="2026-04-14T09:13:00Z">
              <w:tcPr>
                <w:tcW w:w="1009" w:type="pct"/>
                <w:gridSpan w:val="2"/>
                <w:vAlign w:val="center"/>
              </w:tcPr>
            </w:tcPrChange>
          </w:tcPr>
          <w:p w14:paraId="058D297F" w14:textId="77777777" w:rsidR="00035816" w:rsidRPr="0053005F" w:rsidRDefault="00035816">
            <w:pPr>
              <w:pStyle w:val="QSNormal"/>
              <w:keepNext/>
              <w:spacing w:before="120" w:after="120"/>
              <w:rPr>
                <w:rFonts w:ascii="Times New Roman" w:hAnsi="Times New Roman"/>
                <w:sz w:val="24"/>
              </w:rPr>
            </w:pPr>
            <w:r w:rsidRPr="0053005F">
              <w:rPr>
                <w:rFonts w:ascii="Times New Roman" w:hAnsi="Times New Roman"/>
                <w:sz w:val="24"/>
              </w:rPr>
              <w:t>60 munkanap</w:t>
            </w:r>
          </w:p>
        </w:tc>
        <w:tc>
          <w:tcPr>
            <w:tcW w:w="1091" w:type="pct"/>
            <w:tcPrChange w:id="134" w:author="Miklós Nándor" w:date="2026-04-14T11:13:00Z" w16du:dateUtc="2026-04-14T09:13:00Z">
              <w:tcPr>
                <w:tcW w:w="1165" w:type="pct"/>
                <w:gridSpan w:val="2"/>
              </w:tcPr>
            </w:tcPrChange>
          </w:tcPr>
          <w:p w14:paraId="137D9381" w14:textId="77777777" w:rsidR="00035816" w:rsidRPr="0053005F" w:rsidRDefault="00035816">
            <w:pPr>
              <w:pStyle w:val="QSNormal"/>
              <w:keepNext/>
              <w:spacing w:before="120" w:after="120"/>
              <w:rPr>
                <w:rFonts w:ascii="Times New Roman" w:hAnsi="Times New Roman"/>
                <w:sz w:val="24"/>
              </w:rPr>
            </w:pPr>
            <w:r w:rsidRPr="0053005F">
              <w:rPr>
                <w:rFonts w:ascii="Times New Roman" w:hAnsi="Times New Roman"/>
                <w:sz w:val="24"/>
              </w:rPr>
              <w:t>5x11</w:t>
            </w:r>
            <w:r w:rsidRPr="0053005F">
              <w:rPr>
                <w:rFonts w:ascii="Times New Roman" w:hAnsi="Times New Roman"/>
                <w:sz w:val="24"/>
              </w:rPr>
              <w:br/>
              <w:t>(7.00-18.00)</w:t>
            </w:r>
          </w:p>
        </w:tc>
      </w:tr>
    </w:tbl>
    <w:p w14:paraId="670C2E46" w14:textId="77777777" w:rsidR="00035816" w:rsidRPr="0053005F" w:rsidRDefault="00035816" w:rsidP="00035816">
      <w:pPr>
        <w:pStyle w:val="Default"/>
        <w:jc w:val="both"/>
        <w:rPr>
          <w:rFonts w:ascii="Times New Roman" w:hAnsi="Times New Roman" w:cs="Times New Roman"/>
          <w:b/>
          <w:bCs/>
          <w:color w:val="auto"/>
        </w:rPr>
      </w:pPr>
    </w:p>
    <w:p w14:paraId="5958332E" w14:textId="77777777" w:rsidR="00035816" w:rsidRPr="0053005F" w:rsidRDefault="00035816" w:rsidP="00035816">
      <w:pPr>
        <w:rPr>
          <w:rFonts w:ascii="Times New Roman" w:hAnsi="Times New Roman"/>
          <w:sz w:val="24"/>
          <w:szCs w:val="24"/>
        </w:rPr>
      </w:pPr>
    </w:p>
    <w:p w14:paraId="27B0604D" w14:textId="77777777" w:rsidR="00035816" w:rsidRPr="0053005F" w:rsidRDefault="00035816" w:rsidP="00035816">
      <w:pPr>
        <w:rPr>
          <w:rFonts w:ascii="Times New Roman" w:hAnsi="Times New Roman"/>
          <w:sz w:val="24"/>
          <w:szCs w:val="24"/>
        </w:rPr>
      </w:pPr>
    </w:p>
    <w:p w14:paraId="346B35BA" w14:textId="3983DC7B" w:rsidR="00035816" w:rsidRPr="0053005F" w:rsidDel="00844AFD" w:rsidRDefault="00035816" w:rsidP="00035816">
      <w:pPr>
        <w:rPr>
          <w:del w:id="135" w:author="Miklós Nándor" w:date="2026-04-14T11:24:00Z" w16du:dateUtc="2026-04-14T09:24:00Z"/>
          <w:rFonts w:ascii="Times New Roman" w:hAnsi="Times New Roman"/>
          <w:sz w:val="24"/>
          <w:szCs w:val="24"/>
        </w:rPr>
      </w:pPr>
    </w:p>
    <w:p w14:paraId="0FF8EC8D" w14:textId="77777777" w:rsidR="00035816" w:rsidRPr="0053005F" w:rsidRDefault="00035816" w:rsidP="00035816">
      <w:pPr>
        <w:rPr>
          <w:rFonts w:ascii="Times New Roman" w:hAnsi="Times New Roman"/>
          <w:sz w:val="24"/>
          <w:szCs w:val="24"/>
        </w:rPr>
      </w:pPr>
    </w:p>
    <w:p w14:paraId="5B9797BE" w14:textId="77777777" w:rsidR="00035816" w:rsidRPr="0053005F" w:rsidRDefault="00035816" w:rsidP="00035816">
      <w:pPr>
        <w:rPr>
          <w:rFonts w:ascii="Times New Roman" w:hAnsi="Times New Roman"/>
          <w:sz w:val="24"/>
          <w:szCs w:val="24"/>
        </w:rPr>
      </w:pPr>
    </w:p>
    <w:p w14:paraId="6E094AEF" w14:textId="77777777" w:rsidR="009C45DB" w:rsidRDefault="009C45DB" w:rsidP="00C17978">
      <w:pPr>
        <w:spacing w:after="0" w:line="240" w:lineRule="auto"/>
        <w:jc w:val="both"/>
        <w:rPr>
          <w:rFonts w:ascii="Segoe UI" w:hAnsi="Segoe UI" w:cs="Segoe UI"/>
          <w:sz w:val="21"/>
          <w:szCs w:val="21"/>
        </w:rPr>
      </w:pPr>
    </w:p>
    <w:p w14:paraId="57EC28D2" w14:textId="77777777" w:rsidR="0053005F" w:rsidRDefault="0053005F" w:rsidP="00C17978">
      <w:pPr>
        <w:spacing w:after="0" w:line="240" w:lineRule="auto"/>
        <w:jc w:val="both"/>
        <w:rPr>
          <w:rFonts w:ascii="Times New Roman" w:eastAsia="Times New Roman" w:hAnsi="Times New Roman"/>
          <w:snapToGrid w:val="0"/>
          <w:sz w:val="24"/>
          <w:szCs w:val="24"/>
          <w:lang w:eastAsia="hu-HU"/>
        </w:rPr>
      </w:pPr>
    </w:p>
    <w:p w14:paraId="741B9AFD" w14:textId="77777777" w:rsidR="0053005F" w:rsidRDefault="0053005F" w:rsidP="00C17978">
      <w:pPr>
        <w:spacing w:after="0" w:line="240" w:lineRule="auto"/>
        <w:jc w:val="both"/>
        <w:rPr>
          <w:rFonts w:ascii="Times New Roman" w:eastAsia="Times New Roman" w:hAnsi="Times New Roman"/>
          <w:snapToGrid w:val="0"/>
          <w:sz w:val="24"/>
          <w:szCs w:val="24"/>
          <w:lang w:eastAsia="hu-HU"/>
        </w:rPr>
      </w:pPr>
    </w:p>
    <w:p w14:paraId="7AD55FD9" w14:textId="77777777" w:rsidR="0053005F" w:rsidRDefault="0053005F" w:rsidP="00C17978">
      <w:pPr>
        <w:spacing w:after="0" w:line="240" w:lineRule="auto"/>
        <w:jc w:val="both"/>
        <w:rPr>
          <w:rFonts w:ascii="Times New Roman" w:eastAsia="Times New Roman" w:hAnsi="Times New Roman"/>
          <w:snapToGrid w:val="0"/>
          <w:sz w:val="24"/>
          <w:szCs w:val="24"/>
          <w:lang w:eastAsia="hu-HU"/>
        </w:rPr>
      </w:pPr>
    </w:p>
    <w:p w14:paraId="16AF6B0E" w14:textId="77777777" w:rsidR="0053005F" w:rsidRDefault="0053005F" w:rsidP="00C17978">
      <w:pPr>
        <w:spacing w:after="0" w:line="240" w:lineRule="auto"/>
        <w:jc w:val="both"/>
        <w:rPr>
          <w:rFonts w:ascii="Times New Roman" w:eastAsia="Times New Roman" w:hAnsi="Times New Roman"/>
          <w:snapToGrid w:val="0"/>
          <w:sz w:val="24"/>
          <w:szCs w:val="24"/>
          <w:lang w:eastAsia="hu-HU"/>
        </w:rPr>
      </w:pPr>
    </w:p>
    <w:p w14:paraId="4B058825" w14:textId="4031815B" w:rsidR="00880DAC" w:rsidRDefault="00880DAC">
      <w:pPr>
        <w:spacing w:after="160" w:line="259" w:lineRule="auto"/>
        <w:rPr>
          <w:ins w:id="136" w:author="Miklós Nándor" w:date="2026-04-14T11:14:00Z" w16du:dateUtc="2026-04-14T09:14:00Z"/>
          <w:rFonts w:ascii="Times New Roman" w:eastAsia="Times New Roman" w:hAnsi="Times New Roman"/>
          <w:snapToGrid w:val="0"/>
          <w:sz w:val="24"/>
          <w:szCs w:val="24"/>
          <w:lang w:eastAsia="hu-HU"/>
        </w:rPr>
      </w:pPr>
      <w:ins w:id="137" w:author="Miklós Nándor" w:date="2026-04-14T11:14:00Z" w16du:dateUtc="2026-04-14T09:14:00Z">
        <w:r>
          <w:rPr>
            <w:rFonts w:ascii="Times New Roman" w:eastAsia="Times New Roman" w:hAnsi="Times New Roman"/>
            <w:snapToGrid w:val="0"/>
            <w:sz w:val="24"/>
            <w:szCs w:val="24"/>
            <w:lang w:eastAsia="hu-HU"/>
          </w:rPr>
          <w:br w:type="page"/>
        </w:r>
      </w:ins>
    </w:p>
    <w:p w14:paraId="463C455E" w14:textId="77777777" w:rsidR="0053005F" w:rsidRDefault="0053005F" w:rsidP="00C17978">
      <w:pPr>
        <w:spacing w:after="0" w:line="240" w:lineRule="auto"/>
        <w:jc w:val="both"/>
        <w:rPr>
          <w:rFonts w:ascii="Times New Roman" w:eastAsia="Times New Roman" w:hAnsi="Times New Roman"/>
          <w:snapToGrid w:val="0"/>
          <w:sz w:val="24"/>
          <w:szCs w:val="24"/>
          <w:lang w:eastAsia="hu-HU"/>
        </w:rPr>
      </w:pPr>
    </w:p>
    <w:p w14:paraId="3BB2FF0A" w14:textId="77777777" w:rsidR="000871EA" w:rsidRPr="003906BD" w:rsidRDefault="000871EA">
      <w:pPr>
        <w:spacing w:after="120" w:line="240" w:lineRule="auto"/>
        <w:ind w:left="426"/>
        <w:jc w:val="center"/>
        <w:rPr>
          <w:rFonts w:ascii="Times New Roman" w:eastAsia="Times New Roman" w:hAnsi="Times New Roman"/>
          <w:b/>
          <w:sz w:val="24"/>
          <w:szCs w:val="24"/>
        </w:rPr>
        <w:pPrChange w:id="138" w:author="Miklós Nándor" w:date="2026-04-14T11:14:00Z" w16du:dateUtc="2026-04-14T09:14:00Z">
          <w:pPr>
            <w:spacing w:after="120" w:line="240" w:lineRule="auto"/>
            <w:ind w:left="426"/>
            <w:jc w:val="right"/>
          </w:pPr>
        </w:pPrChange>
      </w:pPr>
      <w:r w:rsidRPr="003906BD">
        <w:rPr>
          <w:rFonts w:ascii="Times New Roman" w:eastAsia="Times New Roman" w:hAnsi="Times New Roman"/>
          <w:b/>
          <w:sz w:val="24"/>
          <w:szCs w:val="24"/>
        </w:rPr>
        <w:t>2. számú melléklet</w:t>
      </w:r>
    </w:p>
    <w:p w14:paraId="5CEEFF2B" w14:textId="77777777" w:rsidR="000871EA" w:rsidRPr="00445408" w:rsidRDefault="000871EA" w:rsidP="000871EA">
      <w:pPr>
        <w:spacing w:after="120" w:line="240" w:lineRule="auto"/>
        <w:jc w:val="center"/>
        <w:rPr>
          <w:rFonts w:ascii="Times New Roman" w:eastAsia="Times New Roman" w:hAnsi="Times New Roman"/>
          <w:b/>
          <w:sz w:val="24"/>
          <w:szCs w:val="24"/>
        </w:rPr>
      </w:pPr>
      <w:bookmarkStart w:id="139" w:name="_Hlk145924187"/>
      <w:r w:rsidRPr="00445408">
        <w:rPr>
          <w:rFonts w:ascii="Times New Roman" w:eastAsia="Times New Roman" w:hAnsi="Times New Roman"/>
          <w:b/>
          <w:sz w:val="24"/>
          <w:szCs w:val="24"/>
        </w:rPr>
        <w:t xml:space="preserve">MŰSZAKI TELJESÍTÉSIGAZOLÁS </w:t>
      </w:r>
      <w:r w:rsidRPr="00445408">
        <w:rPr>
          <w:rFonts w:ascii="Times New Roman" w:eastAsia="Times New Roman" w:hAnsi="Times New Roman"/>
          <w:b/>
          <w:i/>
          <w:sz w:val="24"/>
          <w:szCs w:val="24"/>
        </w:rPr>
        <w:t>sablon</w:t>
      </w:r>
    </w:p>
    <w:bookmarkEnd w:id="139"/>
    <w:p w14:paraId="57BFFAF9" w14:textId="77777777" w:rsidR="000871EA" w:rsidRPr="00A852DC" w:rsidRDefault="000871EA" w:rsidP="000871EA">
      <w:pPr>
        <w:spacing w:after="0" w:line="240" w:lineRule="auto"/>
        <w:jc w:val="both"/>
        <w:rPr>
          <w:rFonts w:ascii="Times New Roman" w:eastAsia="Times New Roman" w:hAnsi="Times New Roman"/>
          <w:b/>
          <w:sz w:val="24"/>
          <w:szCs w:val="24"/>
          <w:lang w:eastAsia="hu-HU"/>
        </w:rPr>
      </w:pPr>
    </w:p>
    <w:p w14:paraId="7B0C00F0" w14:textId="77777777" w:rsidR="000871EA" w:rsidRDefault="000871EA" w:rsidP="000871EA">
      <w:pPr>
        <w:spacing w:after="0" w:line="240" w:lineRule="auto"/>
        <w:jc w:val="both"/>
        <w:rPr>
          <w:rFonts w:ascii="Times New Roman" w:eastAsia="Times New Roman" w:hAnsi="Times New Roman"/>
          <w:b/>
          <w:sz w:val="24"/>
          <w:szCs w:val="24"/>
          <w:lang w:eastAsia="hu-HU"/>
        </w:rPr>
      </w:pPr>
      <w:r w:rsidRPr="00A852DC">
        <w:rPr>
          <w:rFonts w:ascii="Times New Roman" w:eastAsia="Times New Roman" w:hAnsi="Times New Roman"/>
          <w:b/>
          <w:sz w:val="24"/>
          <w:szCs w:val="24"/>
          <w:lang w:eastAsia="hu-HU"/>
        </w:rPr>
        <w:t xml:space="preserve">A szerződés száma: </w:t>
      </w:r>
      <w:r w:rsidRPr="00A852DC">
        <w:rPr>
          <w:rFonts w:ascii="Times New Roman" w:eastAsia="Times New Roman" w:hAnsi="Times New Roman"/>
          <w:b/>
          <w:sz w:val="24"/>
          <w:szCs w:val="24"/>
          <w:lang w:eastAsia="hu-HU"/>
        </w:rPr>
        <w:tab/>
      </w:r>
    </w:p>
    <w:p w14:paraId="168CF944" w14:textId="77777777" w:rsidR="000871EA" w:rsidRPr="00A852DC" w:rsidRDefault="000871EA" w:rsidP="000871EA">
      <w:pPr>
        <w:spacing w:after="0" w:line="240" w:lineRule="auto"/>
        <w:jc w:val="both"/>
        <w:rPr>
          <w:rFonts w:ascii="Times New Roman" w:eastAsia="Times New Roman" w:hAnsi="Times New Roman"/>
          <w:b/>
          <w:sz w:val="24"/>
          <w:szCs w:val="24"/>
          <w:lang w:eastAsia="hu-HU"/>
        </w:rPr>
      </w:pPr>
      <w:r w:rsidRPr="0064362F">
        <w:rPr>
          <w:rFonts w:ascii="Times New Roman" w:eastAsia="Times New Roman" w:hAnsi="Times New Roman"/>
          <w:b/>
          <w:sz w:val="24"/>
          <w:szCs w:val="24"/>
          <w:lang w:eastAsia="hu-HU"/>
        </w:rPr>
        <w:t>Megrendelés száma:</w:t>
      </w:r>
      <w:r w:rsidRPr="00A852DC">
        <w:rPr>
          <w:rFonts w:ascii="Times New Roman" w:eastAsia="Times New Roman" w:hAnsi="Times New Roman"/>
          <w:b/>
          <w:sz w:val="24"/>
          <w:szCs w:val="24"/>
          <w:lang w:eastAsia="hu-HU"/>
        </w:rPr>
        <w:tab/>
      </w:r>
    </w:p>
    <w:p w14:paraId="394365C4" w14:textId="77777777" w:rsidR="000871EA" w:rsidRPr="00A852DC" w:rsidRDefault="000871EA" w:rsidP="000871EA">
      <w:pPr>
        <w:spacing w:after="120" w:line="240" w:lineRule="auto"/>
        <w:jc w:val="both"/>
        <w:rPr>
          <w:rFonts w:ascii="Times New Roman" w:eastAsia="Times New Roman" w:hAnsi="Times New Roman"/>
          <w:sz w:val="24"/>
          <w:szCs w:val="24"/>
        </w:rPr>
      </w:pPr>
      <w:r w:rsidRPr="00A852DC">
        <w:rPr>
          <w:rFonts w:ascii="Times New Roman" w:eastAsia="Times New Roman" w:hAnsi="Times New Roman"/>
          <w:b/>
          <w:sz w:val="24"/>
          <w:szCs w:val="24"/>
        </w:rPr>
        <w:t xml:space="preserve">A szerződés tárgya: </w:t>
      </w:r>
      <w:r w:rsidRPr="00A852DC">
        <w:rPr>
          <w:rFonts w:ascii="Times New Roman" w:eastAsia="Times New Roman" w:hAnsi="Times New Roman"/>
          <w:b/>
          <w:sz w:val="24"/>
          <w:szCs w:val="24"/>
        </w:rPr>
        <w:tab/>
      </w:r>
      <w:r w:rsidRPr="00A852DC">
        <w:rPr>
          <w:rFonts w:ascii="Times New Roman" w:eastAsia="Times New Roman" w:hAnsi="Times New Roman"/>
          <w:b/>
          <w:sz w:val="24"/>
          <w:szCs w:val="24"/>
        </w:rPr>
        <w:tab/>
      </w:r>
    </w:p>
    <w:p w14:paraId="69A3F5A7" w14:textId="77777777" w:rsidR="000871EA" w:rsidRPr="00A852DC" w:rsidRDefault="000871EA" w:rsidP="000871EA">
      <w:pPr>
        <w:spacing w:after="120" w:line="240" w:lineRule="auto"/>
        <w:ind w:left="2410" w:hanging="2268"/>
        <w:jc w:val="both"/>
        <w:rPr>
          <w:rFonts w:ascii="Times New Roman" w:eastAsia="Times New Roman" w:hAnsi="Times New Roman"/>
          <w:sz w:val="24"/>
          <w:szCs w:val="24"/>
          <w:lang w:eastAsia="hu-HU"/>
        </w:rPr>
      </w:pPr>
    </w:p>
    <w:p w14:paraId="5214059F" w14:textId="77777777" w:rsidR="000871EA" w:rsidRPr="00A852DC" w:rsidRDefault="000871EA" w:rsidP="000871EA">
      <w:pPr>
        <w:spacing w:before="120" w:after="120" w:line="240" w:lineRule="auto"/>
        <w:ind w:left="851" w:hanging="709"/>
        <w:jc w:val="both"/>
        <w:rPr>
          <w:rFonts w:ascii="Times New Roman" w:eastAsia="Times New Roman" w:hAnsi="Times New Roman"/>
          <w:b/>
          <w:sz w:val="24"/>
          <w:szCs w:val="24"/>
          <w:lang w:eastAsia="hu-HU"/>
        </w:rPr>
      </w:pPr>
      <w:r w:rsidRPr="00A852DC">
        <w:rPr>
          <w:rFonts w:ascii="Times New Roman" w:eastAsia="Times New Roman" w:hAnsi="Times New Roman"/>
          <w:b/>
          <w:sz w:val="24"/>
          <w:szCs w:val="24"/>
          <w:lang w:eastAsia="hu-HU"/>
        </w:rPr>
        <w:t>Vállalkozó neve:</w:t>
      </w:r>
    </w:p>
    <w:p w14:paraId="65288B90" w14:textId="77777777" w:rsidR="000871EA" w:rsidRPr="00A852DC" w:rsidRDefault="000871EA" w:rsidP="000871EA">
      <w:pPr>
        <w:spacing w:before="120" w:after="120" w:line="240" w:lineRule="auto"/>
        <w:ind w:left="360"/>
        <w:contextualSpacing/>
        <w:jc w:val="both"/>
        <w:rPr>
          <w:rFonts w:ascii="Times New Roman" w:eastAsia="Times New Roman" w:hAnsi="Times New Roman"/>
          <w:b/>
          <w:sz w:val="24"/>
          <w:szCs w:val="24"/>
          <w:lang w:eastAsia="hu-HU"/>
        </w:rPr>
      </w:pPr>
      <w:r w:rsidRPr="00A852DC">
        <w:rPr>
          <w:rFonts w:ascii="Times New Roman" w:eastAsia="Times New Roman" w:hAnsi="Times New Roman"/>
          <w:b/>
          <w:sz w:val="24"/>
          <w:szCs w:val="24"/>
          <w:lang w:eastAsia="hu-HU"/>
        </w:rPr>
        <w:t>székhelye:</w:t>
      </w:r>
    </w:p>
    <w:p w14:paraId="5F7EF53E" w14:textId="77777777" w:rsidR="000871EA" w:rsidRPr="00A852DC" w:rsidRDefault="000871EA" w:rsidP="000871EA">
      <w:pPr>
        <w:spacing w:before="120" w:after="120" w:line="240" w:lineRule="auto"/>
        <w:ind w:left="360"/>
        <w:contextualSpacing/>
        <w:jc w:val="both"/>
        <w:rPr>
          <w:rFonts w:ascii="Times New Roman" w:eastAsia="Times New Roman" w:hAnsi="Times New Roman"/>
          <w:b/>
          <w:sz w:val="24"/>
          <w:szCs w:val="24"/>
          <w:lang w:eastAsia="hu-HU"/>
        </w:rPr>
      </w:pPr>
      <w:r w:rsidRPr="00A852DC">
        <w:rPr>
          <w:rFonts w:ascii="Times New Roman" w:eastAsia="Times New Roman" w:hAnsi="Times New Roman"/>
          <w:b/>
          <w:sz w:val="24"/>
          <w:szCs w:val="24"/>
          <w:lang w:eastAsia="hu-HU"/>
        </w:rPr>
        <w:t>adószáma vagy SAP üzleti partner kódja: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02"/>
        <w:gridCol w:w="2933"/>
        <w:gridCol w:w="2527"/>
      </w:tblGrid>
      <w:tr w:rsidR="000871EA" w:rsidRPr="00A852DC" w14:paraId="55EBF1BC" w14:textId="77777777">
        <w:trPr>
          <w:trHeight w:val="729"/>
        </w:trPr>
        <w:tc>
          <w:tcPr>
            <w:tcW w:w="1654" w:type="dxa"/>
            <w:tcBorders>
              <w:top w:val="single" w:sz="4" w:space="0" w:color="auto"/>
              <w:left w:val="single" w:sz="4" w:space="0" w:color="auto"/>
              <w:bottom w:val="single" w:sz="4" w:space="0" w:color="auto"/>
              <w:right w:val="single" w:sz="4" w:space="0" w:color="auto"/>
            </w:tcBorders>
          </w:tcPr>
          <w:p w14:paraId="249334E0" w14:textId="77777777" w:rsidR="000871EA" w:rsidRPr="00A852DC" w:rsidRDefault="000871EA">
            <w:pPr>
              <w:spacing w:before="120" w:after="120" w:line="240" w:lineRule="auto"/>
              <w:jc w:val="both"/>
              <w:rPr>
                <w:rFonts w:ascii="Times New Roman" w:eastAsia="Times New Roman" w:hAnsi="Times New Roman"/>
                <w:sz w:val="24"/>
                <w:szCs w:val="24"/>
                <w:lang w:eastAsia="hu-HU"/>
              </w:rPr>
            </w:pPr>
          </w:p>
          <w:p w14:paraId="3E6037B0" w14:textId="18C08FEF" w:rsidR="000871EA" w:rsidRPr="00A852DC" w:rsidRDefault="000871EA">
            <w:pPr>
              <w:spacing w:before="120" w:after="120" w:line="240" w:lineRule="auto"/>
              <w:jc w:val="both"/>
              <w:rPr>
                <w:rFonts w:ascii="Times New Roman" w:eastAsia="Times New Roman" w:hAnsi="Times New Roman"/>
                <w:sz w:val="24"/>
                <w:szCs w:val="24"/>
                <w:lang w:eastAsia="hu-HU"/>
              </w:rPr>
            </w:pPr>
            <w:commentRangeStart w:id="140"/>
            <w:commentRangeStart w:id="141"/>
            <w:r w:rsidRPr="00A852DC">
              <w:rPr>
                <w:rFonts w:ascii="Times New Roman" w:eastAsia="Times New Roman" w:hAnsi="Times New Roman"/>
                <w:sz w:val="24"/>
                <w:szCs w:val="24"/>
                <w:lang w:eastAsia="hu-HU"/>
              </w:rPr>
              <w:t>A teljesítés időpontja</w:t>
            </w:r>
            <w:r w:rsidR="00CE1CC6">
              <w:rPr>
                <w:rFonts w:ascii="Times New Roman" w:eastAsia="Times New Roman" w:hAnsi="Times New Roman"/>
                <w:sz w:val="24"/>
                <w:szCs w:val="24"/>
                <w:lang w:eastAsia="hu-HU"/>
              </w:rPr>
              <w:t>/időszaka</w:t>
            </w:r>
            <w:r w:rsidRPr="00A852DC">
              <w:rPr>
                <w:rFonts w:ascii="Times New Roman" w:eastAsia="Times New Roman" w:hAnsi="Times New Roman"/>
                <w:sz w:val="24"/>
                <w:szCs w:val="24"/>
                <w:lang w:eastAsia="hu-HU"/>
              </w:rPr>
              <w:t>:</w:t>
            </w:r>
            <w:commentRangeEnd w:id="140"/>
            <w:r w:rsidRPr="00A852DC">
              <w:rPr>
                <w:rStyle w:val="CommentReference"/>
                <w:rFonts w:ascii="Times New Roman" w:eastAsia="Times New Roman" w:hAnsi="Times New Roman"/>
                <w:sz w:val="24"/>
                <w:szCs w:val="24"/>
                <w:lang w:eastAsia="hu-HU"/>
              </w:rPr>
              <w:commentReference w:id="140"/>
            </w:r>
            <w:commentRangeEnd w:id="141"/>
            <w:r w:rsidRPr="00A852DC">
              <w:rPr>
                <w:rStyle w:val="CommentReference"/>
                <w:rFonts w:ascii="Times New Roman" w:eastAsia="Times New Roman" w:hAnsi="Times New Roman"/>
                <w:sz w:val="24"/>
                <w:szCs w:val="24"/>
                <w:lang w:eastAsia="hu-HU"/>
              </w:rPr>
              <w:commentReference w:id="141"/>
            </w:r>
          </w:p>
        </w:tc>
        <w:tc>
          <w:tcPr>
            <w:tcW w:w="4266" w:type="dxa"/>
            <w:tcBorders>
              <w:top w:val="single" w:sz="4" w:space="0" w:color="auto"/>
              <w:left w:val="single" w:sz="4" w:space="0" w:color="auto"/>
              <w:bottom w:val="single" w:sz="4" w:space="0" w:color="auto"/>
              <w:right w:val="single" w:sz="4" w:space="0" w:color="auto"/>
            </w:tcBorders>
          </w:tcPr>
          <w:p w14:paraId="0C452B44" w14:textId="77777777" w:rsidR="000871EA" w:rsidRPr="00A852DC" w:rsidRDefault="000871EA">
            <w:pPr>
              <w:spacing w:before="120" w:after="120" w:line="240" w:lineRule="auto"/>
              <w:ind w:left="851"/>
              <w:jc w:val="both"/>
              <w:rPr>
                <w:rFonts w:ascii="Times New Roman" w:eastAsia="Times New Roman" w:hAnsi="Times New Roman"/>
                <w:sz w:val="24"/>
                <w:szCs w:val="24"/>
                <w:lang w:eastAsia="hu-HU"/>
              </w:rPr>
            </w:pPr>
            <w:r w:rsidRPr="00A852DC">
              <w:rPr>
                <w:rFonts w:ascii="Times New Roman" w:eastAsia="Times New Roman" w:hAnsi="Times New Roman"/>
                <w:sz w:val="24"/>
                <w:szCs w:val="24"/>
                <w:lang w:eastAsia="hu-HU"/>
              </w:rPr>
              <w:t>A feladat megnevezése:</w:t>
            </w:r>
          </w:p>
        </w:tc>
        <w:tc>
          <w:tcPr>
            <w:tcW w:w="3363" w:type="dxa"/>
            <w:tcBorders>
              <w:top w:val="single" w:sz="4" w:space="0" w:color="auto"/>
              <w:left w:val="single" w:sz="4" w:space="0" w:color="auto"/>
              <w:bottom w:val="single" w:sz="4" w:space="0" w:color="auto"/>
              <w:right w:val="single" w:sz="4" w:space="0" w:color="auto"/>
            </w:tcBorders>
          </w:tcPr>
          <w:p w14:paraId="54997863" w14:textId="77777777" w:rsidR="000871EA" w:rsidRPr="00A852DC" w:rsidRDefault="000871EA">
            <w:pPr>
              <w:spacing w:after="0" w:line="240" w:lineRule="auto"/>
              <w:ind w:left="851"/>
              <w:jc w:val="both"/>
              <w:rPr>
                <w:rFonts w:ascii="Times New Roman" w:eastAsia="Times New Roman" w:hAnsi="Times New Roman"/>
                <w:sz w:val="24"/>
                <w:szCs w:val="24"/>
                <w:lang w:eastAsia="hu-HU"/>
              </w:rPr>
            </w:pPr>
            <w:r w:rsidRPr="00A852DC">
              <w:rPr>
                <w:rFonts w:ascii="Times New Roman" w:eastAsia="Times New Roman" w:hAnsi="Times New Roman"/>
                <w:sz w:val="24"/>
                <w:szCs w:val="24"/>
                <w:lang w:eastAsia="hu-HU"/>
              </w:rPr>
              <w:t>Kifizetendő összeg:</w:t>
            </w:r>
          </w:p>
          <w:p w14:paraId="1EAC6002" w14:textId="77777777" w:rsidR="000871EA" w:rsidRPr="00A852DC" w:rsidRDefault="000871EA">
            <w:pPr>
              <w:spacing w:after="0" w:line="240" w:lineRule="auto"/>
              <w:ind w:left="851"/>
              <w:jc w:val="both"/>
              <w:rPr>
                <w:rFonts w:ascii="Times New Roman" w:eastAsia="Times New Roman" w:hAnsi="Times New Roman"/>
                <w:sz w:val="24"/>
                <w:szCs w:val="24"/>
                <w:lang w:eastAsia="hu-HU"/>
              </w:rPr>
            </w:pPr>
            <w:r w:rsidRPr="00A852DC">
              <w:rPr>
                <w:rFonts w:ascii="Times New Roman" w:eastAsia="Times New Roman" w:hAnsi="Times New Roman"/>
                <w:sz w:val="24"/>
                <w:szCs w:val="24"/>
                <w:lang w:eastAsia="hu-HU"/>
              </w:rPr>
              <w:t xml:space="preserve">         (nettó)</w:t>
            </w:r>
          </w:p>
        </w:tc>
      </w:tr>
      <w:tr w:rsidR="000871EA" w:rsidRPr="00A852DC" w14:paraId="3CA0217F" w14:textId="77777777">
        <w:tc>
          <w:tcPr>
            <w:tcW w:w="1654" w:type="dxa"/>
            <w:tcBorders>
              <w:top w:val="single" w:sz="4" w:space="0" w:color="auto"/>
              <w:left w:val="single" w:sz="4" w:space="0" w:color="auto"/>
              <w:bottom w:val="single" w:sz="4" w:space="0" w:color="auto"/>
              <w:right w:val="single" w:sz="4" w:space="0" w:color="auto"/>
            </w:tcBorders>
          </w:tcPr>
          <w:p w14:paraId="57A59E4D" w14:textId="77777777" w:rsidR="000871EA" w:rsidRPr="00A852DC" w:rsidRDefault="000871EA">
            <w:pPr>
              <w:spacing w:before="120" w:after="120" w:line="240" w:lineRule="auto"/>
              <w:ind w:left="851"/>
              <w:jc w:val="both"/>
              <w:rPr>
                <w:rFonts w:ascii="Times New Roman" w:eastAsia="Times New Roman" w:hAnsi="Times New Roman"/>
                <w:sz w:val="24"/>
                <w:szCs w:val="24"/>
                <w:lang w:eastAsia="hu-HU"/>
              </w:rPr>
            </w:pPr>
          </w:p>
        </w:tc>
        <w:tc>
          <w:tcPr>
            <w:tcW w:w="4266" w:type="dxa"/>
            <w:tcBorders>
              <w:top w:val="single" w:sz="4" w:space="0" w:color="auto"/>
              <w:left w:val="single" w:sz="4" w:space="0" w:color="auto"/>
              <w:bottom w:val="single" w:sz="4" w:space="0" w:color="auto"/>
              <w:right w:val="single" w:sz="4" w:space="0" w:color="auto"/>
            </w:tcBorders>
          </w:tcPr>
          <w:p w14:paraId="07B6C41F" w14:textId="77777777" w:rsidR="000871EA" w:rsidRPr="00A852DC" w:rsidRDefault="000871EA">
            <w:pPr>
              <w:spacing w:before="120" w:after="120" w:line="240" w:lineRule="auto"/>
              <w:ind w:left="851"/>
              <w:jc w:val="both"/>
              <w:rPr>
                <w:rFonts w:ascii="Times New Roman" w:eastAsia="Times New Roman" w:hAnsi="Times New Roman"/>
                <w:sz w:val="24"/>
                <w:szCs w:val="24"/>
                <w:lang w:eastAsia="hu-HU"/>
              </w:rPr>
            </w:pPr>
          </w:p>
        </w:tc>
        <w:tc>
          <w:tcPr>
            <w:tcW w:w="3363" w:type="dxa"/>
            <w:tcBorders>
              <w:top w:val="single" w:sz="4" w:space="0" w:color="auto"/>
              <w:left w:val="single" w:sz="4" w:space="0" w:color="auto"/>
              <w:bottom w:val="single" w:sz="4" w:space="0" w:color="auto"/>
              <w:right w:val="single" w:sz="4" w:space="0" w:color="auto"/>
            </w:tcBorders>
          </w:tcPr>
          <w:p w14:paraId="098E8C11" w14:textId="77777777" w:rsidR="000871EA" w:rsidRPr="00A852DC" w:rsidRDefault="000871EA">
            <w:pPr>
              <w:spacing w:before="120" w:after="120" w:line="240" w:lineRule="auto"/>
              <w:ind w:left="851"/>
              <w:jc w:val="both"/>
              <w:rPr>
                <w:rFonts w:ascii="Times New Roman" w:eastAsia="Times New Roman" w:hAnsi="Times New Roman"/>
                <w:sz w:val="24"/>
                <w:szCs w:val="24"/>
                <w:lang w:eastAsia="hu-HU"/>
              </w:rPr>
            </w:pPr>
          </w:p>
        </w:tc>
      </w:tr>
    </w:tbl>
    <w:p w14:paraId="6631DD40" w14:textId="77777777" w:rsidR="000871EA" w:rsidRPr="00A852DC" w:rsidRDefault="000871EA" w:rsidP="000871EA">
      <w:pPr>
        <w:spacing w:before="120" w:after="120" w:line="240" w:lineRule="auto"/>
        <w:ind w:left="851" w:hanging="709"/>
        <w:jc w:val="both"/>
        <w:rPr>
          <w:rFonts w:ascii="Times New Roman" w:eastAsia="Times New Roman" w:hAnsi="Times New Roman"/>
          <w:b/>
          <w:sz w:val="24"/>
          <w:szCs w:val="24"/>
          <w:lang w:eastAsia="hu-HU"/>
        </w:rPr>
      </w:pPr>
    </w:p>
    <w:p w14:paraId="2201D178" w14:textId="77777777" w:rsidR="000871EA" w:rsidRPr="00A852DC" w:rsidRDefault="000871EA" w:rsidP="000871EA">
      <w:pPr>
        <w:spacing w:before="120" w:after="120" w:line="240" w:lineRule="auto"/>
        <w:ind w:left="851" w:hanging="709"/>
        <w:jc w:val="both"/>
        <w:rPr>
          <w:rFonts w:ascii="Times New Roman" w:eastAsia="Times New Roman" w:hAnsi="Times New Roman"/>
          <w:b/>
          <w:sz w:val="24"/>
          <w:szCs w:val="24"/>
          <w:lang w:eastAsia="hu-HU"/>
        </w:rPr>
      </w:pPr>
      <w:r w:rsidRPr="00A852DC">
        <w:rPr>
          <w:rFonts w:ascii="Times New Roman" w:eastAsia="Times New Roman" w:hAnsi="Times New Roman"/>
          <w:b/>
          <w:sz w:val="24"/>
          <w:szCs w:val="24"/>
          <w:lang w:eastAsia="hu-HU"/>
        </w:rPr>
        <w:t>A teljesítés leírása:</w:t>
      </w:r>
    </w:p>
    <w:p w14:paraId="3ACDADAE" w14:textId="77777777" w:rsidR="000871EA" w:rsidRPr="00A852DC" w:rsidRDefault="000871EA" w:rsidP="000871EA">
      <w:pPr>
        <w:spacing w:before="120" w:after="120" w:line="240" w:lineRule="auto"/>
        <w:ind w:left="851" w:hanging="709"/>
        <w:jc w:val="both"/>
        <w:rPr>
          <w:rFonts w:ascii="Times New Roman" w:eastAsia="Times New Roman" w:hAnsi="Times New Roman"/>
          <w:b/>
          <w:sz w:val="24"/>
          <w:szCs w:val="24"/>
          <w:lang w:eastAsia="hu-HU"/>
        </w:rPr>
      </w:pPr>
      <w:r w:rsidRPr="00A852DC">
        <w:rPr>
          <w:rFonts w:ascii="Times New Roman" w:eastAsia="Times New Roman" w:hAnsi="Times New Roman"/>
          <w:b/>
          <w:sz w:val="24"/>
          <w:szCs w:val="24"/>
          <w:lang w:eastAsia="hu-HU"/>
        </w:rPr>
        <w:t>Átadott dokumentáció:</w:t>
      </w:r>
    </w:p>
    <w:p w14:paraId="7F8CB1D1" w14:textId="77777777" w:rsidR="000871EA" w:rsidRPr="00A852DC" w:rsidRDefault="000871EA" w:rsidP="000871EA">
      <w:pPr>
        <w:spacing w:before="120" w:after="120" w:line="240" w:lineRule="auto"/>
        <w:jc w:val="both"/>
        <w:rPr>
          <w:rFonts w:ascii="Times New Roman" w:eastAsia="Times New Roman" w:hAnsi="Times New Roman"/>
          <w:sz w:val="24"/>
          <w:szCs w:val="24"/>
          <w:lang w:eastAsia="hu-HU"/>
        </w:rPr>
      </w:pPr>
    </w:p>
    <w:p w14:paraId="538E9550" w14:textId="77777777" w:rsidR="000871EA" w:rsidRPr="00A852DC" w:rsidRDefault="000871EA" w:rsidP="000871EA">
      <w:pPr>
        <w:spacing w:before="120" w:after="120" w:line="240" w:lineRule="auto"/>
        <w:ind w:left="851" w:hanging="709"/>
        <w:jc w:val="both"/>
        <w:rPr>
          <w:rFonts w:ascii="Times New Roman" w:eastAsia="Times New Roman" w:hAnsi="Times New Roman"/>
          <w:sz w:val="24"/>
          <w:szCs w:val="24"/>
          <w:lang w:eastAsia="hu-HU"/>
        </w:rPr>
      </w:pPr>
      <w:r w:rsidRPr="00A852DC">
        <w:rPr>
          <w:rFonts w:ascii="Times New Roman" w:eastAsia="Times New Roman" w:hAnsi="Times New Roman"/>
          <w:sz w:val="24"/>
          <w:szCs w:val="24"/>
          <w:lang w:eastAsia="hu-HU"/>
        </w:rPr>
        <w:t>………….., .</w:t>
      </w:r>
    </w:p>
    <w:p w14:paraId="2002F79B" w14:textId="77777777" w:rsidR="000871EA" w:rsidRPr="00A852DC" w:rsidRDefault="000871EA" w:rsidP="000871EA">
      <w:pPr>
        <w:tabs>
          <w:tab w:val="center" w:pos="6237"/>
        </w:tabs>
        <w:spacing w:before="120" w:after="120" w:line="240" w:lineRule="auto"/>
        <w:ind w:left="851"/>
        <w:jc w:val="both"/>
        <w:rPr>
          <w:rFonts w:ascii="Times New Roman" w:eastAsia="Times New Roman" w:hAnsi="Times New Roman"/>
          <w:sz w:val="24"/>
          <w:szCs w:val="24"/>
          <w:lang w:eastAsia="hu-HU"/>
        </w:rPr>
      </w:pPr>
      <w:r w:rsidRPr="00A852DC">
        <w:rPr>
          <w:rFonts w:ascii="Times New Roman" w:eastAsia="Times New Roman" w:hAnsi="Times New Roman"/>
          <w:sz w:val="24"/>
          <w:szCs w:val="24"/>
          <w:lang w:eastAsia="hu-HU"/>
        </w:rPr>
        <w:tab/>
        <w:t>………………………………….</w:t>
      </w:r>
    </w:p>
    <w:p w14:paraId="2CE1AB1C" w14:textId="77777777" w:rsidR="000871EA" w:rsidRPr="00A852DC" w:rsidRDefault="000871EA" w:rsidP="000871EA">
      <w:pPr>
        <w:tabs>
          <w:tab w:val="center" w:pos="6237"/>
        </w:tabs>
        <w:spacing w:before="120" w:after="120" w:line="240" w:lineRule="auto"/>
        <w:ind w:left="851"/>
        <w:jc w:val="both"/>
        <w:rPr>
          <w:rFonts w:ascii="Times New Roman" w:eastAsia="Times New Roman" w:hAnsi="Times New Roman"/>
          <w:sz w:val="24"/>
          <w:szCs w:val="24"/>
          <w:lang w:eastAsia="hu-HU"/>
        </w:rPr>
      </w:pPr>
      <w:r w:rsidRPr="00A852DC">
        <w:rPr>
          <w:rFonts w:ascii="Times New Roman" w:eastAsia="Times New Roman" w:hAnsi="Times New Roman"/>
          <w:sz w:val="24"/>
          <w:szCs w:val="24"/>
          <w:lang w:eastAsia="hu-HU"/>
        </w:rPr>
        <w:tab/>
        <w:t>A Vállalkozó képviselője</w:t>
      </w:r>
    </w:p>
    <w:p w14:paraId="686E14AE" w14:textId="77777777" w:rsidR="000871EA" w:rsidRPr="00A852DC" w:rsidRDefault="000871EA" w:rsidP="000871EA">
      <w:pPr>
        <w:spacing w:before="120" w:after="120" w:line="240" w:lineRule="auto"/>
        <w:ind w:left="142"/>
        <w:jc w:val="both"/>
        <w:rPr>
          <w:rFonts w:ascii="Times New Roman" w:eastAsia="Times New Roman" w:hAnsi="Times New Roman"/>
          <w:sz w:val="24"/>
          <w:szCs w:val="24"/>
          <w:lang w:eastAsia="hu-HU"/>
        </w:rPr>
      </w:pPr>
      <w:r w:rsidRPr="00A852DC">
        <w:rPr>
          <w:rFonts w:ascii="Times New Roman" w:eastAsia="Times New Roman" w:hAnsi="Times New Roman"/>
          <w:sz w:val="24"/>
          <w:szCs w:val="24"/>
          <w:lang w:eastAsia="hu-HU"/>
        </w:rPr>
        <w:t xml:space="preserve">A Megrendelő képviselője a Vállalkozó készre jelentése alapján felülvizsgálta a tárgyi szerződés teljesítését és nyilatkozik annak szerződés szerinti teljesítéséről, amely alapján a Vállalkozó </w:t>
      </w:r>
    </w:p>
    <w:p w14:paraId="621C4A4D" w14:textId="77777777" w:rsidR="000871EA" w:rsidRPr="00A852DC" w:rsidRDefault="000871EA" w:rsidP="000871EA">
      <w:pPr>
        <w:spacing w:before="120" w:after="120" w:line="240" w:lineRule="auto"/>
        <w:ind w:left="851"/>
        <w:jc w:val="center"/>
        <w:rPr>
          <w:rFonts w:ascii="Times New Roman" w:eastAsia="Times New Roman" w:hAnsi="Times New Roman"/>
          <w:sz w:val="24"/>
          <w:szCs w:val="24"/>
          <w:lang w:eastAsia="hu-HU"/>
        </w:rPr>
      </w:pPr>
      <w:r w:rsidRPr="00A852DC">
        <w:rPr>
          <w:rFonts w:ascii="Times New Roman" w:eastAsia="Times New Roman" w:hAnsi="Times New Roman"/>
          <w:b/>
          <w:sz w:val="24"/>
          <w:szCs w:val="24"/>
          <w:lang w:eastAsia="hu-HU"/>
        </w:rPr>
        <w:t>000.000.000,- Ft + ÁFA</w:t>
      </w:r>
    </w:p>
    <w:p w14:paraId="725B45CF" w14:textId="77777777" w:rsidR="000871EA" w:rsidRPr="00A852DC" w:rsidRDefault="000871EA" w:rsidP="000871EA">
      <w:pPr>
        <w:spacing w:before="120" w:after="120" w:line="240" w:lineRule="auto"/>
        <w:ind w:left="851" w:hanging="709"/>
        <w:jc w:val="both"/>
        <w:rPr>
          <w:rFonts w:ascii="Times New Roman" w:eastAsia="Times New Roman" w:hAnsi="Times New Roman"/>
          <w:sz w:val="24"/>
          <w:szCs w:val="24"/>
          <w:lang w:eastAsia="hu-HU"/>
        </w:rPr>
      </w:pPr>
      <w:r w:rsidRPr="00A852DC">
        <w:rPr>
          <w:rFonts w:ascii="Times New Roman" w:eastAsia="Times New Roman" w:hAnsi="Times New Roman"/>
          <w:sz w:val="24"/>
          <w:szCs w:val="24"/>
          <w:lang w:eastAsia="hu-HU"/>
        </w:rPr>
        <w:t>összegű számla benyújtására jogosult.</w:t>
      </w:r>
    </w:p>
    <w:p w14:paraId="32920E3C" w14:textId="77777777" w:rsidR="000871EA" w:rsidRPr="00A852DC" w:rsidRDefault="000871EA" w:rsidP="000871EA">
      <w:pPr>
        <w:spacing w:before="120" w:after="120" w:line="240" w:lineRule="auto"/>
        <w:ind w:right="283"/>
        <w:jc w:val="both"/>
        <w:rPr>
          <w:rFonts w:ascii="Times New Roman" w:eastAsia="Times New Roman" w:hAnsi="Times New Roman"/>
          <w:sz w:val="24"/>
          <w:szCs w:val="24"/>
          <w:lang w:eastAsia="hu-HU"/>
        </w:rPr>
      </w:pPr>
      <w:r w:rsidRPr="00A852DC">
        <w:rPr>
          <w:rFonts w:ascii="Times New Roman" w:eastAsia="Times New Roman" w:hAnsi="Times New Roman"/>
          <w:sz w:val="24"/>
          <w:szCs w:val="24"/>
          <w:lang w:eastAsia="hu-HU"/>
        </w:rPr>
        <w:t>A Megrendelő képviselőinek fentiek szerinti nyilatkozata nem értelmező úgy, hogy a Megrendelő a teljesítésigazolás kiadásával lemond bármely, a hivatkozott szerződésben rögzített jogáról, különös tekintettel a kötbér a kártérítési igények érvényesítéséről.</w:t>
      </w:r>
    </w:p>
    <w:p w14:paraId="2838ED57" w14:textId="77777777" w:rsidR="000871EA" w:rsidRPr="00A852DC" w:rsidRDefault="000871EA" w:rsidP="000871EA">
      <w:pPr>
        <w:spacing w:before="120" w:after="120" w:line="240" w:lineRule="auto"/>
        <w:jc w:val="both"/>
        <w:rPr>
          <w:rFonts w:ascii="Times New Roman" w:eastAsia="Times New Roman" w:hAnsi="Times New Roman"/>
          <w:sz w:val="24"/>
          <w:szCs w:val="24"/>
          <w:lang w:eastAsia="hu-HU"/>
        </w:rPr>
      </w:pPr>
    </w:p>
    <w:p w14:paraId="2AF5D868" w14:textId="77777777" w:rsidR="000871EA" w:rsidRPr="00A852DC" w:rsidRDefault="000871EA" w:rsidP="000871EA">
      <w:pPr>
        <w:spacing w:after="120" w:line="240" w:lineRule="auto"/>
        <w:jc w:val="both"/>
        <w:rPr>
          <w:rFonts w:ascii="Times New Roman" w:eastAsia="Times New Roman" w:hAnsi="Times New Roman"/>
          <w:bCs/>
          <w:sz w:val="24"/>
          <w:szCs w:val="24"/>
        </w:rPr>
      </w:pPr>
      <w:r w:rsidRPr="00A852DC">
        <w:rPr>
          <w:rFonts w:ascii="Times New Roman" w:eastAsia="Times New Roman" w:hAnsi="Times New Roman"/>
          <w:bCs/>
          <w:sz w:val="24"/>
          <w:szCs w:val="24"/>
        </w:rPr>
        <w:t>…….., . ………...</w:t>
      </w:r>
    </w:p>
    <w:p w14:paraId="347BD14B" w14:textId="77777777" w:rsidR="000871EA" w:rsidRPr="00A852DC" w:rsidRDefault="000871EA" w:rsidP="000871EA">
      <w:pPr>
        <w:spacing w:after="120" w:line="240" w:lineRule="auto"/>
        <w:jc w:val="both"/>
        <w:rPr>
          <w:rFonts w:ascii="Times New Roman" w:eastAsia="Times New Roman" w:hAnsi="Times New Roman"/>
          <w:sz w:val="24"/>
          <w:szCs w:val="24"/>
        </w:rPr>
      </w:pPr>
    </w:p>
    <w:p w14:paraId="0D18F6FA" w14:textId="77777777" w:rsidR="000871EA" w:rsidRPr="00A852DC" w:rsidRDefault="000871EA" w:rsidP="000871EA">
      <w:pPr>
        <w:spacing w:after="120" w:line="240" w:lineRule="auto"/>
        <w:ind w:firstLine="708"/>
        <w:jc w:val="both"/>
        <w:rPr>
          <w:rFonts w:ascii="Times New Roman" w:eastAsia="Times New Roman" w:hAnsi="Times New Roman"/>
          <w:sz w:val="24"/>
          <w:szCs w:val="24"/>
        </w:rPr>
      </w:pPr>
      <w:r w:rsidRPr="00A852DC">
        <w:rPr>
          <w:rFonts w:ascii="Times New Roman" w:eastAsia="Times New Roman" w:hAnsi="Times New Roman"/>
          <w:sz w:val="24"/>
          <w:szCs w:val="24"/>
        </w:rPr>
        <w:t>………………………………....</w:t>
      </w:r>
      <w:r w:rsidRPr="00A852DC">
        <w:rPr>
          <w:rFonts w:ascii="Times New Roman" w:eastAsia="Times New Roman" w:hAnsi="Times New Roman"/>
          <w:sz w:val="24"/>
          <w:szCs w:val="24"/>
        </w:rPr>
        <w:tab/>
      </w:r>
      <w:r w:rsidRPr="00A852DC">
        <w:rPr>
          <w:rFonts w:ascii="Times New Roman" w:eastAsia="Times New Roman" w:hAnsi="Times New Roman"/>
          <w:sz w:val="24"/>
          <w:szCs w:val="24"/>
        </w:rPr>
        <w:tab/>
        <w:t>…………..…………………..</w:t>
      </w:r>
    </w:p>
    <w:p w14:paraId="11C7884D" w14:textId="77777777" w:rsidR="000871EA" w:rsidRPr="00A852DC" w:rsidRDefault="000871EA" w:rsidP="000871EA">
      <w:pPr>
        <w:tabs>
          <w:tab w:val="center" w:pos="2552"/>
          <w:tab w:val="center" w:pos="6521"/>
        </w:tabs>
        <w:spacing w:after="0" w:line="240" w:lineRule="auto"/>
        <w:jc w:val="both"/>
        <w:rPr>
          <w:rFonts w:ascii="Times New Roman" w:eastAsia="Times New Roman" w:hAnsi="Times New Roman"/>
          <w:sz w:val="24"/>
          <w:szCs w:val="24"/>
        </w:rPr>
      </w:pPr>
      <w:r w:rsidRPr="00A852DC">
        <w:rPr>
          <w:rFonts w:ascii="Times New Roman" w:eastAsia="Times New Roman" w:hAnsi="Times New Roman"/>
          <w:sz w:val="24"/>
          <w:szCs w:val="24"/>
        </w:rPr>
        <w:tab/>
      </w:r>
      <w:r w:rsidRPr="00A852DC">
        <w:rPr>
          <w:rFonts w:ascii="Times New Roman" w:eastAsia="Times New Roman" w:hAnsi="Times New Roman"/>
          <w:sz w:val="24"/>
          <w:szCs w:val="24"/>
        </w:rPr>
        <w:tab/>
        <w:t xml:space="preserve">kifizetésre jogosító </w:t>
      </w:r>
    </w:p>
    <w:p w14:paraId="2EC49D48" w14:textId="77777777" w:rsidR="000871EA" w:rsidRPr="00A852DC" w:rsidRDefault="000871EA" w:rsidP="000871EA">
      <w:pPr>
        <w:tabs>
          <w:tab w:val="center" w:pos="2552"/>
          <w:tab w:val="center" w:pos="6521"/>
        </w:tabs>
        <w:spacing w:after="0" w:line="240" w:lineRule="auto"/>
        <w:jc w:val="both"/>
        <w:rPr>
          <w:rFonts w:ascii="Times New Roman" w:eastAsia="Times New Roman" w:hAnsi="Times New Roman"/>
          <w:sz w:val="24"/>
          <w:szCs w:val="24"/>
        </w:rPr>
      </w:pPr>
      <w:r w:rsidRPr="00A852DC">
        <w:rPr>
          <w:rFonts w:ascii="Times New Roman" w:eastAsia="Times New Roman" w:hAnsi="Times New Roman"/>
          <w:sz w:val="24"/>
          <w:szCs w:val="24"/>
        </w:rPr>
        <w:tab/>
        <w:t>kapcsolattartó neve</w:t>
      </w:r>
    </w:p>
    <w:p w14:paraId="47D2AC8C" w14:textId="77777777" w:rsidR="000871EA" w:rsidRDefault="000871EA" w:rsidP="000871EA">
      <w:pPr>
        <w:tabs>
          <w:tab w:val="center" w:pos="2552"/>
          <w:tab w:val="center" w:pos="6521"/>
        </w:tabs>
        <w:spacing w:after="0" w:line="240" w:lineRule="auto"/>
        <w:jc w:val="both"/>
        <w:rPr>
          <w:rFonts w:ascii="Times New Roman" w:eastAsia="Times New Roman" w:hAnsi="Times New Roman"/>
          <w:sz w:val="24"/>
          <w:szCs w:val="24"/>
        </w:rPr>
      </w:pPr>
      <w:r w:rsidRPr="00A852DC">
        <w:rPr>
          <w:rFonts w:ascii="Times New Roman" w:eastAsia="Times New Roman" w:hAnsi="Times New Roman"/>
          <w:sz w:val="24"/>
          <w:szCs w:val="24"/>
        </w:rPr>
        <w:tab/>
        <w:t>törzsszáma vagy beosztása</w:t>
      </w:r>
      <w:r w:rsidRPr="00A852DC">
        <w:rPr>
          <w:rFonts w:ascii="Times New Roman" w:eastAsia="Times New Roman" w:hAnsi="Times New Roman"/>
          <w:sz w:val="24"/>
          <w:szCs w:val="24"/>
        </w:rPr>
        <w:tab/>
        <w:t xml:space="preserve">teljesítésigazolás aláírására </w:t>
      </w:r>
    </w:p>
    <w:p w14:paraId="6BC8EDDA" w14:textId="77777777" w:rsidR="0053005F" w:rsidRDefault="0053005F" w:rsidP="000871EA">
      <w:pPr>
        <w:tabs>
          <w:tab w:val="center" w:pos="2552"/>
          <w:tab w:val="center" w:pos="6521"/>
        </w:tabs>
        <w:spacing w:after="0" w:line="240" w:lineRule="auto"/>
        <w:jc w:val="both"/>
        <w:rPr>
          <w:rFonts w:ascii="Times New Roman" w:eastAsia="Times New Roman" w:hAnsi="Times New Roman"/>
          <w:sz w:val="24"/>
          <w:szCs w:val="24"/>
        </w:rPr>
      </w:pPr>
    </w:p>
    <w:p w14:paraId="02B7C200" w14:textId="18EE88CD" w:rsidR="000871EA" w:rsidRPr="0053005F" w:rsidRDefault="000871EA" w:rsidP="0027212C">
      <w:pPr>
        <w:pStyle w:val="ListParagraph"/>
        <w:numPr>
          <w:ilvl w:val="0"/>
          <w:numId w:val="23"/>
        </w:numPr>
        <w:spacing w:after="120" w:line="240" w:lineRule="auto"/>
        <w:jc w:val="right"/>
        <w:rPr>
          <w:rFonts w:ascii="Times New Roman" w:eastAsia="Times New Roman" w:hAnsi="Times New Roman"/>
          <w:b/>
          <w:sz w:val="24"/>
          <w:szCs w:val="24"/>
          <w:lang w:val="de-DE"/>
        </w:rPr>
      </w:pPr>
      <w:r w:rsidRPr="0053005F">
        <w:rPr>
          <w:rFonts w:ascii="Times New Roman" w:eastAsia="Times New Roman" w:hAnsi="Times New Roman"/>
          <w:b/>
          <w:sz w:val="24"/>
          <w:szCs w:val="24"/>
          <w:lang w:val="de-DE"/>
        </w:rPr>
        <w:t>számú melléklet</w:t>
      </w:r>
    </w:p>
    <w:p w14:paraId="5E9A278E" w14:textId="77777777" w:rsidR="000871EA" w:rsidRDefault="000871EA" w:rsidP="000871EA">
      <w:pPr>
        <w:tabs>
          <w:tab w:val="center" w:pos="1985"/>
          <w:tab w:val="center" w:pos="7513"/>
        </w:tabs>
        <w:spacing w:after="120" w:line="240" w:lineRule="auto"/>
        <w:jc w:val="center"/>
        <w:rPr>
          <w:rFonts w:ascii="Times New Roman" w:eastAsia="Times New Roman" w:hAnsi="Times New Roman"/>
          <w:b/>
          <w:snapToGrid w:val="0"/>
          <w:sz w:val="24"/>
          <w:szCs w:val="24"/>
          <w:lang w:eastAsia="hu-HU"/>
        </w:rPr>
      </w:pPr>
    </w:p>
    <w:p w14:paraId="5AEC5D36" w14:textId="77777777" w:rsidR="000871EA" w:rsidRPr="00005998" w:rsidRDefault="000871EA" w:rsidP="000871EA">
      <w:pPr>
        <w:tabs>
          <w:tab w:val="center" w:pos="1440"/>
          <w:tab w:val="center" w:pos="7380"/>
        </w:tabs>
        <w:spacing w:after="0" w:line="240" w:lineRule="auto"/>
        <w:ind w:left="360"/>
        <w:jc w:val="center"/>
        <w:rPr>
          <w:rFonts w:ascii="Times New Roman" w:hAnsi="Times New Roman"/>
          <w:b/>
          <w:bCs/>
          <w:sz w:val="24"/>
          <w:szCs w:val="24"/>
          <w:lang w:eastAsia="hu-HU"/>
        </w:rPr>
      </w:pPr>
      <w:r>
        <w:rPr>
          <w:rFonts w:ascii="Times New Roman" w:hAnsi="Times New Roman"/>
          <w:b/>
          <w:bCs/>
          <w:sz w:val="24"/>
          <w:szCs w:val="24"/>
          <w:lang w:eastAsia="hu-HU"/>
        </w:rPr>
        <w:t>IT jogosultsági lista</w:t>
      </w:r>
    </w:p>
    <w:p w14:paraId="38C0BD4E" w14:textId="77777777" w:rsidR="000871EA" w:rsidRPr="00005998" w:rsidRDefault="000871EA" w:rsidP="000871EA">
      <w:pPr>
        <w:tabs>
          <w:tab w:val="center" w:pos="1440"/>
          <w:tab w:val="center" w:pos="7380"/>
        </w:tabs>
        <w:spacing w:after="0" w:line="240" w:lineRule="auto"/>
        <w:ind w:left="360"/>
        <w:jc w:val="center"/>
        <w:rPr>
          <w:rFonts w:ascii="Times New Roman" w:hAnsi="Times New Roman"/>
          <w:b/>
          <w:bCs/>
          <w:sz w:val="24"/>
          <w:szCs w:val="24"/>
          <w:lang w:eastAsia="hu-HU"/>
        </w:rPr>
      </w:pPr>
    </w:p>
    <w:p w14:paraId="552B2743" w14:textId="77777777" w:rsidR="000871EA" w:rsidRPr="00005998" w:rsidRDefault="000871EA" w:rsidP="000871EA">
      <w:pPr>
        <w:tabs>
          <w:tab w:val="center" w:pos="1440"/>
          <w:tab w:val="center" w:pos="7380"/>
        </w:tabs>
        <w:spacing w:after="0" w:line="240" w:lineRule="auto"/>
        <w:ind w:left="360"/>
        <w:jc w:val="center"/>
        <w:rPr>
          <w:rFonts w:ascii="Times New Roman" w:hAnsi="Times New Roman"/>
          <w:b/>
          <w:bCs/>
          <w:sz w:val="24"/>
          <w:szCs w:val="24"/>
          <w:lang w:eastAsia="hu-HU"/>
        </w:rPr>
      </w:pPr>
      <w:r>
        <w:rPr>
          <w:rFonts w:ascii="Times New Roman" w:hAnsi="Times New Roman"/>
          <w:b/>
          <w:bCs/>
          <w:sz w:val="24"/>
          <w:szCs w:val="24"/>
          <w:lang w:eastAsia="hu-HU"/>
        </w:rPr>
        <w:t>a xxxxxxxxxxxxxxx</w:t>
      </w:r>
      <w:r w:rsidRPr="00005998">
        <w:rPr>
          <w:rFonts w:ascii="Times New Roman" w:hAnsi="Times New Roman"/>
          <w:b/>
          <w:bCs/>
          <w:sz w:val="24"/>
          <w:szCs w:val="24"/>
          <w:lang w:eastAsia="hu-HU"/>
        </w:rPr>
        <w:t xml:space="preserve"> sz</w:t>
      </w:r>
      <w:r>
        <w:rPr>
          <w:rFonts w:ascii="Times New Roman" w:hAnsi="Times New Roman"/>
          <w:b/>
          <w:bCs/>
          <w:sz w:val="24"/>
          <w:szCs w:val="24"/>
          <w:lang w:eastAsia="hu-HU"/>
        </w:rPr>
        <w:t>ámú</w:t>
      </w:r>
      <w:r w:rsidRPr="00005998">
        <w:rPr>
          <w:rFonts w:ascii="Times New Roman" w:hAnsi="Times New Roman"/>
          <w:b/>
          <w:bCs/>
          <w:sz w:val="24"/>
          <w:szCs w:val="24"/>
          <w:lang w:eastAsia="hu-HU"/>
        </w:rPr>
        <w:t xml:space="preserve"> szerződéshez</w:t>
      </w:r>
    </w:p>
    <w:p w14:paraId="738E0B94" w14:textId="77777777" w:rsidR="000871EA" w:rsidRPr="00005998" w:rsidRDefault="000871EA" w:rsidP="000871EA">
      <w:pPr>
        <w:tabs>
          <w:tab w:val="center" w:pos="1440"/>
          <w:tab w:val="center" w:pos="7380"/>
        </w:tabs>
        <w:spacing w:after="0" w:line="240" w:lineRule="auto"/>
        <w:ind w:left="360"/>
        <w:jc w:val="both"/>
        <w:rPr>
          <w:rFonts w:ascii="Times New Roman" w:hAnsi="Times New Roman"/>
          <w:b/>
          <w:bCs/>
          <w:sz w:val="24"/>
          <w:szCs w:val="24"/>
          <w:lang w:eastAsia="hu-HU"/>
        </w:rPr>
      </w:pPr>
    </w:p>
    <w:p w14:paraId="2B5F2F98" w14:textId="77777777" w:rsidR="000871EA" w:rsidRPr="00005998" w:rsidRDefault="000871EA" w:rsidP="000871EA">
      <w:pPr>
        <w:tabs>
          <w:tab w:val="center" w:pos="1440"/>
          <w:tab w:val="center" w:pos="7380"/>
        </w:tabs>
        <w:spacing w:after="0" w:line="240" w:lineRule="auto"/>
        <w:ind w:left="360"/>
        <w:jc w:val="both"/>
        <w:rPr>
          <w:rFonts w:ascii="Times New Roman" w:hAnsi="Times New Roman"/>
          <w:bCs/>
          <w:sz w:val="24"/>
          <w:szCs w:val="24"/>
          <w:lang w:eastAsia="hu-HU"/>
        </w:rPr>
      </w:pPr>
    </w:p>
    <w:p w14:paraId="7DB19363" w14:textId="77777777" w:rsidR="000871EA" w:rsidRPr="00005998" w:rsidRDefault="000871EA" w:rsidP="000871EA">
      <w:pPr>
        <w:ind w:left="360"/>
        <w:jc w:val="both"/>
        <w:rPr>
          <w:rFonts w:ascii="Times New Roman" w:hAnsi="Times New Roman"/>
          <w:b/>
          <w:sz w:val="24"/>
          <w:szCs w:val="24"/>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154"/>
        <w:gridCol w:w="4908"/>
      </w:tblGrid>
      <w:tr w:rsidR="000871EA" w:rsidRPr="00005998" w14:paraId="1DBB9F3B" w14:textId="77777777">
        <w:tc>
          <w:tcPr>
            <w:tcW w:w="4242" w:type="dxa"/>
          </w:tcPr>
          <w:p w14:paraId="20702D82" w14:textId="77777777" w:rsidR="000871EA" w:rsidRPr="00005998" w:rsidRDefault="000871EA">
            <w:pPr>
              <w:jc w:val="both"/>
              <w:rPr>
                <w:rFonts w:ascii="Times New Roman" w:hAnsi="Times New Roman"/>
                <w:sz w:val="24"/>
                <w:szCs w:val="24"/>
              </w:rPr>
            </w:pPr>
            <w:r w:rsidRPr="00005998">
              <w:rPr>
                <w:rFonts w:ascii="Times New Roman" w:hAnsi="Times New Roman"/>
                <w:sz w:val="24"/>
                <w:szCs w:val="24"/>
              </w:rPr>
              <w:t>A szerződés tárgya</w:t>
            </w:r>
          </w:p>
        </w:tc>
        <w:tc>
          <w:tcPr>
            <w:tcW w:w="5046" w:type="dxa"/>
          </w:tcPr>
          <w:p w14:paraId="0A8EA77A" w14:textId="77777777" w:rsidR="000871EA" w:rsidRPr="00005998" w:rsidRDefault="000871EA">
            <w:pPr>
              <w:tabs>
                <w:tab w:val="center" w:pos="4536"/>
                <w:tab w:val="right" w:pos="9072"/>
              </w:tabs>
              <w:jc w:val="both"/>
              <w:rPr>
                <w:rFonts w:ascii="Times New Roman" w:hAnsi="Times New Roman"/>
                <w:sz w:val="24"/>
                <w:szCs w:val="24"/>
                <w:lang w:eastAsia="hu-HU"/>
              </w:rPr>
            </w:pPr>
          </w:p>
        </w:tc>
      </w:tr>
      <w:tr w:rsidR="000871EA" w:rsidRPr="00005998" w14:paraId="422F391B" w14:textId="77777777">
        <w:tc>
          <w:tcPr>
            <w:tcW w:w="4242" w:type="dxa"/>
          </w:tcPr>
          <w:p w14:paraId="41D85ED8" w14:textId="77777777" w:rsidR="000871EA" w:rsidRPr="00005998" w:rsidRDefault="000871EA">
            <w:pPr>
              <w:jc w:val="both"/>
              <w:rPr>
                <w:rFonts w:ascii="Times New Roman" w:hAnsi="Times New Roman"/>
                <w:sz w:val="24"/>
                <w:szCs w:val="24"/>
              </w:rPr>
            </w:pPr>
            <w:r w:rsidRPr="00005998">
              <w:rPr>
                <w:rFonts w:ascii="Times New Roman" w:hAnsi="Times New Roman"/>
                <w:sz w:val="24"/>
                <w:szCs w:val="24"/>
              </w:rPr>
              <w:t>A szerződő partner neve</w:t>
            </w:r>
          </w:p>
        </w:tc>
        <w:tc>
          <w:tcPr>
            <w:tcW w:w="5046" w:type="dxa"/>
          </w:tcPr>
          <w:p w14:paraId="24BB5817" w14:textId="77777777" w:rsidR="000871EA" w:rsidRPr="00005998" w:rsidRDefault="000871EA">
            <w:pPr>
              <w:jc w:val="both"/>
              <w:rPr>
                <w:rFonts w:ascii="Times New Roman" w:hAnsi="Times New Roman"/>
                <w:sz w:val="24"/>
                <w:szCs w:val="24"/>
              </w:rPr>
            </w:pPr>
          </w:p>
        </w:tc>
      </w:tr>
    </w:tbl>
    <w:p w14:paraId="28AE96FA" w14:textId="77777777" w:rsidR="000871EA" w:rsidRPr="00005998" w:rsidRDefault="000871EA" w:rsidP="000871EA">
      <w:pPr>
        <w:jc w:val="both"/>
        <w:rPr>
          <w:rFonts w:ascii="Times New Roman" w:hAnsi="Times New Roman"/>
          <w:sz w:val="24"/>
          <w:szCs w:val="24"/>
        </w:rPr>
      </w:pPr>
    </w:p>
    <w:p w14:paraId="4CE2CA50" w14:textId="77777777" w:rsidR="000871EA" w:rsidRPr="00943469" w:rsidRDefault="000871EA" w:rsidP="000871EA">
      <w:pPr>
        <w:spacing w:after="0" w:line="240" w:lineRule="auto"/>
        <w:rPr>
          <w:rFonts w:ascii="Times New Roman" w:hAnsi="Times New Roman"/>
          <w:sz w:val="24"/>
          <w:szCs w:val="24"/>
        </w:rPr>
      </w:pPr>
      <w:r w:rsidRPr="00943469">
        <w:rPr>
          <w:rFonts w:ascii="Times New Roman" w:hAnsi="Times New Roman"/>
          <w:sz w:val="24"/>
          <w:szCs w:val="24"/>
        </w:rPr>
        <w:t>A Vállalkozó a jelen szerződésben vállalt kötelezettségeinek teljesítéséhez a Megrendelőtől az alábbi jogosultságokat kapja:</w:t>
      </w:r>
    </w:p>
    <w:p w14:paraId="33784292" w14:textId="77777777" w:rsidR="000871EA" w:rsidRPr="00943469" w:rsidRDefault="000871EA" w:rsidP="000871EA">
      <w:pPr>
        <w:spacing w:after="0" w:line="240" w:lineRule="auto"/>
        <w:rPr>
          <w:rFonts w:ascii="Times New Roman" w:hAnsi="Times New Roman"/>
          <w:sz w:val="24"/>
          <w:szCs w:val="24"/>
        </w:rPr>
      </w:pPr>
    </w:p>
    <w:p w14:paraId="279E96E9" w14:textId="77777777" w:rsidR="000871EA" w:rsidRPr="00281006" w:rsidRDefault="000871EA" w:rsidP="000871EA">
      <w:pPr>
        <w:spacing w:before="120" w:after="0" w:line="240" w:lineRule="auto"/>
        <w:jc w:val="both"/>
        <w:rPr>
          <w:rFonts w:ascii="Times New Roman" w:eastAsia="Times New Roman" w:hAnsi="Times New Roman"/>
          <w:sz w:val="24"/>
          <w:szCs w:val="24"/>
          <w:lang w:eastAsia="hu-HU"/>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8"/>
        <w:gridCol w:w="3027"/>
        <w:gridCol w:w="3027"/>
      </w:tblGrid>
      <w:tr w:rsidR="000871EA" w:rsidRPr="00A5193B" w14:paraId="1CFBFDCB" w14:textId="77777777">
        <w:tc>
          <w:tcPr>
            <w:tcW w:w="3070" w:type="dxa"/>
          </w:tcPr>
          <w:p w14:paraId="0A102125" w14:textId="77777777" w:rsidR="000871EA" w:rsidRPr="00A5193B" w:rsidRDefault="000871EA">
            <w:pPr>
              <w:spacing w:before="120" w:after="0" w:line="240" w:lineRule="auto"/>
              <w:jc w:val="center"/>
              <w:rPr>
                <w:rFonts w:ascii="Times New Roman" w:eastAsia="Times New Roman" w:hAnsi="Times New Roman"/>
                <w:sz w:val="24"/>
                <w:szCs w:val="24"/>
                <w:lang w:eastAsia="hu-HU"/>
              </w:rPr>
            </w:pPr>
            <w:r w:rsidRPr="00A5193B">
              <w:rPr>
                <w:rFonts w:ascii="Times New Roman" w:eastAsia="Times New Roman" w:hAnsi="Times New Roman"/>
                <w:sz w:val="24"/>
                <w:szCs w:val="24"/>
                <w:lang w:eastAsia="hu-HU"/>
              </w:rPr>
              <w:t>név</w:t>
            </w:r>
          </w:p>
        </w:tc>
        <w:tc>
          <w:tcPr>
            <w:tcW w:w="3071" w:type="dxa"/>
          </w:tcPr>
          <w:p w14:paraId="27D43A45" w14:textId="77777777" w:rsidR="000871EA" w:rsidRPr="00A5193B" w:rsidRDefault="000871EA">
            <w:pPr>
              <w:spacing w:before="120" w:after="0" w:line="240" w:lineRule="auto"/>
              <w:jc w:val="center"/>
              <w:rPr>
                <w:rFonts w:ascii="Times New Roman" w:eastAsia="Times New Roman" w:hAnsi="Times New Roman"/>
                <w:sz w:val="24"/>
                <w:szCs w:val="24"/>
                <w:lang w:eastAsia="hu-HU"/>
              </w:rPr>
            </w:pPr>
            <w:r w:rsidRPr="00A5193B">
              <w:rPr>
                <w:rFonts w:ascii="Times New Roman" w:eastAsia="Times New Roman" w:hAnsi="Times New Roman"/>
                <w:sz w:val="24"/>
                <w:szCs w:val="24"/>
                <w:lang w:eastAsia="hu-HU"/>
              </w:rPr>
              <w:t>felhasználó azonosító</w:t>
            </w:r>
          </w:p>
        </w:tc>
        <w:tc>
          <w:tcPr>
            <w:tcW w:w="3071" w:type="dxa"/>
          </w:tcPr>
          <w:p w14:paraId="13CC3AE4" w14:textId="77777777" w:rsidR="000871EA" w:rsidRPr="00A5193B" w:rsidRDefault="000871EA">
            <w:pPr>
              <w:spacing w:before="120" w:after="0" w:line="240" w:lineRule="auto"/>
              <w:jc w:val="center"/>
              <w:rPr>
                <w:rFonts w:ascii="Times New Roman" w:eastAsia="Times New Roman" w:hAnsi="Times New Roman"/>
                <w:sz w:val="24"/>
                <w:szCs w:val="24"/>
                <w:lang w:eastAsia="hu-HU"/>
              </w:rPr>
            </w:pPr>
            <w:r w:rsidRPr="00A5193B">
              <w:rPr>
                <w:rFonts w:ascii="Times New Roman" w:eastAsia="Times New Roman" w:hAnsi="Times New Roman"/>
                <w:sz w:val="24"/>
                <w:szCs w:val="24"/>
                <w:lang w:eastAsia="hu-HU"/>
              </w:rPr>
              <w:t>jogosultság</w:t>
            </w:r>
          </w:p>
        </w:tc>
      </w:tr>
      <w:tr w:rsidR="000871EA" w:rsidRPr="00A5193B" w14:paraId="518A4ECC" w14:textId="77777777">
        <w:tc>
          <w:tcPr>
            <w:tcW w:w="3070" w:type="dxa"/>
          </w:tcPr>
          <w:p w14:paraId="0A441ABC" w14:textId="77777777" w:rsidR="000871EA" w:rsidRPr="00A5193B" w:rsidRDefault="000871EA">
            <w:pPr>
              <w:spacing w:before="120" w:after="0" w:line="240" w:lineRule="auto"/>
              <w:jc w:val="center"/>
              <w:rPr>
                <w:rFonts w:ascii="Times New Roman" w:eastAsia="Times New Roman" w:hAnsi="Times New Roman"/>
                <w:sz w:val="24"/>
                <w:szCs w:val="24"/>
                <w:lang w:eastAsia="hu-HU"/>
              </w:rPr>
            </w:pPr>
          </w:p>
        </w:tc>
        <w:tc>
          <w:tcPr>
            <w:tcW w:w="3071" w:type="dxa"/>
          </w:tcPr>
          <w:p w14:paraId="71C2446F" w14:textId="77777777" w:rsidR="000871EA" w:rsidRPr="00A5193B" w:rsidRDefault="000871EA">
            <w:pPr>
              <w:spacing w:before="120" w:after="0" w:line="240" w:lineRule="auto"/>
              <w:jc w:val="center"/>
              <w:rPr>
                <w:rFonts w:ascii="Times New Roman" w:eastAsia="Times New Roman" w:hAnsi="Times New Roman"/>
                <w:sz w:val="24"/>
                <w:szCs w:val="24"/>
                <w:lang w:eastAsia="hu-HU"/>
              </w:rPr>
            </w:pPr>
          </w:p>
        </w:tc>
        <w:tc>
          <w:tcPr>
            <w:tcW w:w="3071" w:type="dxa"/>
          </w:tcPr>
          <w:p w14:paraId="44C8419F" w14:textId="77777777" w:rsidR="000871EA" w:rsidRPr="00A5193B" w:rsidRDefault="000871EA">
            <w:pPr>
              <w:spacing w:before="120" w:after="0" w:line="240" w:lineRule="auto"/>
              <w:jc w:val="center"/>
              <w:rPr>
                <w:rFonts w:ascii="Times New Roman" w:eastAsia="Times New Roman" w:hAnsi="Times New Roman"/>
                <w:sz w:val="24"/>
                <w:szCs w:val="24"/>
                <w:lang w:eastAsia="hu-HU"/>
              </w:rPr>
            </w:pPr>
          </w:p>
        </w:tc>
      </w:tr>
      <w:tr w:rsidR="000871EA" w:rsidRPr="00A5193B" w14:paraId="59AE4916" w14:textId="77777777">
        <w:tc>
          <w:tcPr>
            <w:tcW w:w="3070" w:type="dxa"/>
          </w:tcPr>
          <w:p w14:paraId="41FDC060" w14:textId="77777777" w:rsidR="000871EA" w:rsidRPr="00A5193B" w:rsidRDefault="000871EA">
            <w:pPr>
              <w:spacing w:before="120" w:after="0" w:line="240" w:lineRule="auto"/>
              <w:jc w:val="center"/>
              <w:rPr>
                <w:rFonts w:ascii="Times New Roman" w:eastAsia="Times New Roman" w:hAnsi="Times New Roman"/>
                <w:sz w:val="24"/>
                <w:szCs w:val="24"/>
                <w:lang w:eastAsia="hu-HU"/>
              </w:rPr>
            </w:pPr>
          </w:p>
        </w:tc>
        <w:tc>
          <w:tcPr>
            <w:tcW w:w="3071" w:type="dxa"/>
          </w:tcPr>
          <w:p w14:paraId="3EC9FBAA" w14:textId="77777777" w:rsidR="000871EA" w:rsidRPr="00A5193B" w:rsidRDefault="000871EA">
            <w:pPr>
              <w:spacing w:before="120" w:after="0" w:line="240" w:lineRule="auto"/>
              <w:jc w:val="center"/>
              <w:rPr>
                <w:rFonts w:ascii="Times New Roman" w:eastAsia="Times New Roman" w:hAnsi="Times New Roman"/>
                <w:sz w:val="24"/>
                <w:szCs w:val="24"/>
                <w:lang w:eastAsia="hu-HU"/>
              </w:rPr>
            </w:pPr>
          </w:p>
        </w:tc>
        <w:tc>
          <w:tcPr>
            <w:tcW w:w="3071" w:type="dxa"/>
          </w:tcPr>
          <w:p w14:paraId="65C88BF6" w14:textId="77777777" w:rsidR="000871EA" w:rsidRPr="00A5193B" w:rsidRDefault="000871EA">
            <w:pPr>
              <w:spacing w:before="120" w:after="0" w:line="240" w:lineRule="auto"/>
              <w:jc w:val="center"/>
              <w:rPr>
                <w:rFonts w:ascii="Times New Roman" w:eastAsia="Times New Roman" w:hAnsi="Times New Roman"/>
                <w:sz w:val="24"/>
                <w:szCs w:val="24"/>
                <w:lang w:eastAsia="hu-HU"/>
              </w:rPr>
            </w:pPr>
          </w:p>
        </w:tc>
      </w:tr>
    </w:tbl>
    <w:p w14:paraId="0E36C057" w14:textId="77777777" w:rsidR="000871EA" w:rsidRDefault="000871EA" w:rsidP="000871EA">
      <w:pPr>
        <w:jc w:val="both"/>
        <w:rPr>
          <w:rFonts w:ascii="Times New Roman" w:hAnsi="Times New Roman"/>
          <w:sz w:val="24"/>
          <w:szCs w:val="24"/>
        </w:rPr>
      </w:pPr>
    </w:p>
    <w:p w14:paraId="657D79EF" w14:textId="77777777" w:rsidR="000871EA" w:rsidRDefault="000871EA" w:rsidP="000871EA">
      <w:pPr>
        <w:jc w:val="both"/>
        <w:rPr>
          <w:rFonts w:ascii="Times New Roman" w:hAnsi="Times New Roman"/>
          <w:sz w:val="24"/>
          <w:szCs w:val="24"/>
        </w:rPr>
      </w:pPr>
    </w:p>
    <w:p w14:paraId="19BBA5BC" w14:textId="77777777" w:rsidR="000871EA" w:rsidRDefault="000871EA" w:rsidP="000871EA">
      <w:pPr>
        <w:jc w:val="both"/>
        <w:rPr>
          <w:rFonts w:ascii="Times New Roman" w:hAnsi="Times New Roman"/>
          <w:sz w:val="24"/>
          <w:szCs w:val="24"/>
        </w:rPr>
      </w:pPr>
      <w:r>
        <w:rPr>
          <w:rFonts w:ascii="Times New Roman" w:hAnsi="Times New Roman"/>
          <w:sz w:val="24"/>
          <w:szCs w:val="24"/>
        </w:rPr>
        <w:t>Kelt: ….., ………………</w:t>
      </w:r>
    </w:p>
    <w:p w14:paraId="4ED1E3F4" w14:textId="77777777" w:rsidR="000871EA" w:rsidRPr="00005998" w:rsidRDefault="000871EA" w:rsidP="000871EA">
      <w:pPr>
        <w:jc w:val="both"/>
        <w:rPr>
          <w:rFonts w:ascii="Times New Roman" w:hAnsi="Times New Roman"/>
          <w:sz w:val="24"/>
          <w:szCs w:val="24"/>
        </w:rPr>
      </w:pPr>
      <w:r w:rsidRPr="00005998">
        <w:rPr>
          <w:rFonts w:ascii="Times New Roman" w:hAnsi="Times New Roman"/>
          <w:sz w:val="24"/>
          <w:szCs w:val="24"/>
        </w:rPr>
        <w:t xml:space="preserve">                                                             </w:t>
      </w:r>
      <w:r>
        <w:rPr>
          <w:rFonts w:ascii="Times New Roman" w:hAnsi="Times New Roman"/>
          <w:sz w:val="24"/>
          <w:szCs w:val="24"/>
        </w:rPr>
        <w:t xml:space="preserve">         ………………………………</w:t>
      </w:r>
    </w:p>
    <w:p w14:paraId="6522EC7E" w14:textId="77777777" w:rsidR="000871EA" w:rsidRPr="00005998" w:rsidRDefault="000871EA" w:rsidP="000871EA">
      <w:pPr>
        <w:ind w:left="3192" w:firstLine="348"/>
        <w:jc w:val="both"/>
        <w:rPr>
          <w:rFonts w:ascii="Times New Roman" w:hAnsi="Times New Roman"/>
          <w:sz w:val="24"/>
          <w:szCs w:val="24"/>
        </w:rPr>
      </w:pPr>
      <w:r w:rsidRPr="00005998">
        <w:rPr>
          <w:rFonts w:ascii="Times New Roman" w:hAnsi="Times New Roman"/>
          <w:b/>
          <w:sz w:val="24"/>
          <w:szCs w:val="24"/>
        </w:rPr>
        <w:t xml:space="preserve">Megrendelő kijelölt </w:t>
      </w:r>
      <w:r>
        <w:rPr>
          <w:rFonts w:ascii="Times New Roman" w:hAnsi="Times New Roman"/>
          <w:b/>
          <w:sz w:val="24"/>
          <w:szCs w:val="24"/>
        </w:rPr>
        <w:t xml:space="preserve">műszaki </w:t>
      </w:r>
      <w:r w:rsidRPr="00005998">
        <w:rPr>
          <w:rFonts w:ascii="Times New Roman" w:hAnsi="Times New Roman"/>
          <w:b/>
          <w:sz w:val="24"/>
          <w:szCs w:val="24"/>
        </w:rPr>
        <w:t>képviselője</w:t>
      </w:r>
    </w:p>
    <w:p w14:paraId="07D78A59" w14:textId="77777777" w:rsidR="000871EA" w:rsidRDefault="000871EA" w:rsidP="000871EA">
      <w:pPr>
        <w:tabs>
          <w:tab w:val="left" w:pos="4536"/>
        </w:tabs>
        <w:ind w:left="360"/>
        <w:jc w:val="both"/>
        <w:rPr>
          <w:rFonts w:ascii="Times New Roman" w:hAnsi="Times New Roman"/>
          <w:sz w:val="24"/>
          <w:szCs w:val="24"/>
        </w:rPr>
      </w:pPr>
    </w:p>
    <w:p w14:paraId="72E3335F" w14:textId="77777777" w:rsidR="000871EA" w:rsidRPr="00005998" w:rsidRDefault="000871EA" w:rsidP="000871EA">
      <w:pPr>
        <w:jc w:val="both"/>
        <w:rPr>
          <w:rFonts w:ascii="Times New Roman" w:hAnsi="Times New Roman"/>
          <w:sz w:val="24"/>
          <w:szCs w:val="24"/>
        </w:rPr>
      </w:pPr>
      <w:r>
        <w:rPr>
          <w:rFonts w:ascii="Times New Roman" w:hAnsi="Times New Roman"/>
          <w:sz w:val="24"/>
          <w:szCs w:val="24"/>
        </w:rPr>
        <w:tab/>
      </w:r>
      <w:r w:rsidRPr="00005998">
        <w:rPr>
          <w:rFonts w:ascii="Times New Roman" w:hAnsi="Times New Roman"/>
          <w:sz w:val="24"/>
          <w:szCs w:val="24"/>
        </w:rPr>
        <w:t xml:space="preserve">                             </w:t>
      </w:r>
      <w:r>
        <w:rPr>
          <w:rFonts w:ascii="Times New Roman" w:hAnsi="Times New Roman"/>
          <w:sz w:val="24"/>
          <w:szCs w:val="24"/>
        </w:rPr>
        <w:t xml:space="preserve">                             ………………………………</w:t>
      </w:r>
    </w:p>
    <w:p w14:paraId="1136C8D0" w14:textId="77777777" w:rsidR="000871EA" w:rsidRPr="00005998" w:rsidRDefault="000871EA" w:rsidP="000871EA">
      <w:pPr>
        <w:ind w:left="3192" w:firstLine="348"/>
        <w:jc w:val="both"/>
        <w:rPr>
          <w:rFonts w:ascii="Times New Roman" w:hAnsi="Times New Roman"/>
          <w:sz w:val="24"/>
          <w:szCs w:val="24"/>
        </w:rPr>
      </w:pPr>
      <w:r>
        <w:rPr>
          <w:rFonts w:ascii="Times New Roman" w:hAnsi="Times New Roman"/>
          <w:b/>
          <w:sz w:val="24"/>
          <w:szCs w:val="24"/>
        </w:rPr>
        <w:t>Vállalkozó</w:t>
      </w:r>
      <w:r w:rsidRPr="00005998">
        <w:rPr>
          <w:rFonts w:ascii="Times New Roman" w:hAnsi="Times New Roman"/>
          <w:b/>
          <w:sz w:val="24"/>
          <w:szCs w:val="24"/>
        </w:rPr>
        <w:t xml:space="preserve"> kijelölt </w:t>
      </w:r>
      <w:r>
        <w:rPr>
          <w:rFonts w:ascii="Times New Roman" w:hAnsi="Times New Roman"/>
          <w:b/>
          <w:sz w:val="24"/>
          <w:szCs w:val="24"/>
        </w:rPr>
        <w:t xml:space="preserve">műszaki </w:t>
      </w:r>
      <w:r w:rsidRPr="00005998">
        <w:rPr>
          <w:rFonts w:ascii="Times New Roman" w:hAnsi="Times New Roman"/>
          <w:b/>
          <w:sz w:val="24"/>
          <w:szCs w:val="24"/>
        </w:rPr>
        <w:t>képviselője</w:t>
      </w:r>
    </w:p>
    <w:p w14:paraId="66E13D96" w14:textId="5752D027" w:rsidR="000871EA" w:rsidRPr="00E05D62" w:rsidRDefault="000871EA" w:rsidP="00E05D62">
      <w:pPr>
        <w:spacing w:after="0" w:line="240" w:lineRule="auto"/>
        <w:rPr>
          <w:rFonts w:ascii="Times New Roman" w:eastAsia="Times New Roman" w:hAnsi="Times New Roman"/>
          <w:sz w:val="24"/>
          <w:szCs w:val="24"/>
          <w:lang w:eastAsia="hu-HU"/>
        </w:rPr>
      </w:pPr>
      <w:r>
        <w:rPr>
          <w:rFonts w:ascii="Times New Roman" w:eastAsia="Times New Roman" w:hAnsi="Times New Roman"/>
          <w:sz w:val="24"/>
          <w:szCs w:val="24"/>
          <w:lang w:eastAsia="hu-HU"/>
        </w:rPr>
        <w:br w:type="page"/>
      </w:r>
    </w:p>
    <w:p w14:paraId="4BCDB7F6" w14:textId="77777777" w:rsidR="000871EA" w:rsidRPr="00754960" w:rsidRDefault="000871EA" w:rsidP="00E05D62">
      <w:pPr>
        <w:spacing w:after="0" w:line="240" w:lineRule="auto"/>
        <w:jc w:val="right"/>
        <w:rPr>
          <w:rFonts w:ascii="Times New Roman" w:hAnsi="Times New Roman"/>
          <w:b/>
          <w:sz w:val="24"/>
          <w:szCs w:val="24"/>
        </w:rPr>
      </w:pPr>
      <w:r>
        <w:rPr>
          <w:rFonts w:ascii="Times New Roman" w:hAnsi="Times New Roman"/>
          <w:b/>
          <w:sz w:val="24"/>
          <w:szCs w:val="24"/>
        </w:rPr>
        <w:t>5</w:t>
      </w:r>
      <w:r w:rsidRPr="00754960">
        <w:rPr>
          <w:rFonts w:ascii="Times New Roman" w:hAnsi="Times New Roman"/>
          <w:b/>
          <w:sz w:val="24"/>
          <w:szCs w:val="24"/>
        </w:rPr>
        <w:t>. sz. melléklet</w:t>
      </w:r>
    </w:p>
    <w:p w14:paraId="2E17379A" w14:textId="77777777" w:rsidR="000871EA" w:rsidRPr="00754960" w:rsidRDefault="000871EA" w:rsidP="000871EA">
      <w:pPr>
        <w:keepNext/>
        <w:keepLines/>
        <w:spacing w:before="40" w:after="0" w:line="240" w:lineRule="auto"/>
        <w:jc w:val="center"/>
        <w:outlineLvl w:val="1"/>
        <w:rPr>
          <w:rFonts w:ascii="Arial" w:hAnsi="Arial" w:cs="Arial"/>
          <w:b/>
        </w:rPr>
      </w:pPr>
    </w:p>
    <w:p w14:paraId="4BBCE39D" w14:textId="77777777" w:rsidR="000871EA" w:rsidRPr="00754960" w:rsidRDefault="000871EA" w:rsidP="000871EA">
      <w:pPr>
        <w:keepNext/>
        <w:keepLines/>
        <w:spacing w:before="40" w:after="0" w:line="240" w:lineRule="auto"/>
        <w:jc w:val="center"/>
        <w:outlineLvl w:val="1"/>
        <w:rPr>
          <w:rFonts w:ascii="Arial" w:hAnsi="Arial" w:cs="Arial"/>
          <w:b/>
        </w:rPr>
      </w:pPr>
      <w:r w:rsidRPr="00754960">
        <w:rPr>
          <w:rFonts w:ascii="Arial" w:hAnsi="Arial" w:cs="Arial"/>
          <w:b/>
        </w:rPr>
        <w:t>ADATFELDOLGOZÁSI MEGÁLLAPODÁS</w:t>
      </w:r>
    </w:p>
    <w:p w14:paraId="2874E19E" w14:textId="77777777" w:rsidR="000871EA" w:rsidRPr="00754960" w:rsidRDefault="000871EA" w:rsidP="000871EA">
      <w:pPr>
        <w:widowControl w:val="0"/>
        <w:spacing w:after="0" w:line="240" w:lineRule="auto"/>
        <w:jc w:val="both"/>
        <w:rPr>
          <w:rFonts w:ascii="Arial" w:hAnsi="Arial" w:cs="Arial"/>
          <w:sz w:val="18"/>
          <w:szCs w:val="18"/>
          <w:lang w:eastAsia="ar-SA"/>
        </w:rPr>
      </w:pPr>
      <w:r w:rsidRPr="00754960">
        <w:rPr>
          <w:rFonts w:ascii="Arial" w:hAnsi="Arial" w:cs="Arial"/>
          <w:sz w:val="18"/>
          <w:szCs w:val="18"/>
          <w:lang w:eastAsia="ar-SA"/>
        </w:rPr>
        <w:t xml:space="preserve">amely létrejött egyrészről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787"/>
        <w:gridCol w:w="6275"/>
      </w:tblGrid>
      <w:tr w:rsidR="000871EA" w:rsidRPr="00754960" w14:paraId="037D2D57" w14:textId="77777777">
        <w:tc>
          <w:tcPr>
            <w:tcW w:w="1538" w:type="pct"/>
          </w:tcPr>
          <w:p w14:paraId="27002D3C" w14:textId="77777777" w:rsidR="000871EA" w:rsidRPr="00754960" w:rsidRDefault="000871EA">
            <w:pPr>
              <w:widowControl w:val="0"/>
              <w:spacing w:after="0" w:line="240" w:lineRule="auto"/>
              <w:jc w:val="both"/>
              <w:rPr>
                <w:rFonts w:ascii="Arial" w:hAnsi="Arial" w:cs="Arial"/>
                <w:i/>
                <w:iCs/>
                <w:sz w:val="18"/>
                <w:szCs w:val="18"/>
              </w:rPr>
            </w:pPr>
            <w:r w:rsidRPr="00754960">
              <w:rPr>
                <w:rFonts w:ascii="Arial" w:hAnsi="Arial" w:cs="Arial"/>
                <w:i/>
                <w:iCs/>
                <w:sz w:val="18"/>
                <w:szCs w:val="18"/>
              </w:rPr>
              <w:t>Elnevezése (teljes név):</w:t>
            </w:r>
          </w:p>
        </w:tc>
        <w:tc>
          <w:tcPr>
            <w:tcW w:w="3462" w:type="pct"/>
          </w:tcPr>
          <w:p w14:paraId="4CD43189" w14:textId="77777777" w:rsidR="000871EA" w:rsidRPr="00754960" w:rsidRDefault="000871EA">
            <w:pPr>
              <w:widowControl w:val="0"/>
              <w:spacing w:after="0" w:line="240" w:lineRule="auto"/>
              <w:jc w:val="both"/>
              <w:rPr>
                <w:rFonts w:ascii="Arial" w:hAnsi="Arial" w:cs="Arial"/>
                <w:bCs/>
                <w:iCs/>
                <w:sz w:val="18"/>
                <w:szCs w:val="18"/>
              </w:rPr>
            </w:pPr>
            <w:r w:rsidRPr="00754960">
              <w:rPr>
                <w:rFonts w:ascii="Arial" w:hAnsi="Arial" w:cs="Arial"/>
                <w:bCs/>
                <w:iCs/>
                <w:sz w:val="18"/>
                <w:szCs w:val="18"/>
              </w:rPr>
              <w:t>MVM Informatika Zártkörűen Működő Részvénytársaság</w:t>
            </w:r>
          </w:p>
        </w:tc>
      </w:tr>
      <w:tr w:rsidR="000871EA" w:rsidRPr="00754960" w14:paraId="368BB133" w14:textId="77777777">
        <w:tc>
          <w:tcPr>
            <w:tcW w:w="1538" w:type="pct"/>
          </w:tcPr>
          <w:p w14:paraId="74410A8A" w14:textId="77777777" w:rsidR="000871EA" w:rsidRPr="00754960" w:rsidRDefault="000871EA">
            <w:pPr>
              <w:widowControl w:val="0"/>
              <w:spacing w:after="0" w:line="240" w:lineRule="auto"/>
              <w:jc w:val="both"/>
              <w:rPr>
                <w:rFonts w:ascii="Arial" w:hAnsi="Arial" w:cs="Arial"/>
                <w:i/>
                <w:iCs/>
                <w:sz w:val="18"/>
                <w:szCs w:val="18"/>
              </w:rPr>
            </w:pPr>
            <w:r w:rsidRPr="00754960">
              <w:rPr>
                <w:rFonts w:ascii="Arial" w:hAnsi="Arial" w:cs="Arial"/>
                <w:i/>
                <w:iCs/>
                <w:sz w:val="18"/>
                <w:szCs w:val="18"/>
              </w:rPr>
              <w:t>Székhelye:</w:t>
            </w:r>
          </w:p>
        </w:tc>
        <w:tc>
          <w:tcPr>
            <w:tcW w:w="3462" w:type="pct"/>
          </w:tcPr>
          <w:p w14:paraId="7E3E4937" w14:textId="77777777" w:rsidR="000871EA" w:rsidRPr="00754960" w:rsidRDefault="000871EA">
            <w:pPr>
              <w:widowControl w:val="0"/>
              <w:spacing w:after="0" w:line="240" w:lineRule="auto"/>
              <w:jc w:val="both"/>
              <w:rPr>
                <w:rFonts w:ascii="Arial" w:hAnsi="Arial" w:cs="Arial"/>
                <w:iCs/>
                <w:sz w:val="18"/>
                <w:szCs w:val="18"/>
              </w:rPr>
            </w:pPr>
            <w:r w:rsidRPr="00754960">
              <w:rPr>
                <w:rFonts w:ascii="Arial" w:hAnsi="Arial" w:cs="Arial"/>
                <w:iCs/>
                <w:sz w:val="18"/>
                <w:szCs w:val="18"/>
              </w:rPr>
              <w:t>7030 Paks, Vasút utca 1.</w:t>
            </w:r>
          </w:p>
        </w:tc>
      </w:tr>
      <w:tr w:rsidR="000871EA" w:rsidRPr="00754960" w14:paraId="01DCFCC0" w14:textId="77777777">
        <w:tc>
          <w:tcPr>
            <w:tcW w:w="1538" w:type="pct"/>
          </w:tcPr>
          <w:p w14:paraId="2819D2DC" w14:textId="77777777" w:rsidR="000871EA" w:rsidRPr="00754960" w:rsidRDefault="000871EA">
            <w:pPr>
              <w:widowControl w:val="0"/>
              <w:spacing w:after="0" w:line="240" w:lineRule="auto"/>
              <w:jc w:val="both"/>
              <w:rPr>
                <w:rFonts w:ascii="Arial" w:hAnsi="Arial" w:cs="Arial"/>
                <w:i/>
                <w:iCs/>
                <w:sz w:val="18"/>
                <w:szCs w:val="18"/>
              </w:rPr>
            </w:pPr>
            <w:r w:rsidRPr="00754960">
              <w:rPr>
                <w:rFonts w:ascii="Arial" w:hAnsi="Arial" w:cs="Arial"/>
                <w:i/>
                <w:iCs/>
                <w:sz w:val="18"/>
                <w:szCs w:val="18"/>
              </w:rPr>
              <w:t>Cégjegyzék száma:</w:t>
            </w:r>
          </w:p>
        </w:tc>
        <w:tc>
          <w:tcPr>
            <w:tcW w:w="3462" w:type="pct"/>
          </w:tcPr>
          <w:p w14:paraId="01BB19E4" w14:textId="77777777" w:rsidR="000871EA" w:rsidRPr="00754960" w:rsidRDefault="000871EA">
            <w:pPr>
              <w:widowControl w:val="0"/>
              <w:spacing w:after="0" w:line="240" w:lineRule="auto"/>
              <w:jc w:val="both"/>
              <w:rPr>
                <w:rFonts w:ascii="Arial" w:hAnsi="Arial" w:cs="Arial"/>
                <w:iCs/>
                <w:sz w:val="18"/>
                <w:szCs w:val="18"/>
              </w:rPr>
            </w:pPr>
            <w:r w:rsidRPr="00754960">
              <w:rPr>
                <w:rFonts w:ascii="Arial" w:hAnsi="Arial" w:cs="Arial"/>
                <w:color w:val="000000"/>
                <w:sz w:val="18"/>
                <w:szCs w:val="18"/>
                <w:shd w:val="clear" w:color="auto" w:fill="FFFFFF"/>
              </w:rPr>
              <w:t>17 10 001240</w:t>
            </w:r>
          </w:p>
        </w:tc>
      </w:tr>
      <w:tr w:rsidR="000871EA" w:rsidRPr="00754960" w14:paraId="51DEAFFB" w14:textId="77777777">
        <w:tc>
          <w:tcPr>
            <w:tcW w:w="1538" w:type="pct"/>
          </w:tcPr>
          <w:p w14:paraId="15D8F8B8" w14:textId="77777777" w:rsidR="000871EA" w:rsidRPr="00754960" w:rsidRDefault="000871EA">
            <w:pPr>
              <w:widowControl w:val="0"/>
              <w:spacing w:after="0" w:line="240" w:lineRule="auto"/>
              <w:jc w:val="both"/>
              <w:rPr>
                <w:rFonts w:ascii="Arial" w:hAnsi="Arial" w:cs="Arial"/>
                <w:i/>
                <w:iCs/>
                <w:sz w:val="18"/>
                <w:szCs w:val="18"/>
              </w:rPr>
            </w:pPr>
            <w:r w:rsidRPr="00754960">
              <w:rPr>
                <w:rFonts w:ascii="Arial" w:hAnsi="Arial" w:cs="Arial"/>
                <w:i/>
                <w:iCs/>
                <w:sz w:val="18"/>
                <w:szCs w:val="18"/>
              </w:rPr>
              <w:t>Adószáma:</w:t>
            </w:r>
          </w:p>
        </w:tc>
        <w:tc>
          <w:tcPr>
            <w:tcW w:w="3462" w:type="pct"/>
          </w:tcPr>
          <w:p w14:paraId="3FCA6057" w14:textId="77777777" w:rsidR="000871EA" w:rsidRPr="00754960" w:rsidRDefault="000871EA">
            <w:pPr>
              <w:widowControl w:val="0"/>
              <w:spacing w:after="0" w:line="240" w:lineRule="auto"/>
              <w:jc w:val="both"/>
              <w:rPr>
                <w:rFonts w:ascii="Arial" w:hAnsi="Arial" w:cs="Arial"/>
                <w:iCs/>
                <w:sz w:val="18"/>
                <w:szCs w:val="18"/>
              </w:rPr>
            </w:pPr>
            <w:r w:rsidRPr="00754960">
              <w:rPr>
                <w:rFonts w:ascii="Arial" w:hAnsi="Arial" w:cs="Arial"/>
                <w:color w:val="000000"/>
                <w:sz w:val="18"/>
                <w:szCs w:val="18"/>
                <w:shd w:val="clear" w:color="auto" w:fill="FFFFFF"/>
              </w:rPr>
              <w:t>13649588-2-17</w:t>
            </w:r>
          </w:p>
        </w:tc>
      </w:tr>
      <w:tr w:rsidR="000871EA" w:rsidRPr="00754960" w14:paraId="12EE21B0" w14:textId="77777777">
        <w:tc>
          <w:tcPr>
            <w:tcW w:w="1538" w:type="pct"/>
          </w:tcPr>
          <w:p w14:paraId="671217A8" w14:textId="77777777" w:rsidR="000871EA" w:rsidRPr="00754960" w:rsidRDefault="000871EA">
            <w:pPr>
              <w:widowControl w:val="0"/>
              <w:spacing w:after="0" w:line="240" w:lineRule="auto"/>
              <w:jc w:val="both"/>
              <w:rPr>
                <w:rFonts w:ascii="Arial" w:hAnsi="Arial" w:cs="Arial"/>
                <w:sz w:val="18"/>
                <w:szCs w:val="18"/>
              </w:rPr>
            </w:pPr>
            <w:r w:rsidRPr="00754960">
              <w:rPr>
                <w:rFonts w:ascii="Arial" w:hAnsi="Arial" w:cs="Arial"/>
                <w:i/>
                <w:iCs/>
                <w:sz w:val="18"/>
                <w:szCs w:val="18"/>
              </w:rPr>
              <w:t>Közösségi adószáma:</w:t>
            </w:r>
          </w:p>
        </w:tc>
        <w:tc>
          <w:tcPr>
            <w:tcW w:w="3462" w:type="pct"/>
          </w:tcPr>
          <w:p w14:paraId="3C228251" w14:textId="77777777" w:rsidR="000871EA" w:rsidRPr="00754960" w:rsidRDefault="000871EA">
            <w:pPr>
              <w:widowControl w:val="0"/>
              <w:spacing w:after="0" w:line="240" w:lineRule="auto"/>
              <w:jc w:val="both"/>
              <w:rPr>
                <w:rFonts w:ascii="Arial" w:hAnsi="Arial" w:cs="Arial"/>
                <w:sz w:val="18"/>
                <w:szCs w:val="18"/>
              </w:rPr>
            </w:pPr>
            <w:r w:rsidRPr="00754960">
              <w:rPr>
                <w:rFonts w:ascii="Arial" w:hAnsi="Arial" w:cs="Arial"/>
                <w:sz w:val="18"/>
                <w:szCs w:val="18"/>
              </w:rPr>
              <w:t>HU</w:t>
            </w:r>
            <w:r w:rsidRPr="00754960">
              <w:rPr>
                <w:rFonts w:ascii="Arial" w:hAnsi="Arial" w:cs="Arial"/>
                <w:color w:val="000000"/>
                <w:sz w:val="18"/>
                <w:szCs w:val="18"/>
                <w:shd w:val="clear" w:color="auto" w:fill="FFFFFF"/>
              </w:rPr>
              <w:t>13649588</w:t>
            </w:r>
          </w:p>
        </w:tc>
      </w:tr>
      <w:tr w:rsidR="000871EA" w:rsidRPr="00754960" w14:paraId="62997EF1" w14:textId="77777777">
        <w:tblPrEx>
          <w:tblLook w:val="04A0" w:firstRow="1" w:lastRow="0" w:firstColumn="1" w:lastColumn="0" w:noHBand="0" w:noVBand="1"/>
        </w:tblPrEx>
        <w:tc>
          <w:tcPr>
            <w:tcW w:w="1538" w:type="pct"/>
            <w:tcBorders>
              <w:top w:val="single" w:sz="4" w:space="0" w:color="auto"/>
              <w:left w:val="single" w:sz="4" w:space="0" w:color="auto"/>
              <w:bottom w:val="single" w:sz="4" w:space="0" w:color="auto"/>
              <w:right w:val="single" w:sz="4" w:space="0" w:color="auto"/>
            </w:tcBorders>
            <w:hideMark/>
          </w:tcPr>
          <w:p w14:paraId="548F229F" w14:textId="77777777" w:rsidR="000871EA" w:rsidRPr="00754960" w:rsidRDefault="000871EA">
            <w:pPr>
              <w:widowControl w:val="0"/>
              <w:spacing w:after="0" w:line="240" w:lineRule="auto"/>
              <w:rPr>
                <w:rFonts w:ascii="Arial" w:hAnsi="Arial" w:cs="Arial"/>
                <w:i/>
                <w:iCs/>
                <w:sz w:val="18"/>
                <w:szCs w:val="18"/>
              </w:rPr>
            </w:pPr>
            <w:r w:rsidRPr="00754960">
              <w:rPr>
                <w:rFonts w:ascii="Arial" w:hAnsi="Arial" w:cs="Arial"/>
                <w:i/>
                <w:iCs/>
                <w:sz w:val="18"/>
                <w:szCs w:val="18"/>
              </w:rPr>
              <w:t>Bankszámlát vezető pénzintézet neve és bankszámla száma:</w:t>
            </w:r>
          </w:p>
        </w:tc>
        <w:tc>
          <w:tcPr>
            <w:tcW w:w="3462" w:type="pct"/>
            <w:tcBorders>
              <w:top w:val="single" w:sz="4" w:space="0" w:color="auto"/>
              <w:left w:val="single" w:sz="4" w:space="0" w:color="auto"/>
              <w:bottom w:val="single" w:sz="4" w:space="0" w:color="auto"/>
              <w:right w:val="single" w:sz="4" w:space="0" w:color="auto"/>
            </w:tcBorders>
          </w:tcPr>
          <w:p w14:paraId="123004C2" w14:textId="77777777" w:rsidR="000871EA" w:rsidRPr="006B43B3" w:rsidRDefault="000871EA">
            <w:pPr>
              <w:widowControl w:val="0"/>
              <w:spacing w:after="0" w:line="240" w:lineRule="auto"/>
              <w:jc w:val="both"/>
              <w:rPr>
                <w:rFonts w:ascii="Arial" w:hAnsi="Arial" w:cs="Arial"/>
                <w:bCs/>
                <w:sz w:val="18"/>
                <w:szCs w:val="18"/>
                <w:lang w:val="en-US"/>
              </w:rPr>
            </w:pPr>
            <w:r w:rsidRPr="006B43B3">
              <w:rPr>
                <w:rFonts w:ascii="Arial" w:hAnsi="Arial" w:cs="Arial"/>
                <w:bCs/>
                <w:sz w:val="18"/>
                <w:szCs w:val="18"/>
                <w:lang w:val="en-US"/>
              </w:rPr>
              <w:t>Erste Bank Hungary Zrt.</w:t>
            </w:r>
            <w:r w:rsidRPr="006B43B3">
              <w:rPr>
                <w:rFonts w:ascii="Arial" w:hAnsi="Arial" w:cs="Arial"/>
                <w:b/>
                <w:bCs/>
                <w:sz w:val="18"/>
                <w:szCs w:val="18"/>
                <w:lang w:val="en-US"/>
              </w:rPr>
              <w:t xml:space="preserve"> </w:t>
            </w:r>
            <w:r w:rsidRPr="006B43B3">
              <w:rPr>
                <w:rFonts w:ascii="Arial" w:hAnsi="Arial" w:cs="Arial"/>
                <w:bCs/>
                <w:sz w:val="18"/>
                <w:szCs w:val="18"/>
                <w:lang w:val="en-US"/>
              </w:rPr>
              <w:t>11600006-00000000-26176666</w:t>
            </w:r>
          </w:p>
          <w:p w14:paraId="57333588" w14:textId="77777777" w:rsidR="000871EA" w:rsidRPr="00754960" w:rsidRDefault="000871EA">
            <w:pPr>
              <w:widowControl w:val="0"/>
              <w:spacing w:after="0" w:line="240" w:lineRule="auto"/>
              <w:jc w:val="both"/>
              <w:rPr>
                <w:rFonts w:ascii="Arial" w:hAnsi="Arial" w:cs="Arial"/>
                <w:sz w:val="18"/>
                <w:szCs w:val="18"/>
              </w:rPr>
            </w:pPr>
          </w:p>
        </w:tc>
      </w:tr>
    </w:tbl>
    <w:p w14:paraId="35A7C9E7" w14:textId="77777777" w:rsidR="000871EA" w:rsidRPr="00754960" w:rsidRDefault="000871EA" w:rsidP="000871EA">
      <w:pPr>
        <w:widowControl w:val="0"/>
        <w:spacing w:after="0" w:line="240" w:lineRule="auto"/>
        <w:jc w:val="both"/>
        <w:rPr>
          <w:rFonts w:ascii="Arial" w:hAnsi="Arial" w:cs="Arial"/>
          <w:sz w:val="18"/>
          <w:szCs w:val="18"/>
          <w:lang w:eastAsia="ar-SA"/>
        </w:rPr>
      </w:pPr>
    </w:p>
    <w:p w14:paraId="00F98168" w14:textId="77777777" w:rsidR="000871EA" w:rsidRPr="00754960" w:rsidRDefault="000871EA" w:rsidP="000871EA">
      <w:pPr>
        <w:widowControl w:val="0"/>
        <w:spacing w:after="0" w:line="240" w:lineRule="auto"/>
        <w:jc w:val="both"/>
        <w:rPr>
          <w:rFonts w:ascii="Arial" w:hAnsi="Arial" w:cs="Arial"/>
          <w:sz w:val="18"/>
          <w:szCs w:val="18"/>
          <w:lang w:eastAsia="ar-SA"/>
        </w:rPr>
      </w:pPr>
      <w:r w:rsidRPr="00754960">
        <w:rPr>
          <w:rFonts w:ascii="Arial" w:hAnsi="Arial" w:cs="Arial"/>
          <w:sz w:val="18"/>
          <w:szCs w:val="18"/>
          <w:lang w:eastAsia="ar-SA"/>
        </w:rPr>
        <w:t>mint megbízó, továbbiakban: Megbízó</w:t>
      </w:r>
    </w:p>
    <w:p w14:paraId="7EE62820" w14:textId="77777777" w:rsidR="000871EA" w:rsidRPr="00754960" w:rsidRDefault="000871EA" w:rsidP="000871EA">
      <w:pPr>
        <w:widowControl w:val="0"/>
        <w:spacing w:after="0" w:line="240" w:lineRule="auto"/>
        <w:jc w:val="both"/>
        <w:rPr>
          <w:rFonts w:ascii="Arial" w:hAnsi="Arial" w:cs="Arial"/>
          <w:smallCaps/>
          <w:spacing w:val="20"/>
          <w:sz w:val="18"/>
          <w:szCs w:val="18"/>
          <w:lang w:eastAsia="ar-SA"/>
        </w:rPr>
      </w:pPr>
    </w:p>
    <w:p w14:paraId="5E9E606A" w14:textId="77777777" w:rsidR="000871EA" w:rsidRPr="00754960" w:rsidRDefault="000871EA" w:rsidP="000871EA">
      <w:pPr>
        <w:widowControl w:val="0"/>
        <w:spacing w:after="0" w:line="240" w:lineRule="auto"/>
        <w:jc w:val="both"/>
        <w:rPr>
          <w:rFonts w:ascii="Arial" w:hAnsi="Arial" w:cs="Arial"/>
          <w:sz w:val="18"/>
          <w:szCs w:val="18"/>
          <w:lang w:eastAsia="ar-SA"/>
        </w:rPr>
      </w:pPr>
      <w:r w:rsidRPr="00754960">
        <w:rPr>
          <w:rFonts w:ascii="Arial" w:hAnsi="Arial" w:cs="Arial"/>
          <w:sz w:val="18"/>
          <w:szCs w:val="18"/>
          <w:lang w:eastAsia="ar-SA"/>
        </w:rPr>
        <w:t xml:space="preserve">másrészről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753"/>
        <w:gridCol w:w="6309"/>
      </w:tblGrid>
      <w:tr w:rsidR="000871EA" w:rsidRPr="0064362F" w14:paraId="57353DDB" w14:textId="77777777">
        <w:tc>
          <w:tcPr>
            <w:tcW w:w="1519" w:type="pct"/>
          </w:tcPr>
          <w:p w14:paraId="7CE5B392" w14:textId="77777777" w:rsidR="000871EA" w:rsidRPr="0064362F" w:rsidRDefault="000871EA">
            <w:pPr>
              <w:widowControl w:val="0"/>
              <w:spacing w:after="0" w:line="240" w:lineRule="auto"/>
              <w:jc w:val="both"/>
              <w:rPr>
                <w:rFonts w:ascii="Arial" w:hAnsi="Arial" w:cs="Arial"/>
                <w:i/>
                <w:iCs/>
                <w:sz w:val="18"/>
                <w:szCs w:val="18"/>
              </w:rPr>
            </w:pPr>
            <w:r w:rsidRPr="0064362F">
              <w:rPr>
                <w:rFonts w:ascii="Arial" w:hAnsi="Arial" w:cs="Arial"/>
                <w:i/>
                <w:iCs/>
                <w:sz w:val="18"/>
                <w:szCs w:val="18"/>
              </w:rPr>
              <w:t>Elnevezése (teljes név):</w:t>
            </w:r>
          </w:p>
        </w:tc>
        <w:tc>
          <w:tcPr>
            <w:tcW w:w="3481" w:type="pct"/>
          </w:tcPr>
          <w:p w14:paraId="1326EBEA" w14:textId="195979F1" w:rsidR="000871EA" w:rsidRPr="0053005F" w:rsidRDefault="0053005F">
            <w:pPr>
              <w:widowControl w:val="0"/>
              <w:spacing w:after="0" w:line="240" w:lineRule="auto"/>
              <w:jc w:val="both"/>
              <w:rPr>
                <w:rFonts w:ascii="Arial" w:hAnsi="Arial" w:cs="Arial"/>
                <w:i/>
                <w:iCs/>
                <w:sz w:val="18"/>
                <w:szCs w:val="18"/>
              </w:rPr>
            </w:pPr>
            <w:r w:rsidRPr="0053005F">
              <w:rPr>
                <w:rFonts w:ascii="Arial" w:hAnsi="Arial" w:cs="Arial"/>
                <w:i/>
                <w:iCs/>
                <w:sz w:val="18"/>
                <w:szCs w:val="18"/>
              </w:rPr>
              <w:t>Sonrisa Informatikai Kft.</w:t>
            </w:r>
          </w:p>
        </w:tc>
      </w:tr>
      <w:tr w:rsidR="000871EA" w:rsidRPr="0064362F" w14:paraId="26121466" w14:textId="77777777">
        <w:tc>
          <w:tcPr>
            <w:tcW w:w="1519" w:type="pct"/>
          </w:tcPr>
          <w:p w14:paraId="3092F033" w14:textId="77777777" w:rsidR="000871EA" w:rsidRPr="0064362F" w:rsidRDefault="000871EA">
            <w:pPr>
              <w:widowControl w:val="0"/>
              <w:spacing w:after="0" w:line="240" w:lineRule="auto"/>
              <w:jc w:val="both"/>
              <w:rPr>
                <w:rFonts w:ascii="Arial" w:hAnsi="Arial" w:cs="Arial"/>
                <w:i/>
                <w:iCs/>
                <w:sz w:val="18"/>
                <w:szCs w:val="18"/>
              </w:rPr>
            </w:pPr>
            <w:r w:rsidRPr="0064362F">
              <w:rPr>
                <w:rFonts w:ascii="Arial" w:hAnsi="Arial" w:cs="Arial"/>
                <w:i/>
                <w:iCs/>
                <w:sz w:val="18"/>
                <w:szCs w:val="18"/>
              </w:rPr>
              <w:t>Székhelye:</w:t>
            </w:r>
          </w:p>
        </w:tc>
        <w:tc>
          <w:tcPr>
            <w:tcW w:w="3481" w:type="pct"/>
          </w:tcPr>
          <w:p w14:paraId="10158EC0" w14:textId="607C8D6B" w:rsidR="000871EA" w:rsidRPr="0053005F" w:rsidRDefault="0053005F" w:rsidP="0053005F">
            <w:pPr>
              <w:rPr>
                <w:rFonts w:ascii="Arial" w:hAnsi="Arial" w:cs="Arial"/>
                <w:i/>
                <w:iCs/>
                <w:sz w:val="18"/>
                <w:szCs w:val="18"/>
              </w:rPr>
            </w:pPr>
            <w:r w:rsidRPr="0053005F">
              <w:rPr>
                <w:rFonts w:ascii="Arial" w:hAnsi="Arial" w:cs="Arial"/>
                <w:i/>
                <w:iCs/>
                <w:sz w:val="18"/>
                <w:szCs w:val="18"/>
              </w:rPr>
              <w:t>1138 Budapest, Népfürdő utca 22.</w:t>
            </w:r>
          </w:p>
        </w:tc>
      </w:tr>
      <w:tr w:rsidR="000871EA" w:rsidRPr="0064362F" w14:paraId="58CC75B9" w14:textId="77777777">
        <w:tc>
          <w:tcPr>
            <w:tcW w:w="1519" w:type="pct"/>
          </w:tcPr>
          <w:p w14:paraId="1EA54CD2" w14:textId="77777777" w:rsidR="000871EA" w:rsidRPr="0064362F" w:rsidRDefault="000871EA">
            <w:pPr>
              <w:widowControl w:val="0"/>
              <w:spacing w:after="0" w:line="240" w:lineRule="auto"/>
              <w:jc w:val="both"/>
              <w:rPr>
                <w:rFonts w:ascii="Arial" w:hAnsi="Arial" w:cs="Arial"/>
                <w:i/>
                <w:iCs/>
                <w:sz w:val="18"/>
                <w:szCs w:val="18"/>
              </w:rPr>
            </w:pPr>
            <w:r w:rsidRPr="0064362F">
              <w:rPr>
                <w:rFonts w:ascii="Arial" w:hAnsi="Arial" w:cs="Arial"/>
                <w:i/>
                <w:iCs/>
                <w:sz w:val="18"/>
                <w:szCs w:val="18"/>
              </w:rPr>
              <w:t>Cégjegyzék száma:</w:t>
            </w:r>
          </w:p>
        </w:tc>
        <w:tc>
          <w:tcPr>
            <w:tcW w:w="3481" w:type="pct"/>
          </w:tcPr>
          <w:p w14:paraId="4680DDDE" w14:textId="4B4A3992" w:rsidR="000871EA" w:rsidRPr="0053005F" w:rsidRDefault="0053005F">
            <w:pPr>
              <w:widowControl w:val="0"/>
              <w:spacing w:after="0" w:line="240" w:lineRule="auto"/>
              <w:jc w:val="both"/>
              <w:rPr>
                <w:rFonts w:ascii="Arial" w:hAnsi="Arial" w:cs="Arial"/>
                <w:i/>
                <w:iCs/>
                <w:sz w:val="18"/>
                <w:szCs w:val="18"/>
              </w:rPr>
            </w:pPr>
            <w:r w:rsidRPr="0053005F">
              <w:rPr>
                <w:rFonts w:ascii="Arial" w:hAnsi="Arial" w:cs="Arial"/>
                <w:i/>
                <w:iCs/>
                <w:sz w:val="18"/>
                <w:szCs w:val="18"/>
              </w:rPr>
              <w:t>01-09-877659</w:t>
            </w:r>
          </w:p>
        </w:tc>
      </w:tr>
      <w:tr w:rsidR="000871EA" w:rsidRPr="0064362F" w14:paraId="5DAF6F91" w14:textId="77777777">
        <w:tc>
          <w:tcPr>
            <w:tcW w:w="1519" w:type="pct"/>
          </w:tcPr>
          <w:p w14:paraId="36CD1F83" w14:textId="77777777" w:rsidR="000871EA" w:rsidRPr="0064362F" w:rsidRDefault="000871EA">
            <w:pPr>
              <w:widowControl w:val="0"/>
              <w:spacing w:after="0" w:line="240" w:lineRule="auto"/>
              <w:jc w:val="both"/>
              <w:rPr>
                <w:rFonts w:ascii="Arial" w:hAnsi="Arial" w:cs="Arial"/>
                <w:i/>
                <w:iCs/>
                <w:sz w:val="18"/>
                <w:szCs w:val="18"/>
              </w:rPr>
            </w:pPr>
            <w:r w:rsidRPr="0064362F">
              <w:rPr>
                <w:rFonts w:ascii="Arial" w:hAnsi="Arial" w:cs="Arial"/>
                <w:i/>
                <w:iCs/>
                <w:sz w:val="18"/>
                <w:szCs w:val="18"/>
              </w:rPr>
              <w:t>Adószáma:</w:t>
            </w:r>
          </w:p>
        </w:tc>
        <w:tc>
          <w:tcPr>
            <w:tcW w:w="3481" w:type="pct"/>
          </w:tcPr>
          <w:p w14:paraId="763EAE3E" w14:textId="0CCB8E28" w:rsidR="000871EA" w:rsidRPr="0053005F" w:rsidRDefault="0053005F">
            <w:pPr>
              <w:widowControl w:val="0"/>
              <w:spacing w:after="0" w:line="240" w:lineRule="auto"/>
              <w:jc w:val="both"/>
              <w:rPr>
                <w:rFonts w:ascii="Arial" w:hAnsi="Arial" w:cs="Arial"/>
                <w:i/>
                <w:iCs/>
                <w:sz w:val="18"/>
                <w:szCs w:val="18"/>
              </w:rPr>
            </w:pPr>
            <w:r w:rsidRPr="0053005F">
              <w:rPr>
                <w:rFonts w:ascii="Arial" w:hAnsi="Arial" w:cs="Arial"/>
                <w:i/>
                <w:iCs/>
                <w:sz w:val="18"/>
                <w:szCs w:val="18"/>
              </w:rPr>
              <w:t>13873222-2-41</w:t>
            </w:r>
          </w:p>
        </w:tc>
      </w:tr>
      <w:tr w:rsidR="000871EA" w:rsidRPr="0064362F" w14:paraId="01C32496" w14:textId="77777777">
        <w:tc>
          <w:tcPr>
            <w:tcW w:w="1519" w:type="pct"/>
          </w:tcPr>
          <w:p w14:paraId="2E57EF02" w14:textId="77777777" w:rsidR="000871EA" w:rsidRPr="0064362F" w:rsidRDefault="000871EA" w:rsidP="0053005F">
            <w:pPr>
              <w:widowControl w:val="0"/>
              <w:spacing w:after="0" w:line="240" w:lineRule="auto"/>
              <w:jc w:val="both"/>
              <w:rPr>
                <w:rFonts w:ascii="Arial" w:hAnsi="Arial" w:cs="Arial"/>
                <w:i/>
                <w:iCs/>
                <w:sz w:val="18"/>
                <w:szCs w:val="18"/>
              </w:rPr>
            </w:pPr>
            <w:r w:rsidRPr="0064362F">
              <w:rPr>
                <w:rFonts w:ascii="Arial" w:hAnsi="Arial" w:cs="Arial"/>
                <w:i/>
                <w:iCs/>
                <w:sz w:val="18"/>
                <w:szCs w:val="18"/>
              </w:rPr>
              <w:t>Bankszámlát vezető pénzintézet neve és bankszámla száma:</w:t>
            </w:r>
          </w:p>
        </w:tc>
        <w:tc>
          <w:tcPr>
            <w:tcW w:w="3481" w:type="pct"/>
          </w:tcPr>
          <w:p w14:paraId="7E78F7B0" w14:textId="1674153B" w:rsidR="000871EA" w:rsidRPr="0053005F" w:rsidRDefault="0053005F" w:rsidP="0053005F">
            <w:pPr>
              <w:jc w:val="both"/>
              <w:rPr>
                <w:rFonts w:ascii="Arial" w:hAnsi="Arial" w:cs="Arial"/>
                <w:i/>
                <w:iCs/>
                <w:sz w:val="18"/>
                <w:szCs w:val="18"/>
              </w:rPr>
            </w:pPr>
            <w:r w:rsidRPr="0053005F">
              <w:rPr>
                <w:rFonts w:ascii="Arial" w:hAnsi="Arial" w:cs="Arial"/>
                <w:i/>
                <w:iCs/>
                <w:sz w:val="18"/>
                <w:szCs w:val="18"/>
              </w:rPr>
              <w:t>Erste Bank Hungary Zrt. 11600006-00000001-99676587</w:t>
            </w:r>
          </w:p>
        </w:tc>
      </w:tr>
    </w:tbl>
    <w:p w14:paraId="365F3588" w14:textId="77777777" w:rsidR="000871EA" w:rsidRPr="0064362F" w:rsidRDefault="000871EA" w:rsidP="000871EA">
      <w:pPr>
        <w:widowControl w:val="0"/>
        <w:spacing w:after="0" w:line="240" w:lineRule="auto"/>
        <w:jc w:val="both"/>
        <w:rPr>
          <w:rFonts w:ascii="Arial" w:eastAsia="Times New Roman" w:hAnsi="Arial" w:cs="Arial"/>
          <w:snapToGrid w:val="0"/>
          <w:sz w:val="18"/>
          <w:szCs w:val="18"/>
          <w:lang w:eastAsia="hu-HU"/>
        </w:rPr>
      </w:pPr>
    </w:p>
    <w:p w14:paraId="7D956E3C" w14:textId="77777777" w:rsidR="000871EA" w:rsidRPr="0064362F" w:rsidRDefault="000871EA" w:rsidP="000871EA">
      <w:pPr>
        <w:widowControl w:val="0"/>
        <w:spacing w:after="0" w:line="240" w:lineRule="auto"/>
        <w:jc w:val="both"/>
        <w:rPr>
          <w:rFonts w:ascii="Arial" w:eastAsia="Times New Roman" w:hAnsi="Arial" w:cs="Arial"/>
          <w:snapToGrid w:val="0"/>
          <w:sz w:val="18"/>
          <w:szCs w:val="18"/>
          <w:lang w:eastAsia="hu-HU"/>
        </w:rPr>
      </w:pPr>
      <w:r w:rsidRPr="0064362F">
        <w:rPr>
          <w:rFonts w:ascii="Arial" w:eastAsia="Times New Roman" w:hAnsi="Arial" w:cs="Arial"/>
          <w:snapToGrid w:val="0"/>
          <w:sz w:val="18"/>
          <w:szCs w:val="18"/>
          <w:lang w:eastAsia="hu-HU"/>
        </w:rPr>
        <w:t xml:space="preserve">mint megbízott, továbbiakban: Megbízott </w:t>
      </w:r>
      <w:r w:rsidRPr="0064362F">
        <w:rPr>
          <w:rFonts w:ascii="Arial" w:hAnsi="Arial" w:cs="Arial"/>
          <w:sz w:val="18"/>
          <w:szCs w:val="18"/>
        </w:rPr>
        <w:t>(a Megbízó és a Megbízott külön-külön a „Fél”, együttesen a „Felek”)</w:t>
      </w:r>
      <w:r w:rsidRPr="0064362F">
        <w:rPr>
          <w:rFonts w:ascii="Arial" w:eastAsia="Times New Roman" w:hAnsi="Arial" w:cs="Arial"/>
          <w:snapToGrid w:val="0"/>
          <w:sz w:val="18"/>
          <w:szCs w:val="18"/>
          <w:lang w:eastAsia="hu-HU"/>
        </w:rPr>
        <w:t xml:space="preserve"> </w:t>
      </w:r>
      <w:r w:rsidRPr="0064362F">
        <w:rPr>
          <w:rFonts w:ascii="Arial" w:hAnsi="Arial" w:cs="Arial"/>
          <w:sz w:val="18"/>
          <w:szCs w:val="18"/>
        </w:rPr>
        <w:t>alulírott helyen és napon az alábbi feltételekkel:</w:t>
      </w:r>
    </w:p>
    <w:p w14:paraId="68B2DDBE" w14:textId="77777777" w:rsidR="000871EA" w:rsidRPr="0064362F" w:rsidRDefault="000871EA" w:rsidP="000871EA">
      <w:pPr>
        <w:widowControl w:val="0"/>
        <w:spacing w:after="0" w:line="240" w:lineRule="auto"/>
        <w:jc w:val="both"/>
        <w:rPr>
          <w:rFonts w:cs="Arial"/>
          <w:sz w:val="20"/>
          <w:szCs w:val="20"/>
        </w:rPr>
      </w:pPr>
    </w:p>
    <w:p w14:paraId="30F1BC3C" w14:textId="77777777" w:rsidR="000871EA" w:rsidRPr="0064362F" w:rsidRDefault="000871EA" w:rsidP="000871EA">
      <w:pPr>
        <w:widowControl w:val="0"/>
        <w:spacing w:after="160" w:line="240" w:lineRule="auto"/>
        <w:rPr>
          <w:rFonts w:ascii="Arial" w:hAnsi="Arial" w:cs="Arial"/>
          <w:b/>
          <w:sz w:val="18"/>
          <w:szCs w:val="18"/>
        </w:rPr>
      </w:pPr>
      <w:r w:rsidRPr="0064362F">
        <w:rPr>
          <w:rFonts w:ascii="Arial" w:hAnsi="Arial" w:cs="Arial"/>
          <w:b/>
          <w:sz w:val="18"/>
          <w:szCs w:val="18"/>
        </w:rPr>
        <w:t>ELŐZMÉNYEK</w:t>
      </w:r>
    </w:p>
    <w:p w14:paraId="44CF0717" w14:textId="5E5C9372" w:rsidR="000871EA" w:rsidRPr="00754960" w:rsidRDefault="000871EA" w:rsidP="0053005F">
      <w:pPr>
        <w:spacing w:after="0" w:line="240" w:lineRule="auto"/>
        <w:jc w:val="both"/>
        <w:rPr>
          <w:rFonts w:ascii="Arial" w:hAnsi="Arial" w:cs="Arial"/>
          <w:sz w:val="18"/>
          <w:szCs w:val="18"/>
        </w:rPr>
      </w:pPr>
      <w:r w:rsidRPr="0064362F">
        <w:rPr>
          <w:rFonts w:ascii="Arial" w:hAnsi="Arial" w:cs="Arial"/>
          <w:sz w:val="18"/>
          <w:szCs w:val="18"/>
        </w:rPr>
        <w:t>A</w:t>
      </w:r>
      <w:r w:rsidRPr="0053005F">
        <w:rPr>
          <w:rFonts w:ascii="Arial" w:hAnsi="Arial" w:cs="Arial"/>
          <w:sz w:val="18"/>
          <w:szCs w:val="18"/>
        </w:rPr>
        <w:t xml:space="preserve"> Megbízó a jelen Megállapodással egyidejűleg, </w:t>
      </w:r>
      <w:r w:rsidR="0053005F" w:rsidRPr="0053005F">
        <w:rPr>
          <w:rFonts w:ascii="Arial" w:hAnsi="Arial" w:cs="Arial"/>
          <w:sz w:val="18"/>
          <w:szCs w:val="18"/>
        </w:rPr>
        <w:t>határozott</w:t>
      </w:r>
      <w:r w:rsidRPr="0053005F">
        <w:rPr>
          <w:rFonts w:ascii="Arial" w:hAnsi="Arial" w:cs="Arial"/>
          <w:sz w:val="18"/>
          <w:szCs w:val="18"/>
        </w:rPr>
        <w:t xml:space="preserve"> időtartamra </w:t>
      </w:r>
      <w:r w:rsidR="0053005F" w:rsidRPr="0053005F">
        <w:rPr>
          <w:rFonts w:ascii="Arial" w:eastAsia="Times New Roman" w:hAnsi="Arial" w:cs="Arial"/>
          <w:b/>
          <w:bCs/>
          <w:sz w:val="18"/>
          <w:szCs w:val="18"/>
          <w:lang w:eastAsia="hu-HU"/>
        </w:rPr>
        <w:t>Azure DevOps támogatási szerződés</w:t>
      </w:r>
      <w:r w:rsidR="0053005F">
        <w:rPr>
          <w:rFonts w:ascii="Arial" w:eastAsia="Times New Roman" w:hAnsi="Arial" w:cs="Arial"/>
          <w:b/>
          <w:bCs/>
          <w:sz w:val="18"/>
          <w:szCs w:val="18"/>
          <w:lang w:eastAsia="hu-HU"/>
        </w:rPr>
        <w:t xml:space="preserve"> </w:t>
      </w:r>
      <w:r w:rsidR="0053005F" w:rsidRPr="0053005F">
        <w:rPr>
          <w:rFonts w:ascii="Arial" w:hAnsi="Arial" w:cs="Arial"/>
          <w:sz w:val="18"/>
          <w:szCs w:val="18"/>
        </w:rPr>
        <w:t xml:space="preserve"> </w:t>
      </w:r>
      <w:r w:rsidRPr="0053005F">
        <w:rPr>
          <w:rFonts w:ascii="Arial" w:hAnsi="Arial" w:cs="Arial"/>
          <w:sz w:val="18"/>
          <w:szCs w:val="18"/>
        </w:rPr>
        <w:t>tárgyban Szerződést</w:t>
      </w:r>
      <w:r w:rsidRPr="00754960">
        <w:rPr>
          <w:rFonts w:ascii="Arial" w:hAnsi="Arial" w:cs="Arial"/>
          <w:sz w:val="18"/>
          <w:szCs w:val="18"/>
        </w:rPr>
        <w:t xml:space="preserve"> kötött Megbízottal (a továbbiakban: Szerződés), amely részletesen meghatározza azon szolgáltatásokat, amelyeket a Megbízott nyújt a Megbízó részére. </w:t>
      </w:r>
    </w:p>
    <w:p w14:paraId="554FC729" w14:textId="77777777" w:rsidR="000871EA" w:rsidRPr="00754960" w:rsidRDefault="000871EA" w:rsidP="000871EA">
      <w:pPr>
        <w:widowControl w:val="0"/>
        <w:spacing w:before="1" w:after="0" w:line="240" w:lineRule="auto"/>
        <w:jc w:val="both"/>
        <w:rPr>
          <w:rFonts w:ascii="Arial" w:hAnsi="Arial" w:cs="Arial"/>
          <w:sz w:val="18"/>
          <w:szCs w:val="18"/>
        </w:rPr>
      </w:pPr>
    </w:p>
    <w:p w14:paraId="70984682" w14:textId="77777777" w:rsidR="000871EA" w:rsidRPr="00754960" w:rsidRDefault="000871EA" w:rsidP="000871EA">
      <w:pPr>
        <w:widowControl w:val="0"/>
        <w:spacing w:after="0" w:line="240" w:lineRule="auto"/>
        <w:jc w:val="both"/>
        <w:rPr>
          <w:rFonts w:ascii="Arial" w:hAnsi="Arial" w:cs="Arial"/>
          <w:sz w:val="18"/>
          <w:szCs w:val="18"/>
        </w:rPr>
      </w:pPr>
    </w:p>
    <w:p w14:paraId="1CD5E888" w14:textId="77777777" w:rsidR="000871EA" w:rsidRPr="00754960" w:rsidRDefault="000871EA" w:rsidP="000871EA">
      <w:pPr>
        <w:widowControl w:val="0"/>
        <w:spacing w:after="0" w:line="240" w:lineRule="auto"/>
        <w:jc w:val="both"/>
        <w:rPr>
          <w:rFonts w:ascii="Arial" w:hAnsi="Arial" w:cs="Arial"/>
          <w:sz w:val="18"/>
          <w:szCs w:val="18"/>
        </w:rPr>
      </w:pPr>
      <w:r w:rsidRPr="00754960">
        <w:rPr>
          <w:rFonts w:ascii="Arial" w:hAnsi="Arial" w:cs="Arial"/>
          <w:sz w:val="18"/>
          <w:szCs w:val="18"/>
        </w:rPr>
        <w:t>Tekintettel arra, hogy</w:t>
      </w:r>
    </w:p>
    <w:p w14:paraId="55467442" w14:textId="77777777" w:rsidR="000871EA" w:rsidRPr="00754960" w:rsidRDefault="000871EA" w:rsidP="000871EA">
      <w:pPr>
        <w:widowControl w:val="0"/>
        <w:spacing w:after="0" w:line="240" w:lineRule="auto"/>
        <w:ind w:left="426" w:hanging="142"/>
        <w:jc w:val="both"/>
        <w:rPr>
          <w:rFonts w:ascii="Arial" w:hAnsi="Arial" w:cs="Arial"/>
          <w:sz w:val="18"/>
          <w:szCs w:val="18"/>
        </w:rPr>
      </w:pPr>
      <w:r w:rsidRPr="00754960">
        <w:rPr>
          <w:rFonts w:ascii="Arial" w:hAnsi="Arial" w:cs="Arial"/>
          <w:sz w:val="18"/>
          <w:szCs w:val="18"/>
        </w:rPr>
        <w:t>- a Szerződés tárgyát képező alábbi szolgáltatások teljesítése során az Európai Parlament és a Tanács (EU) természetes személyeknek a személyes adatok kezelése tekintetében történő védelméről és az ilyen adatok szabad áramlásáról, valamint a 95/46/EK irányelv hatályon kívül helyezéséről szóló 2016/679 rendelete (</w:t>
      </w:r>
      <w:r w:rsidRPr="00754960">
        <w:rPr>
          <w:rFonts w:ascii="Arial" w:hAnsi="Arial" w:cs="Arial"/>
          <w:b/>
          <w:sz w:val="18"/>
          <w:szCs w:val="18"/>
        </w:rPr>
        <w:t>Rendelet</w:t>
      </w:r>
      <w:r w:rsidRPr="00754960">
        <w:rPr>
          <w:rFonts w:ascii="Arial" w:hAnsi="Arial" w:cs="Arial"/>
          <w:sz w:val="18"/>
          <w:szCs w:val="18"/>
        </w:rPr>
        <w:t xml:space="preserve">) szerinti személyes adatok kezelése folyik, </w:t>
      </w:r>
    </w:p>
    <w:p w14:paraId="0AE6F36D" w14:textId="77777777" w:rsidR="000871EA" w:rsidRPr="00754960" w:rsidRDefault="000871EA" w:rsidP="000871EA">
      <w:pPr>
        <w:widowControl w:val="0"/>
        <w:spacing w:after="0" w:line="240" w:lineRule="auto"/>
        <w:ind w:left="426" w:hanging="142"/>
        <w:jc w:val="both"/>
        <w:rPr>
          <w:rFonts w:ascii="Arial" w:hAnsi="Arial" w:cs="Arial"/>
          <w:sz w:val="18"/>
          <w:szCs w:val="18"/>
        </w:rPr>
      </w:pPr>
      <w:r w:rsidRPr="00754960">
        <w:rPr>
          <w:rFonts w:ascii="Arial" w:hAnsi="Arial" w:cs="Arial"/>
          <w:sz w:val="18"/>
          <w:szCs w:val="18"/>
        </w:rPr>
        <w:t>- a Szerződés tárgyát képező fenti szolgáltatások teljesítése során a Megbízó a Rendelet 4. cikk 7. pontja szerinti adatkezelőnek, míg Megbízott a 8. pontja szerinti adatfeldolgozónak minősül,</w:t>
      </w:r>
    </w:p>
    <w:p w14:paraId="59156234" w14:textId="77777777" w:rsidR="000871EA" w:rsidRPr="00754960" w:rsidRDefault="000871EA" w:rsidP="000871EA">
      <w:pPr>
        <w:widowControl w:val="0"/>
        <w:spacing w:after="0" w:line="240" w:lineRule="auto"/>
        <w:jc w:val="both"/>
        <w:rPr>
          <w:rFonts w:ascii="Arial" w:hAnsi="Arial" w:cs="Arial"/>
          <w:sz w:val="18"/>
          <w:szCs w:val="18"/>
        </w:rPr>
      </w:pPr>
      <w:r w:rsidRPr="00754960">
        <w:rPr>
          <w:rFonts w:ascii="Arial" w:hAnsi="Arial" w:cs="Arial"/>
          <w:sz w:val="18"/>
          <w:szCs w:val="18"/>
        </w:rPr>
        <w:t>Felek az alábbi Megállapodást kötik egymással a Rendelet 28. cikk (3) bekezdése alapján:</w:t>
      </w:r>
    </w:p>
    <w:p w14:paraId="24655B48" w14:textId="77777777" w:rsidR="000871EA" w:rsidRPr="00754960" w:rsidRDefault="000871EA" w:rsidP="000871EA">
      <w:pPr>
        <w:widowControl w:val="0"/>
        <w:spacing w:after="0" w:line="240" w:lineRule="auto"/>
        <w:jc w:val="both"/>
        <w:rPr>
          <w:rFonts w:ascii="Arial" w:hAnsi="Arial" w:cs="Arial"/>
          <w:b/>
          <w:sz w:val="18"/>
          <w:szCs w:val="18"/>
        </w:rPr>
      </w:pPr>
    </w:p>
    <w:p w14:paraId="5F6B8C55" w14:textId="77777777" w:rsidR="000871EA" w:rsidRPr="00754960" w:rsidRDefault="000871EA" w:rsidP="000871EA">
      <w:pPr>
        <w:widowControl w:val="0"/>
        <w:spacing w:after="0" w:line="240" w:lineRule="auto"/>
        <w:jc w:val="both"/>
        <w:rPr>
          <w:rFonts w:ascii="Arial" w:hAnsi="Arial" w:cs="Arial"/>
          <w:b/>
          <w:sz w:val="18"/>
          <w:szCs w:val="18"/>
        </w:rPr>
      </w:pPr>
    </w:p>
    <w:p w14:paraId="3BF3750B" w14:textId="77777777" w:rsidR="000871EA" w:rsidRPr="00754960" w:rsidRDefault="000871EA" w:rsidP="000871EA">
      <w:pPr>
        <w:widowControl w:val="0"/>
        <w:spacing w:after="0" w:line="240" w:lineRule="auto"/>
        <w:jc w:val="both"/>
        <w:rPr>
          <w:rFonts w:ascii="Arial" w:hAnsi="Arial" w:cs="Arial"/>
          <w:b/>
          <w:sz w:val="18"/>
          <w:szCs w:val="18"/>
        </w:rPr>
      </w:pPr>
      <w:r w:rsidRPr="00754960">
        <w:rPr>
          <w:rFonts w:ascii="Arial" w:hAnsi="Arial" w:cs="Arial"/>
          <w:b/>
          <w:sz w:val="18"/>
          <w:szCs w:val="18"/>
        </w:rPr>
        <w:t>1. A Megállapodás tárgya</w:t>
      </w:r>
    </w:p>
    <w:p w14:paraId="05DDEA83" w14:textId="77777777" w:rsidR="000871EA" w:rsidRPr="00754960" w:rsidRDefault="000871EA" w:rsidP="000871EA">
      <w:pPr>
        <w:widowControl w:val="0"/>
        <w:spacing w:after="0" w:line="240" w:lineRule="auto"/>
        <w:jc w:val="both"/>
        <w:rPr>
          <w:rFonts w:ascii="Arial" w:hAnsi="Arial" w:cs="Arial"/>
          <w:sz w:val="18"/>
          <w:szCs w:val="18"/>
        </w:rPr>
      </w:pPr>
      <w:r w:rsidRPr="00754960">
        <w:rPr>
          <w:rFonts w:ascii="Arial" w:hAnsi="Arial" w:cs="Arial"/>
          <w:sz w:val="18"/>
          <w:szCs w:val="18"/>
        </w:rPr>
        <w:t>Megbízó, mint adatkezelő a jelen Megállapodás aláírásával megbízást ad Megbízott, mint adatfeldolgozó részére, hogy Megbízó érdekében és utasításainak megfelelően a Szerződés alapján végzett tevékenységhez, szolgáltatáshoz kapcsolódóan személyes adatok feldolgozását végezze a jelen Megállapodásban meghatározott adatkezelési célokkal kapcsolatban, amely megbízást Megbízott jelen Megállapodás aláírásával elfogadja.</w:t>
      </w:r>
    </w:p>
    <w:p w14:paraId="2D7A49F4" w14:textId="77777777" w:rsidR="000871EA" w:rsidRPr="00754960" w:rsidRDefault="000871EA" w:rsidP="000871EA">
      <w:pPr>
        <w:widowControl w:val="0"/>
        <w:spacing w:after="0" w:line="240" w:lineRule="auto"/>
        <w:jc w:val="both"/>
        <w:rPr>
          <w:rFonts w:ascii="Arial" w:hAnsi="Arial" w:cs="Arial"/>
          <w:sz w:val="18"/>
          <w:szCs w:val="18"/>
        </w:rPr>
      </w:pPr>
    </w:p>
    <w:p w14:paraId="4773EF7B" w14:textId="77777777" w:rsidR="000871EA" w:rsidRPr="00754960" w:rsidRDefault="000871EA" w:rsidP="000871EA">
      <w:pPr>
        <w:widowControl w:val="0"/>
        <w:spacing w:after="0" w:line="240" w:lineRule="auto"/>
        <w:jc w:val="both"/>
        <w:rPr>
          <w:rFonts w:ascii="Arial" w:hAnsi="Arial" w:cs="Arial"/>
          <w:b/>
          <w:sz w:val="18"/>
          <w:szCs w:val="18"/>
        </w:rPr>
      </w:pPr>
      <w:r w:rsidRPr="00754960">
        <w:rPr>
          <w:rFonts w:ascii="Arial" w:hAnsi="Arial" w:cs="Arial"/>
          <w:b/>
          <w:sz w:val="18"/>
          <w:szCs w:val="18"/>
        </w:rPr>
        <w:t>2. A Megbízott feladatai</w:t>
      </w:r>
    </w:p>
    <w:p w14:paraId="45B7135B" w14:textId="77777777" w:rsidR="000871EA" w:rsidRPr="00754960" w:rsidRDefault="000871EA" w:rsidP="000871EA">
      <w:pPr>
        <w:widowControl w:val="0"/>
        <w:spacing w:after="0" w:line="240" w:lineRule="auto"/>
        <w:ind w:left="426" w:hanging="426"/>
        <w:jc w:val="both"/>
        <w:rPr>
          <w:rFonts w:ascii="Arial" w:hAnsi="Arial" w:cs="Arial"/>
          <w:sz w:val="18"/>
          <w:szCs w:val="18"/>
        </w:rPr>
      </w:pPr>
      <w:r w:rsidRPr="00754960">
        <w:rPr>
          <w:rFonts w:ascii="Arial" w:hAnsi="Arial" w:cs="Arial"/>
          <w:sz w:val="18"/>
          <w:szCs w:val="18"/>
        </w:rPr>
        <w:t>2.1.</w:t>
      </w:r>
      <w:r w:rsidRPr="00754960">
        <w:rPr>
          <w:rFonts w:ascii="Arial" w:hAnsi="Arial" w:cs="Arial"/>
          <w:sz w:val="18"/>
          <w:szCs w:val="18"/>
        </w:rPr>
        <w:tab/>
        <w:t xml:space="preserve">A Megbízott adatfeldolgozó feladata a 2. sz. mellékletben meghatározott adatkezelési tevékenységek Megbízó nevében történő ellátása. </w:t>
      </w:r>
    </w:p>
    <w:p w14:paraId="1B6E6373" w14:textId="77777777" w:rsidR="000871EA" w:rsidRPr="00754960" w:rsidRDefault="000871EA" w:rsidP="000871EA">
      <w:pPr>
        <w:widowControl w:val="0"/>
        <w:spacing w:after="0" w:line="240" w:lineRule="auto"/>
        <w:ind w:left="426" w:hanging="426"/>
        <w:jc w:val="both"/>
        <w:rPr>
          <w:rFonts w:ascii="Arial" w:hAnsi="Arial" w:cs="Arial"/>
          <w:sz w:val="18"/>
          <w:szCs w:val="18"/>
        </w:rPr>
      </w:pPr>
      <w:r w:rsidRPr="00754960">
        <w:rPr>
          <w:rFonts w:ascii="Arial" w:hAnsi="Arial" w:cs="Arial"/>
          <w:sz w:val="18"/>
          <w:szCs w:val="18"/>
        </w:rPr>
        <w:t>2.2.</w:t>
      </w:r>
      <w:r w:rsidRPr="00754960">
        <w:rPr>
          <w:rFonts w:ascii="Arial" w:hAnsi="Arial" w:cs="Arial"/>
          <w:sz w:val="18"/>
          <w:szCs w:val="18"/>
        </w:rPr>
        <w:tab/>
        <w:t xml:space="preserve">Megbízott tevékenységi körén belül felelős a Szerződés teljesítésével összefüggésben birtokába került személyes adatok 2. sz. mellékletben meghatározottak szerinti kezeléséért, és felelős bármely egyéb, a személyes adatokon általa jogosulatlanul végzett műveletért. </w:t>
      </w:r>
    </w:p>
    <w:p w14:paraId="74EA0100" w14:textId="77777777" w:rsidR="000871EA" w:rsidRPr="00754960" w:rsidRDefault="000871EA" w:rsidP="000871EA">
      <w:pPr>
        <w:widowControl w:val="0"/>
        <w:spacing w:after="0" w:line="240" w:lineRule="auto"/>
        <w:ind w:left="426" w:hanging="426"/>
        <w:jc w:val="both"/>
        <w:rPr>
          <w:rFonts w:ascii="Arial" w:hAnsi="Arial" w:cs="Arial"/>
          <w:sz w:val="18"/>
          <w:szCs w:val="18"/>
        </w:rPr>
      </w:pPr>
      <w:r w:rsidRPr="00754960">
        <w:rPr>
          <w:rFonts w:ascii="Arial" w:hAnsi="Arial" w:cs="Arial"/>
          <w:sz w:val="18"/>
          <w:szCs w:val="18"/>
        </w:rPr>
        <w:t>2.3.</w:t>
      </w:r>
      <w:r w:rsidRPr="00754960">
        <w:rPr>
          <w:rFonts w:ascii="Arial" w:hAnsi="Arial" w:cs="Arial"/>
          <w:sz w:val="18"/>
          <w:szCs w:val="18"/>
        </w:rPr>
        <w:tab/>
        <w:t>A Megbízott a Szerződés és jelen Megállapodás teljesítése során köteles gondoskodni a jelen Megállapodásban, valamint annak alapján a Megbízó utasítási jogkörében meghatározott adatkezelési döntéseinek, így különösen a technikai, szervezési és biztonsági intézkedéseknek a betartásáról.</w:t>
      </w:r>
    </w:p>
    <w:p w14:paraId="50354F1D" w14:textId="77777777" w:rsidR="000871EA" w:rsidRPr="00754960" w:rsidRDefault="000871EA" w:rsidP="000871EA">
      <w:pPr>
        <w:widowControl w:val="0"/>
        <w:spacing w:after="0" w:line="240" w:lineRule="auto"/>
        <w:ind w:left="426" w:hanging="426"/>
        <w:jc w:val="both"/>
        <w:rPr>
          <w:rFonts w:ascii="Arial" w:hAnsi="Arial" w:cs="Arial"/>
          <w:sz w:val="18"/>
          <w:szCs w:val="18"/>
        </w:rPr>
      </w:pPr>
      <w:r w:rsidRPr="00754960">
        <w:rPr>
          <w:rFonts w:ascii="Arial" w:hAnsi="Arial" w:cs="Arial"/>
          <w:sz w:val="18"/>
          <w:szCs w:val="18"/>
        </w:rPr>
        <w:t>2.4.</w:t>
      </w:r>
      <w:r w:rsidRPr="00754960">
        <w:rPr>
          <w:rFonts w:ascii="Arial" w:hAnsi="Arial" w:cs="Arial"/>
          <w:sz w:val="18"/>
          <w:szCs w:val="18"/>
        </w:rPr>
        <w:tab/>
        <w:t xml:space="preserve">A Felek megállapodnak abban, hogy az adatkezelés célját, az adatfeldolgozó tevékenységével érintettek körét, a személyes adatok típusát, az adatkezelés időtartamát, célját a jelen Megállapodás </w:t>
      </w:r>
      <w:r w:rsidRPr="00754960">
        <w:rPr>
          <w:rFonts w:ascii="Arial" w:hAnsi="Arial" w:cs="Arial"/>
          <w:b/>
          <w:sz w:val="18"/>
          <w:szCs w:val="18"/>
        </w:rPr>
        <w:t>2. sz. mellékletében</w:t>
      </w:r>
      <w:r w:rsidRPr="00754960">
        <w:rPr>
          <w:rFonts w:ascii="Arial" w:hAnsi="Arial" w:cs="Arial"/>
          <w:sz w:val="18"/>
          <w:szCs w:val="18"/>
        </w:rPr>
        <w:t xml:space="preserve"> határozzák meg. </w:t>
      </w:r>
    </w:p>
    <w:p w14:paraId="2828FDF4" w14:textId="77777777" w:rsidR="000871EA" w:rsidRPr="00754960" w:rsidRDefault="000871EA" w:rsidP="000871EA">
      <w:pPr>
        <w:widowControl w:val="0"/>
        <w:spacing w:after="0" w:line="240" w:lineRule="auto"/>
        <w:ind w:left="426" w:hanging="426"/>
        <w:jc w:val="both"/>
        <w:rPr>
          <w:rFonts w:ascii="Arial" w:hAnsi="Arial" w:cs="Arial"/>
          <w:sz w:val="18"/>
          <w:szCs w:val="18"/>
        </w:rPr>
      </w:pPr>
      <w:r w:rsidRPr="00754960">
        <w:rPr>
          <w:rFonts w:ascii="Arial" w:hAnsi="Arial" w:cs="Arial"/>
          <w:sz w:val="18"/>
          <w:szCs w:val="18"/>
        </w:rPr>
        <w:t>2.5.</w:t>
      </w:r>
      <w:r w:rsidRPr="00754960">
        <w:rPr>
          <w:rFonts w:ascii="Arial" w:hAnsi="Arial" w:cs="Arial"/>
          <w:sz w:val="18"/>
          <w:szCs w:val="18"/>
        </w:rPr>
        <w:tab/>
        <w:t xml:space="preserve">Megbízott a Megállapodás időbeli hatálya alatt köteles jelezni Megbízó számára, ha a Szerződés szerinti – adatkezelési tevékenységgel járó – szolgáltatások teljesítésével összefüggésben olyan körülmény merül fel, amely a 2. sz. mellékletben nem került rögzítésre. </w:t>
      </w:r>
    </w:p>
    <w:p w14:paraId="47A33B21" w14:textId="77777777" w:rsidR="000871EA" w:rsidRPr="00754960" w:rsidRDefault="000871EA" w:rsidP="000871EA">
      <w:pPr>
        <w:widowControl w:val="0"/>
        <w:spacing w:after="0" w:line="240" w:lineRule="auto"/>
        <w:ind w:left="426" w:hanging="426"/>
        <w:jc w:val="both"/>
        <w:rPr>
          <w:rFonts w:ascii="Arial" w:hAnsi="Arial" w:cs="Arial"/>
          <w:sz w:val="18"/>
          <w:szCs w:val="18"/>
        </w:rPr>
      </w:pPr>
      <w:r w:rsidRPr="00754960">
        <w:rPr>
          <w:rFonts w:ascii="Arial" w:hAnsi="Arial" w:cs="Arial"/>
          <w:sz w:val="18"/>
          <w:szCs w:val="18"/>
        </w:rPr>
        <w:t>2.6.</w:t>
      </w:r>
      <w:r w:rsidRPr="00754960">
        <w:rPr>
          <w:rFonts w:ascii="Arial" w:hAnsi="Arial" w:cs="Arial"/>
          <w:sz w:val="18"/>
          <w:szCs w:val="18"/>
        </w:rPr>
        <w:tab/>
        <w:t xml:space="preserve">A Megbízott az érintett személyek felé önállóan a saját nevében nem járhat el, nyilatkozatot nem tehet. Valamennyi nyilatkozat megtételére a Megbízó jogosult. </w:t>
      </w:r>
    </w:p>
    <w:p w14:paraId="5C203163" w14:textId="77777777" w:rsidR="000871EA" w:rsidRPr="00754960" w:rsidRDefault="000871EA" w:rsidP="000871EA">
      <w:pPr>
        <w:widowControl w:val="0"/>
        <w:spacing w:after="0" w:line="240" w:lineRule="auto"/>
        <w:ind w:left="426" w:hanging="426"/>
        <w:jc w:val="both"/>
        <w:rPr>
          <w:rFonts w:ascii="Arial" w:hAnsi="Arial" w:cs="Arial"/>
          <w:sz w:val="18"/>
          <w:szCs w:val="18"/>
        </w:rPr>
      </w:pPr>
      <w:r w:rsidRPr="00754960">
        <w:rPr>
          <w:rFonts w:ascii="Arial" w:hAnsi="Arial" w:cs="Arial"/>
          <w:sz w:val="18"/>
          <w:szCs w:val="18"/>
        </w:rPr>
        <w:t>2.7.</w:t>
      </w:r>
      <w:r w:rsidRPr="00754960">
        <w:rPr>
          <w:rFonts w:ascii="Arial" w:hAnsi="Arial" w:cs="Arial"/>
          <w:sz w:val="18"/>
          <w:szCs w:val="18"/>
        </w:rPr>
        <w:tab/>
        <w:t>A Felek megállapodnak abban, hogy a Megbízott az adatkezeléssel érintett személyes adatok mozgatása vonatkozásában a Szerződés szerinti szolgáltatást megfelelő titkosítással védett adathordozón vagy alkalmazás útján teljesíti a Megbízó részére.</w:t>
      </w:r>
      <w:r w:rsidRPr="00754960">
        <w:rPr>
          <w:rFonts w:ascii="Arial" w:hAnsi="Arial" w:cs="Arial"/>
          <w:sz w:val="18"/>
          <w:szCs w:val="18"/>
          <w:vertAlign w:val="superscript"/>
        </w:rPr>
        <w:footnoteReference w:id="2"/>
      </w:r>
    </w:p>
    <w:p w14:paraId="5A1378FB" w14:textId="77777777" w:rsidR="000871EA" w:rsidRPr="00754960" w:rsidRDefault="000871EA" w:rsidP="000871EA">
      <w:pPr>
        <w:widowControl w:val="0"/>
        <w:spacing w:after="0" w:line="240" w:lineRule="auto"/>
        <w:ind w:left="426" w:hanging="426"/>
        <w:jc w:val="both"/>
        <w:rPr>
          <w:rFonts w:ascii="Arial" w:hAnsi="Arial" w:cs="Arial"/>
          <w:sz w:val="18"/>
          <w:szCs w:val="18"/>
        </w:rPr>
      </w:pPr>
      <w:r w:rsidRPr="00754960">
        <w:rPr>
          <w:rFonts w:ascii="Arial" w:hAnsi="Arial" w:cs="Arial"/>
          <w:sz w:val="18"/>
          <w:szCs w:val="18"/>
        </w:rPr>
        <w:t>2.8.</w:t>
      </w:r>
      <w:r w:rsidRPr="00754960">
        <w:rPr>
          <w:rFonts w:ascii="Arial" w:hAnsi="Arial" w:cs="Arial"/>
          <w:sz w:val="18"/>
          <w:szCs w:val="18"/>
        </w:rPr>
        <w:tab/>
        <w:t xml:space="preserve">A Szerződés szerinti szolgáltatás során Megbízott által végzett adatkezelés technikai és szervezési feltételeit a jelen Megállapodás </w:t>
      </w:r>
      <w:r w:rsidRPr="00754960">
        <w:rPr>
          <w:rFonts w:ascii="Arial" w:hAnsi="Arial" w:cs="Arial"/>
          <w:b/>
          <w:sz w:val="18"/>
          <w:szCs w:val="18"/>
        </w:rPr>
        <w:t>3. számú melléklete</w:t>
      </w:r>
      <w:r w:rsidRPr="00754960">
        <w:rPr>
          <w:rFonts w:ascii="Arial" w:hAnsi="Arial" w:cs="Arial"/>
          <w:sz w:val="18"/>
          <w:szCs w:val="18"/>
        </w:rPr>
        <w:t xml:space="preserve"> tartalmazza.</w:t>
      </w:r>
    </w:p>
    <w:p w14:paraId="3815231B" w14:textId="77777777" w:rsidR="000871EA" w:rsidRPr="00754960" w:rsidRDefault="000871EA" w:rsidP="000871EA">
      <w:pPr>
        <w:widowControl w:val="0"/>
        <w:spacing w:after="0" w:line="240" w:lineRule="auto"/>
        <w:ind w:left="426" w:hanging="426"/>
        <w:jc w:val="both"/>
        <w:rPr>
          <w:rFonts w:ascii="Arial" w:hAnsi="Arial" w:cs="Arial"/>
          <w:sz w:val="18"/>
          <w:szCs w:val="18"/>
        </w:rPr>
      </w:pPr>
      <w:r w:rsidRPr="00754960">
        <w:rPr>
          <w:rFonts w:ascii="Arial" w:hAnsi="Arial" w:cs="Arial"/>
          <w:sz w:val="18"/>
          <w:szCs w:val="18"/>
        </w:rPr>
        <w:t>2.9.</w:t>
      </w:r>
      <w:r w:rsidRPr="00754960">
        <w:rPr>
          <w:rFonts w:ascii="Arial" w:hAnsi="Arial" w:cs="Arial"/>
          <w:sz w:val="18"/>
          <w:szCs w:val="18"/>
        </w:rPr>
        <w:tab/>
        <w:t>A Megbízott a jelen Megállapodás szerinti adatfeldolgozás során köteles betartani a Rendelet, valamint az egyéb hatályos jogszabályok rendelkezéseit. Amennyiben a vonatkozó jogszabályok – különösen a Rendelet – rendelkezései a jelen Megállapodás rendelkezéseitől eltérnek, a Szerződés és a Megállapodás teljesítése során a jogszabályoknak megfelelően kell eljárni. A jogszabályok megváltozása esetén a Felek a lehető legrövidebb időn belül módosítják a jelen Megállapodást a jogszabályoknak és a Felek akaratának megfelelően azzal, hogy a jogszabályi követelményeknek való megfelelés érdekében történő módosítást egyik Fél sem jogosult megtagadni és a késlekedésből eredő kárért a késedelmet okozó Fél felel.</w:t>
      </w:r>
    </w:p>
    <w:p w14:paraId="1DF08832" w14:textId="77777777" w:rsidR="000871EA" w:rsidRPr="00754960" w:rsidRDefault="000871EA" w:rsidP="000871EA">
      <w:pPr>
        <w:widowControl w:val="0"/>
        <w:spacing w:after="0" w:line="240" w:lineRule="auto"/>
        <w:rPr>
          <w:rFonts w:ascii="Arial" w:hAnsi="Arial" w:cs="Arial"/>
          <w:b/>
          <w:sz w:val="18"/>
          <w:szCs w:val="18"/>
        </w:rPr>
      </w:pPr>
    </w:p>
    <w:p w14:paraId="2FA5A149" w14:textId="77777777" w:rsidR="000871EA" w:rsidRPr="00754960" w:rsidRDefault="000871EA" w:rsidP="000871EA">
      <w:pPr>
        <w:widowControl w:val="0"/>
        <w:spacing w:after="0" w:line="240" w:lineRule="auto"/>
        <w:jc w:val="both"/>
        <w:rPr>
          <w:rFonts w:ascii="Arial" w:hAnsi="Arial" w:cs="Arial"/>
          <w:b/>
          <w:sz w:val="18"/>
          <w:szCs w:val="18"/>
        </w:rPr>
      </w:pPr>
      <w:r w:rsidRPr="00754960">
        <w:rPr>
          <w:rFonts w:ascii="Arial" w:hAnsi="Arial" w:cs="Arial"/>
          <w:b/>
          <w:sz w:val="18"/>
          <w:szCs w:val="18"/>
        </w:rPr>
        <w:t>3. Megbízó feladatai, felelősségei</w:t>
      </w:r>
    </w:p>
    <w:p w14:paraId="00292D10" w14:textId="77777777" w:rsidR="000871EA" w:rsidRPr="00754960" w:rsidRDefault="000871EA" w:rsidP="000871EA">
      <w:pPr>
        <w:widowControl w:val="0"/>
        <w:spacing w:after="0" w:line="240" w:lineRule="auto"/>
        <w:ind w:left="426" w:hanging="426"/>
        <w:jc w:val="both"/>
        <w:rPr>
          <w:rFonts w:ascii="Arial" w:hAnsi="Arial" w:cs="Arial"/>
          <w:sz w:val="18"/>
          <w:szCs w:val="18"/>
        </w:rPr>
      </w:pPr>
      <w:r w:rsidRPr="00754960">
        <w:rPr>
          <w:rFonts w:ascii="Arial" w:hAnsi="Arial" w:cs="Arial"/>
          <w:sz w:val="18"/>
          <w:szCs w:val="18"/>
        </w:rPr>
        <w:t>3.1.</w:t>
      </w:r>
      <w:r w:rsidRPr="00754960">
        <w:rPr>
          <w:rFonts w:ascii="Arial" w:hAnsi="Arial" w:cs="Arial"/>
          <w:sz w:val="18"/>
          <w:szCs w:val="18"/>
        </w:rPr>
        <w:tab/>
        <w:t>Megbízó köteles mindazon személyeket tájékoztatni a Megbízott adatfeldolgozó tevékenységéről, akiknek a Megbízott a személyes adatait kezeli.</w:t>
      </w:r>
    </w:p>
    <w:p w14:paraId="46B2737D" w14:textId="77777777" w:rsidR="000871EA" w:rsidRPr="00754960" w:rsidRDefault="000871EA" w:rsidP="000871EA">
      <w:pPr>
        <w:widowControl w:val="0"/>
        <w:spacing w:after="0" w:line="240" w:lineRule="auto"/>
        <w:ind w:left="426" w:hanging="426"/>
        <w:jc w:val="both"/>
        <w:rPr>
          <w:rFonts w:ascii="Arial" w:hAnsi="Arial" w:cs="Arial"/>
          <w:sz w:val="18"/>
          <w:szCs w:val="18"/>
        </w:rPr>
      </w:pPr>
      <w:r w:rsidRPr="00754960">
        <w:rPr>
          <w:rFonts w:ascii="Arial" w:hAnsi="Arial" w:cs="Arial"/>
          <w:sz w:val="18"/>
          <w:szCs w:val="18"/>
        </w:rPr>
        <w:t>3.2.</w:t>
      </w:r>
      <w:r w:rsidRPr="00754960">
        <w:rPr>
          <w:rFonts w:ascii="Arial" w:hAnsi="Arial" w:cs="Arial"/>
          <w:sz w:val="18"/>
          <w:szCs w:val="18"/>
        </w:rPr>
        <w:tab/>
        <w:t>A Megbízó, mint adatkezelő felelős a jelen Megállapodás tárgyát képező adatkezelési műveletek jogi megfelelőségéért (különösen az adatkezelés céljának meghatározásáért, a jogalap megfelelőségéért, az érintettek irányában teljesítendő tájékoztatási kötelezettségek végrehajtásáért, stb.).</w:t>
      </w:r>
    </w:p>
    <w:p w14:paraId="4705507D" w14:textId="77777777" w:rsidR="000871EA" w:rsidRPr="00754960" w:rsidRDefault="000871EA" w:rsidP="000871EA">
      <w:pPr>
        <w:widowControl w:val="0"/>
        <w:spacing w:after="0" w:line="240" w:lineRule="auto"/>
        <w:ind w:left="425" w:hanging="425"/>
        <w:jc w:val="both"/>
        <w:rPr>
          <w:rFonts w:ascii="Arial" w:hAnsi="Arial" w:cs="Arial"/>
          <w:sz w:val="18"/>
          <w:szCs w:val="18"/>
        </w:rPr>
      </w:pPr>
      <w:r w:rsidRPr="00754960">
        <w:rPr>
          <w:rFonts w:ascii="Arial" w:hAnsi="Arial" w:cs="Arial"/>
          <w:sz w:val="18"/>
          <w:szCs w:val="18"/>
        </w:rPr>
        <w:t>3.3.</w:t>
      </w:r>
      <w:r w:rsidRPr="00754960">
        <w:rPr>
          <w:rFonts w:ascii="Arial" w:hAnsi="Arial" w:cs="Arial"/>
          <w:sz w:val="18"/>
          <w:szCs w:val="18"/>
        </w:rPr>
        <w:tab/>
        <w:t>Megbízó jelen Megállapodással illetőleg esetenként írásbeli utasítást ad a Megbízott részére a személyes adatok kezelését érintően.</w:t>
      </w:r>
    </w:p>
    <w:p w14:paraId="31ED979D" w14:textId="77777777" w:rsidR="000871EA" w:rsidRPr="00754960" w:rsidRDefault="000871EA" w:rsidP="000871EA">
      <w:pPr>
        <w:widowControl w:val="0"/>
        <w:spacing w:after="0" w:line="240" w:lineRule="auto"/>
        <w:ind w:left="425" w:hanging="425"/>
        <w:jc w:val="both"/>
        <w:rPr>
          <w:rFonts w:ascii="Arial" w:hAnsi="Arial" w:cs="Arial"/>
          <w:sz w:val="18"/>
          <w:szCs w:val="18"/>
        </w:rPr>
      </w:pPr>
      <w:r w:rsidRPr="00754960">
        <w:rPr>
          <w:rFonts w:ascii="Arial" w:hAnsi="Arial" w:cs="Arial"/>
          <w:sz w:val="18"/>
          <w:szCs w:val="18"/>
        </w:rPr>
        <w:t>3.4. Megbízó felel az általa adott utasítások jogszerűségéért.</w:t>
      </w:r>
    </w:p>
    <w:p w14:paraId="02DE3177" w14:textId="77777777" w:rsidR="000871EA" w:rsidRPr="00754960" w:rsidRDefault="000871EA" w:rsidP="000871EA">
      <w:pPr>
        <w:widowControl w:val="0"/>
        <w:spacing w:after="0" w:line="240" w:lineRule="auto"/>
        <w:ind w:left="425" w:hanging="425"/>
        <w:jc w:val="both"/>
        <w:rPr>
          <w:rFonts w:ascii="Arial" w:hAnsi="Arial" w:cs="Arial"/>
          <w:sz w:val="18"/>
          <w:szCs w:val="18"/>
        </w:rPr>
      </w:pPr>
      <w:r w:rsidRPr="00754960">
        <w:rPr>
          <w:rFonts w:ascii="Arial" w:hAnsi="Arial" w:cs="Arial"/>
          <w:sz w:val="18"/>
          <w:szCs w:val="18"/>
        </w:rPr>
        <w:t>3.5.</w:t>
      </w:r>
      <w:r w:rsidRPr="00754960">
        <w:rPr>
          <w:rFonts w:ascii="Arial" w:hAnsi="Arial" w:cs="Arial"/>
          <w:sz w:val="18"/>
          <w:szCs w:val="18"/>
        </w:rPr>
        <w:tab/>
        <w:t>A Megbízó vállalja, hogy amennyiben a Megbízott teljesítéséhez adatok, információk, vagy egyéb nyilatkozatok szükségesek, úgy azokat igény esetén haladéktalanul, de legkésőbb három munkanapon belül átadja, illetve megadja a Megbízottnak.</w:t>
      </w:r>
    </w:p>
    <w:p w14:paraId="211C4406" w14:textId="77777777" w:rsidR="000871EA" w:rsidRPr="00754960" w:rsidRDefault="000871EA" w:rsidP="000871EA">
      <w:pPr>
        <w:widowControl w:val="0"/>
        <w:spacing w:after="0" w:line="240" w:lineRule="auto"/>
        <w:ind w:left="426" w:hanging="426"/>
        <w:jc w:val="both"/>
        <w:rPr>
          <w:rFonts w:ascii="Arial" w:hAnsi="Arial" w:cs="Arial"/>
          <w:sz w:val="18"/>
          <w:szCs w:val="18"/>
        </w:rPr>
      </w:pPr>
    </w:p>
    <w:p w14:paraId="546A70F3" w14:textId="77777777" w:rsidR="000871EA" w:rsidRPr="00754960" w:rsidRDefault="000871EA" w:rsidP="000871EA">
      <w:pPr>
        <w:widowControl w:val="0"/>
        <w:spacing w:after="0" w:line="240" w:lineRule="auto"/>
        <w:ind w:left="426" w:hanging="426"/>
        <w:jc w:val="both"/>
        <w:rPr>
          <w:rFonts w:ascii="Arial" w:hAnsi="Arial" w:cs="Arial"/>
          <w:b/>
          <w:sz w:val="18"/>
          <w:szCs w:val="18"/>
        </w:rPr>
      </w:pPr>
      <w:r w:rsidRPr="00754960">
        <w:rPr>
          <w:rFonts w:ascii="Arial" w:hAnsi="Arial" w:cs="Arial"/>
          <w:b/>
          <w:sz w:val="18"/>
          <w:szCs w:val="18"/>
        </w:rPr>
        <w:t>4. A megbízás teljesítése</w:t>
      </w:r>
    </w:p>
    <w:p w14:paraId="127BF1CC" w14:textId="77777777" w:rsidR="000871EA" w:rsidRPr="00754960" w:rsidRDefault="000871EA" w:rsidP="000871EA">
      <w:pPr>
        <w:widowControl w:val="0"/>
        <w:spacing w:after="0" w:line="240" w:lineRule="auto"/>
        <w:ind w:left="567" w:hanging="567"/>
        <w:jc w:val="both"/>
        <w:rPr>
          <w:rFonts w:ascii="Arial" w:hAnsi="Arial" w:cs="Arial"/>
          <w:sz w:val="18"/>
          <w:szCs w:val="18"/>
        </w:rPr>
      </w:pPr>
      <w:r w:rsidRPr="00754960">
        <w:rPr>
          <w:rFonts w:ascii="Arial" w:hAnsi="Arial" w:cs="Arial"/>
          <w:sz w:val="18"/>
          <w:szCs w:val="18"/>
        </w:rPr>
        <w:t>4.1.</w:t>
      </w:r>
      <w:r w:rsidRPr="00754960">
        <w:rPr>
          <w:rFonts w:ascii="Arial" w:hAnsi="Arial" w:cs="Arial"/>
          <w:sz w:val="18"/>
          <w:szCs w:val="18"/>
        </w:rPr>
        <w:tab/>
        <w:t>Cél meghatározása és döntések:</w:t>
      </w:r>
    </w:p>
    <w:p w14:paraId="37F7D895" w14:textId="77777777" w:rsidR="000871EA" w:rsidRPr="00754960" w:rsidRDefault="000871EA" w:rsidP="0027212C">
      <w:pPr>
        <w:widowControl w:val="0"/>
        <w:numPr>
          <w:ilvl w:val="2"/>
          <w:numId w:val="10"/>
        </w:numPr>
        <w:spacing w:after="0" w:line="240" w:lineRule="auto"/>
        <w:jc w:val="both"/>
        <w:rPr>
          <w:rFonts w:ascii="Arial" w:hAnsi="Arial" w:cs="Arial"/>
          <w:sz w:val="18"/>
          <w:szCs w:val="18"/>
        </w:rPr>
      </w:pPr>
      <w:r w:rsidRPr="00754960">
        <w:rPr>
          <w:rFonts w:ascii="Arial" w:hAnsi="Arial" w:cs="Arial"/>
          <w:sz w:val="18"/>
          <w:szCs w:val="18"/>
        </w:rPr>
        <w:t xml:space="preserve">Az adatok kezelésének célját kizárólag a Megbízó jogosult meghatározni, az adatok kezelésével kapcsolatban a Megbízó dönt (lásd 2. sz. melléklet). </w:t>
      </w:r>
    </w:p>
    <w:p w14:paraId="3A3C8BD2" w14:textId="77777777" w:rsidR="000871EA" w:rsidRPr="00754960" w:rsidRDefault="000871EA" w:rsidP="0027212C">
      <w:pPr>
        <w:widowControl w:val="0"/>
        <w:numPr>
          <w:ilvl w:val="2"/>
          <w:numId w:val="10"/>
        </w:numPr>
        <w:spacing w:after="0" w:line="240" w:lineRule="auto"/>
        <w:jc w:val="both"/>
        <w:rPr>
          <w:rFonts w:ascii="Arial" w:hAnsi="Arial" w:cs="Arial"/>
          <w:sz w:val="18"/>
          <w:szCs w:val="18"/>
        </w:rPr>
      </w:pPr>
      <w:r w:rsidRPr="00754960">
        <w:rPr>
          <w:rFonts w:ascii="Arial" w:hAnsi="Arial" w:cs="Arial"/>
          <w:sz w:val="18"/>
          <w:szCs w:val="18"/>
        </w:rPr>
        <w:t xml:space="preserve">A Megbízott az adatokkal kapcsolatban érdemi döntés meghozatalára nem jogosult. </w:t>
      </w:r>
    </w:p>
    <w:p w14:paraId="3FCCB9E7" w14:textId="77777777" w:rsidR="000871EA" w:rsidRPr="00754960" w:rsidRDefault="000871EA" w:rsidP="000871EA">
      <w:pPr>
        <w:widowControl w:val="0"/>
        <w:spacing w:after="0" w:line="240" w:lineRule="auto"/>
        <w:ind w:left="567" w:hanging="567"/>
        <w:jc w:val="both"/>
        <w:rPr>
          <w:rFonts w:ascii="Arial" w:hAnsi="Arial" w:cs="Arial"/>
          <w:sz w:val="18"/>
          <w:szCs w:val="18"/>
        </w:rPr>
      </w:pPr>
      <w:r w:rsidRPr="00754960">
        <w:rPr>
          <w:rFonts w:ascii="Arial" w:hAnsi="Arial" w:cs="Arial"/>
          <w:sz w:val="18"/>
          <w:szCs w:val="18"/>
        </w:rPr>
        <w:t>4.2.</w:t>
      </w:r>
      <w:r w:rsidRPr="00754960">
        <w:rPr>
          <w:rFonts w:ascii="Arial" w:hAnsi="Arial" w:cs="Arial"/>
          <w:sz w:val="18"/>
          <w:szCs w:val="18"/>
        </w:rPr>
        <w:tab/>
        <w:t>Hozzáférhetőség korlátozása</w:t>
      </w:r>
    </w:p>
    <w:p w14:paraId="2C0498C1" w14:textId="77777777" w:rsidR="000871EA" w:rsidRPr="00754960" w:rsidRDefault="000871EA" w:rsidP="0027212C">
      <w:pPr>
        <w:widowControl w:val="0"/>
        <w:numPr>
          <w:ilvl w:val="2"/>
          <w:numId w:val="14"/>
        </w:numPr>
        <w:suppressAutoHyphens/>
        <w:spacing w:after="0" w:line="240" w:lineRule="auto"/>
        <w:contextualSpacing/>
        <w:jc w:val="both"/>
        <w:rPr>
          <w:rFonts w:ascii="Arial" w:hAnsi="Arial" w:cs="Arial"/>
          <w:sz w:val="18"/>
          <w:szCs w:val="18"/>
          <w:shd w:val="clear" w:color="auto" w:fill="FFFF00"/>
        </w:rPr>
      </w:pPr>
      <w:r w:rsidRPr="00754960">
        <w:rPr>
          <w:rFonts w:ascii="Arial" w:hAnsi="Arial" w:cs="Arial"/>
          <w:sz w:val="18"/>
          <w:szCs w:val="18"/>
        </w:rPr>
        <w:t xml:space="preserve">Megbízó jelen Megállapodás aláírásával hozzájárulását adja, hogy a Megbízott a Megállapodás megkötésének időpontjában további adatfeldolgozóként a </w:t>
      </w:r>
      <w:r w:rsidRPr="00754960">
        <w:rPr>
          <w:rFonts w:ascii="Arial" w:hAnsi="Arial" w:cs="Arial"/>
          <w:b/>
          <w:sz w:val="18"/>
          <w:szCs w:val="18"/>
        </w:rPr>
        <w:t>4. számú mellékletben</w:t>
      </w:r>
      <w:r w:rsidRPr="00754960">
        <w:rPr>
          <w:rFonts w:ascii="Arial" w:hAnsi="Arial" w:cs="Arial"/>
          <w:sz w:val="18"/>
          <w:szCs w:val="18"/>
        </w:rPr>
        <w:t xml:space="preserve"> megjelölt al-adatfeldolgozókat vegye igénybe. </w:t>
      </w:r>
    </w:p>
    <w:p w14:paraId="4764E2AE" w14:textId="77777777" w:rsidR="000871EA" w:rsidRPr="00754960" w:rsidRDefault="000871EA" w:rsidP="0027212C">
      <w:pPr>
        <w:widowControl w:val="0"/>
        <w:numPr>
          <w:ilvl w:val="2"/>
          <w:numId w:val="14"/>
        </w:numPr>
        <w:suppressAutoHyphens/>
        <w:spacing w:after="0" w:line="240" w:lineRule="auto"/>
        <w:contextualSpacing/>
        <w:jc w:val="both"/>
        <w:rPr>
          <w:rFonts w:ascii="Arial" w:hAnsi="Arial" w:cs="Arial"/>
          <w:sz w:val="18"/>
          <w:szCs w:val="18"/>
          <w:shd w:val="clear" w:color="auto" w:fill="FFFF00"/>
        </w:rPr>
      </w:pPr>
      <w:r w:rsidRPr="00754960">
        <w:rPr>
          <w:rFonts w:ascii="Arial" w:hAnsi="Arial" w:cs="Arial"/>
          <w:sz w:val="18"/>
          <w:szCs w:val="18"/>
        </w:rPr>
        <w:t xml:space="preserve">A Megbízott kötelezettséget vállal arra, hogy további adatfeldolgozót kizárólag a Megbízó előzetes írásbeli engedélyének birtokában vesz igénybe. </w:t>
      </w:r>
    </w:p>
    <w:p w14:paraId="0458FA64" w14:textId="77777777" w:rsidR="000871EA" w:rsidRPr="00754960" w:rsidRDefault="000871EA" w:rsidP="0027212C">
      <w:pPr>
        <w:widowControl w:val="0"/>
        <w:numPr>
          <w:ilvl w:val="2"/>
          <w:numId w:val="14"/>
        </w:numPr>
        <w:suppressAutoHyphens/>
        <w:spacing w:after="0" w:line="240" w:lineRule="auto"/>
        <w:contextualSpacing/>
        <w:jc w:val="both"/>
        <w:rPr>
          <w:rFonts w:ascii="Arial" w:hAnsi="Arial" w:cs="Arial"/>
          <w:sz w:val="18"/>
          <w:szCs w:val="18"/>
        </w:rPr>
      </w:pPr>
      <w:r w:rsidRPr="00754960">
        <w:rPr>
          <w:rFonts w:ascii="Arial" w:hAnsi="Arial" w:cs="Arial"/>
          <w:sz w:val="18"/>
          <w:szCs w:val="18"/>
        </w:rPr>
        <w:t xml:space="preserve">A Megbízott kizárólag olyan további adatfeldolgozókat vehet igénybe, akik, vagy amelyek megfelelő garanciákat nyújtanak az adatkezelés jelen Megállapodás illetve a Rendelet követelményeinek való megfelelését és az érintettek jogainak védelmét biztosító, megfelelő technikai és szervezési intézkedések végrehajtására. </w:t>
      </w:r>
    </w:p>
    <w:p w14:paraId="648A8540" w14:textId="77777777" w:rsidR="000871EA" w:rsidRPr="00754960" w:rsidRDefault="000871EA" w:rsidP="0027212C">
      <w:pPr>
        <w:widowControl w:val="0"/>
        <w:numPr>
          <w:ilvl w:val="2"/>
          <w:numId w:val="14"/>
        </w:numPr>
        <w:suppressAutoHyphens/>
        <w:spacing w:after="0" w:line="240" w:lineRule="auto"/>
        <w:contextualSpacing/>
        <w:jc w:val="both"/>
        <w:rPr>
          <w:rFonts w:ascii="Arial" w:hAnsi="Arial" w:cs="Arial"/>
          <w:sz w:val="18"/>
          <w:szCs w:val="18"/>
        </w:rPr>
      </w:pPr>
      <w:r w:rsidRPr="00754960">
        <w:rPr>
          <w:rFonts w:ascii="Arial" w:hAnsi="Arial" w:cs="Arial"/>
          <w:sz w:val="18"/>
          <w:szCs w:val="18"/>
        </w:rPr>
        <w:t xml:space="preserve">A Megbízott bármely al-adatfeldolgozóval a jelen Megállapodással megegyező tartalmú szerződést köteles megkötni. </w:t>
      </w:r>
    </w:p>
    <w:p w14:paraId="3126C78F" w14:textId="77777777" w:rsidR="000871EA" w:rsidRPr="00754960" w:rsidRDefault="000871EA" w:rsidP="0027212C">
      <w:pPr>
        <w:widowControl w:val="0"/>
        <w:numPr>
          <w:ilvl w:val="2"/>
          <w:numId w:val="14"/>
        </w:numPr>
        <w:spacing w:after="0" w:line="240" w:lineRule="auto"/>
        <w:jc w:val="both"/>
        <w:rPr>
          <w:rFonts w:ascii="Arial" w:hAnsi="Arial" w:cs="Arial"/>
          <w:sz w:val="18"/>
          <w:szCs w:val="18"/>
        </w:rPr>
      </w:pPr>
      <w:r w:rsidRPr="00754960">
        <w:rPr>
          <w:rFonts w:ascii="Arial" w:hAnsi="Arial" w:cs="Arial"/>
          <w:sz w:val="18"/>
          <w:szCs w:val="18"/>
        </w:rPr>
        <w:t>A Megbízott kijelenti és szavatolja, hogy az adatfeldolgozási tevékenységét úgy végzi, hogy más személynek, így különösen a jelen Megállapodásban nem nevesített vagy harmadik országban letelepedett adatfeldolgozónak vagy adatkezelőnek nem biztosít hozzáférést.</w:t>
      </w:r>
    </w:p>
    <w:p w14:paraId="37C29496" w14:textId="77777777" w:rsidR="000871EA" w:rsidRPr="00754960" w:rsidRDefault="000871EA" w:rsidP="0027212C">
      <w:pPr>
        <w:widowControl w:val="0"/>
        <w:numPr>
          <w:ilvl w:val="1"/>
          <w:numId w:val="14"/>
        </w:numPr>
        <w:suppressAutoHyphens/>
        <w:spacing w:after="0" w:line="240" w:lineRule="auto"/>
        <w:ind w:left="567"/>
        <w:contextualSpacing/>
        <w:jc w:val="both"/>
        <w:rPr>
          <w:rFonts w:ascii="Arial" w:hAnsi="Arial" w:cs="Arial"/>
          <w:vanish/>
          <w:sz w:val="18"/>
          <w:szCs w:val="18"/>
        </w:rPr>
      </w:pPr>
      <w:r w:rsidRPr="00754960">
        <w:rPr>
          <w:rFonts w:ascii="Arial" w:hAnsi="Arial" w:cs="Arial"/>
          <w:sz w:val="18"/>
          <w:szCs w:val="18"/>
        </w:rPr>
        <w:t>Utasítási jog</w:t>
      </w:r>
    </w:p>
    <w:p w14:paraId="3ECB1DF4" w14:textId="77777777" w:rsidR="000871EA" w:rsidRPr="00754960" w:rsidRDefault="000871EA" w:rsidP="000871EA">
      <w:pPr>
        <w:suppressAutoHyphens/>
        <w:spacing w:after="0" w:line="240" w:lineRule="auto"/>
        <w:ind w:left="1440"/>
        <w:contextualSpacing/>
        <w:jc w:val="both"/>
        <w:rPr>
          <w:rFonts w:ascii="Arial" w:hAnsi="Arial" w:cs="Arial"/>
          <w:sz w:val="18"/>
          <w:szCs w:val="18"/>
        </w:rPr>
      </w:pPr>
    </w:p>
    <w:p w14:paraId="1148DCDB" w14:textId="77777777" w:rsidR="000871EA" w:rsidRPr="00754960" w:rsidRDefault="000871EA" w:rsidP="0027212C">
      <w:pPr>
        <w:widowControl w:val="0"/>
        <w:numPr>
          <w:ilvl w:val="2"/>
          <w:numId w:val="15"/>
        </w:numPr>
        <w:suppressAutoHyphens/>
        <w:spacing w:after="0" w:line="240" w:lineRule="auto"/>
        <w:contextualSpacing/>
        <w:jc w:val="both"/>
        <w:rPr>
          <w:rFonts w:ascii="Arial" w:hAnsi="Arial" w:cs="Arial"/>
          <w:sz w:val="18"/>
          <w:szCs w:val="18"/>
        </w:rPr>
      </w:pPr>
      <w:r w:rsidRPr="00754960">
        <w:rPr>
          <w:rFonts w:ascii="Arial" w:hAnsi="Arial" w:cs="Arial"/>
          <w:sz w:val="18"/>
          <w:szCs w:val="18"/>
        </w:rPr>
        <w:t>A Megbízott a személyes adatokat kizárólag Megbízó írásbeli utasításai alapján kezeli – beleértve a személyes adatoknak valamely harmadik ország vagy nemzetközi szervezet számára való továbbítását is –, kivéve akkor, ha az adatkezelést az adatfeldolgozóra alkalmazandó uniós vagy a magyar jog írja elő; ebben az esetben erről a jogi előírásról az adatfeldolgozó az adatkezelőt az adatkezelést megelőzően értesíti, kivéve, ha az adatkezelő értesítését az adott jogszabály fontos közérdekből tiltja.</w:t>
      </w:r>
    </w:p>
    <w:p w14:paraId="334D6E6A" w14:textId="77777777" w:rsidR="000871EA" w:rsidRPr="00754960" w:rsidRDefault="000871EA" w:rsidP="0027212C">
      <w:pPr>
        <w:widowControl w:val="0"/>
        <w:numPr>
          <w:ilvl w:val="2"/>
          <w:numId w:val="15"/>
        </w:numPr>
        <w:suppressAutoHyphens/>
        <w:spacing w:after="0" w:line="240" w:lineRule="auto"/>
        <w:contextualSpacing/>
        <w:jc w:val="both"/>
        <w:rPr>
          <w:rFonts w:ascii="Arial" w:hAnsi="Arial" w:cs="Arial"/>
          <w:sz w:val="18"/>
          <w:szCs w:val="18"/>
        </w:rPr>
      </w:pPr>
      <w:r w:rsidRPr="00754960">
        <w:rPr>
          <w:rFonts w:ascii="Arial" w:hAnsi="Arial" w:cs="Arial"/>
          <w:sz w:val="18"/>
          <w:szCs w:val="18"/>
        </w:rPr>
        <w:t>A Felek megállapodnak abban, hogy a jelen Megállapodás teljesítése során a Megbízó által adott, e-mail útján megküldött utasításait írásbeli utasításoknak tekintik.</w:t>
      </w:r>
    </w:p>
    <w:p w14:paraId="3C919C78" w14:textId="77777777" w:rsidR="000871EA" w:rsidRPr="00754960" w:rsidRDefault="000871EA" w:rsidP="0027212C">
      <w:pPr>
        <w:widowControl w:val="0"/>
        <w:numPr>
          <w:ilvl w:val="2"/>
          <w:numId w:val="15"/>
        </w:numPr>
        <w:suppressAutoHyphens/>
        <w:spacing w:after="0" w:line="240" w:lineRule="auto"/>
        <w:contextualSpacing/>
        <w:jc w:val="both"/>
        <w:rPr>
          <w:rFonts w:ascii="Arial" w:hAnsi="Arial" w:cs="Arial"/>
          <w:sz w:val="18"/>
          <w:szCs w:val="18"/>
        </w:rPr>
      </w:pPr>
      <w:r w:rsidRPr="00754960">
        <w:rPr>
          <w:rFonts w:ascii="Arial" w:hAnsi="Arial" w:cs="Arial"/>
          <w:sz w:val="18"/>
          <w:szCs w:val="18"/>
        </w:rPr>
        <w:t xml:space="preserve">Felek rögzítik, hogy az adatfeldolgozási műveletekre vonatkozóan adott utasításai jogszerűségéért a Megbízó felel. </w:t>
      </w:r>
    </w:p>
    <w:p w14:paraId="392C77C5" w14:textId="77777777" w:rsidR="000871EA" w:rsidRPr="00754960" w:rsidRDefault="000871EA" w:rsidP="0027212C">
      <w:pPr>
        <w:widowControl w:val="0"/>
        <w:numPr>
          <w:ilvl w:val="2"/>
          <w:numId w:val="15"/>
        </w:numPr>
        <w:suppressAutoHyphens/>
        <w:spacing w:after="0" w:line="240" w:lineRule="auto"/>
        <w:contextualSpacing/>
        <w:jc w:val="both"/>
        <w:rPr>
          <w:rFonts w:ascii="Arial" w:hAnsi="Arial" w:cs="Arial"/>
          <w:sz w:val="18"/>
          <w:szCs w:val="18"/>
        </w:rPr>
      </w:pPr>
      <w:r w:rsidRPr="00754960">
        <w:rPr>
          <w:rFonts w:ascii="Arial" w:hAnsi="Arial" w:cs="Arial"/>
          <w:sz w:val="18"/>
          <w:szCs w:val="18"/>
        </w:rPr>
        <w:t xml:space="preserve">A Megbízó a jelen Megállapodás időbeli hatálya alatt bármikor jogosult ellátni a Megbízottat az adatfeldolgozási tevékenységre vonatkozó érdemi utasításokkal, amelyeket a Megbízott köteles végrehajtani. </w:t>
      </w:r>
    </w:p>
    <w:p w14:paraId="79FB81AD" w14:textId="77777777" w:rsidR="000871EA" w:rsidRPr="00754960" w:rsidRDefault="000871EA" w:rsidP="0027212C">
      <w:pPr>
        <w:widowControl w:val="0"/>
        <w:numPr>
          <w:ilvl w:val="2"/>
          <w:numId w:val="15"/>
        </w:numPr>
        <w:suppressAutoHyphens/>
        <w:spacing w:after="0" w:line="240" w:lineRule="auto"/>
        <w:contextualSpacing/>
        <w:jc w:val="both"/>
        <w:rPr>
          <w:rFonts w:ascii="Arial" w:hAnsi="Arial" w:cs="Arial"/>
          <w:sz w:val="18"/>
          <w:szCs w:val="18"/>
        </w:rPr>
      </w:pPr>
      <w:r w:rsidRPr="00754960">
        <w:rPr>
          <w:rFonts w:ascii="Arial" w:hAnsi="Arial" w:cs="Arial"/>
          <w:sz w:val="18"/>
          <w:szCs w:val="18"/>
        </w:rPr>
        <w:t xml:space="preserve">Amennyiben a Megbízott a Megbízótól az alkalmazandó adatvédelmi jogi rendelkezésekbe ütköző utasítást kap, azt köteles haladéktalanul a jelen Megállapodásban meghatározott kapcsolattartási szabályok szerint jelezni részletesen a Megbízónak, ismertetve az utasítás jogellenességének okát. </w:t>
      </w:r>
    </w:p>
    <w:p w14:paraId="40AAC422" w14:textId="77777777" w:rsidR="000871EA" w:rsidRPr="00754960" w:rsidRDefault="000871EA" w:rsidP="0027212C">
      <w:pPr>
        <w:widowControl w:val="0"/>
        <w:numPr>
          <w:ilvl w:val="2"/>
          <w:numId w:val="15"/>
        </w:numPr>
        <w:suppressAutoHyphens/>
        <w:spacing w:after="0" w:line="240" w:lineRule="auto"/>
        <w:contextualSpacing/>
        <w:jc w:val="both"/>
        <w:rPr>
          <w:rFonts w:ascii="Arial" w:hAnsi="Arial" w:cs="Arial"/>
          <w:sz w:val="18"/>
          <w:szCs w:val="18"/>
        </w:rPr>
      </w:pPr>
      <w:r w:rsidRPr="00754960">
        <w:rPr>
          <w:rFonts w:ascii="Arial" w:hAnsi="Arial" w:cs="Arial"/>
          <w:sz w:val="18"/>
          <w:szCs w:val="18"/>
        </w:rPr>
        <w:t>A Megbízó a Megbízott nyilatkozata alapján dönt az utasítás fenntartásáról vagy megváltoztatásáról, és erről haladéktalanul értesíti a Megbízottat, aki az utasítást köteles végrehajtani. A Megbízó által adott utasítások jogszerűségéért a Megbízó felel.</w:t>
      </w:r>
    </w:p>
    <w:p w14:paraId="7233109C" w14:textId="77777777" w:rsidR="000871EA" w:rsidRPr="00754960" w:rsidRDefault="000871EA" w:rsidP="0027212C">
      <w:pPr>
        <w:widowControl w:val="0"/>
        <w:numPr>
          <w:ilvl w:val="2"/>
          <w:numId w:val="15"/>
        </w:numPr>
        <w:suppressAutoHyphens/>
        <w:spacing w:after="0" w:line="240" w:lineRule="auto"/>
        <w:contextualSpacing/>
        <w:jc w:val="both"/>
        <w:rPr>
          <w:rFonts w:ascii="Arial" w:hAnsi="Arial" w:cs="Arial"/>
          <w:sz w:val="18"/>
          <w:szCs w:val="18"/>
        </w:rPr>
      </w:pPr>
      <w:r w:rsidRPr="00754960">
        <w:rPr>
          <w:rFonts w:ascii="Arial" w:hAnsi="Arial" w:cs="Arial"/>
          <w:sz w:val="18"/>
          <w:szCs w:val="18"/>
        </w:rPr>
        <w:t>Ha a Megbízott a Megbízó utasításai hiányában, utasításokat túllépve vagy megszegve a jelen Megállapodás tárgyát képező személyes adatokon bármilyen további műveletet végez, úgy az ilyen tevékenységéért kizárólagos felelősséggel tartozik.</w:t>
      </w:r>
    </w:p>
    <w:p w14:paraId="2C111CB8" w14:textId="77777777" w:rsidR="000871EA" w:rsidRPr="00754960" w:rsidRDefault="000871EA" w:rsidP="0027212C">
      <w:pPr>
        <w:widowControl w:val="0"/>
        <w:numPr>
          <w:ilvl w:val="2"/>
          <w:numId w:val="15"/>
        </w:numPr>
        <w:suppressAutoHyphens/>
        <w:spacing w:after="0" w:line="240" w:lineRule="auto"/>
        <w:contextualSpacing/>
        <w:jc w:val="both"/>
        <w:rPr>
          <w:rFonts w:ascii="Arial" w:hAnsi="Arial" w:cs="Arial"/>
          <w:sz w:val="18"/>
          <w:szCs w:val="18"/>
        </w:rPr>
      </w:pPr>
      <w:r w:rsidRPr="00754960">
        <w:rPr>
          <w:rFonts w:ascii="Arial" w:hAnsi="Arial" w:cs="Arial"/>
          <w:sz w:val="18"/>
          <w:szCs w:val="18"/>
        </w:rPr>
        <w:t>A Megbízó utasításai és a jelen Megállapodás feltételei közötti ellentmondás esetén az érintett személyek személyes adatainak magasabb szintű védelmét biztosító rendelkezés szerint kell eljárni.</w:t>
      </w:r>
    </w:p>
    <w:p w14:paraId="278795FD" w14:textId="77777777" w:rsidR="000871EA" w:rsidRPr="00754960" w:rsidDel="00B75945" w:rsidRDefault="000871EA" w:rsidP="0027212C">
      <w:pPr>
        <w:widowControl w:val="0"/>
        <w:numPr>
          <w:ilvl w:val="2"/>
          <w:numId w:val="15"/>
        </w:numPr>
        <w:suppressAutoHyphens/>
        <w:spacing w:after="0" w:line="240" w:lineRule="auto"/>
        <w:contextualSpacing/>
        <w:jc w:val="both"/>
        <w:rPr>
          <w:rFonts w:ascii="Arial" w:hAnsi="Arial" w:cs="Arial"/>
          <w:sz w:val="18"/>
          <w:szCs w:val="18"/>
        </w:rPr>
      </w:pPr>
      <w:r w:rsidRPr="00754960">
        <w:rPr>
          <w:rFonts w:ascii="Arial" w:hAnsi="Arial" w:cs="Arial"/>
          <w:sz w:val="18"/>
          <w:szCs w:val="18"/>
        </w:rPr>
        <w:t>Amennyiben bármely oknál fogva a Megbízott nem képes megfelelni a Megbízó utasításainak és/vagy a jelen Megállapodás feltételeinek, akkor arról haladéktalanul köteles a kapcsolattartásra vonatkozó szabályok szerint tájékoztatni a Megbízót, és köteles egyidejűleg megtenni a Megbízó utasításaiban meghatározott megfelelő védelmi szintet biztosító más technikai, szervezési, biztonsági intézkedéseket.</w:t>
      </w:r>
    </w:p>
    <w:p w14:paraId="1791C7E8" w14:textId="77777777" w:rsidR="000871EA" w:rsidRPr="00754960" w:rsidRDefault="000871EA" w:rsidP="0027212C">
      <w:pPr>
        <w:widowControl w:val="0"/>
        <w:numPr>
          <w:ilvl w:val="2"/>
          <w:numId w:val="15"/>
        </w:numPr>
        <w:suppressAutoHyphens/>
        <w:spacing w:after="0" w:line="240" w:lineRule="auto"/>
        <w:contextualSpacing/>
        <w:jc w:val="both"/>
        <w:rPr>
          <w:rFonts w:ascii="Arial" w:hAnsi="Arial" w:cs="Arial"/>
          <w:sz w:val="18"/>
          <w:szCs w:val="18"/>
        </w:rPr>
      </w:pPr>
      <w:r w:rsidRPr="00754960">
        <w:rPr>
          <w:rFonts w:ascii="Arial" w:hAnsi="Arial" w:cs="Arial"/>
          <w:sz w:val="18"/>
          <w:szCs w:val="18"/>
        </w:rPr>
        <w:t xml:space="preserve"> Amennyiben a Megbízott a személyes adatok védelmét technikai szervezési, biztonsági intézkedésekkel nem tudja biztosítani, akkor a Megbízó az adatfeldolgozást felfüggesztheti, amelyről a kapcsolattartásra vonatkozó szabályok szerint írásban tájékoztatja Megbízottat.</w:t>
      </w:r>
    </w:p>
    <w:p w14:paraId="4EAEBD36" w14:textId="77777777" w:rsidR="000871EA" w:rsidRPr="00754960" w:rsidRDefault="000871EA" w:rsidP="0027212C">
      <w:pPr>
        <w:widowControl w:val="0"/>
        <w:numPr>
          <w:ilvl w:val="1"/>
          <w:numId w:val="15"/>
        </w:numPr>
        <w:suppressAutoHyphens/>
        <w:spacing w:after="0" w:line="240" w:lineRule="auto"/>
        <w:ind w:left="426"/>
        <w:contextualSpacing/>
        <w:jc w:val="both"/>
        <w:rPr>
          <w:rFonts w:ascii="Arial" w:hAnsi="Arial" w:cs="Arial"/>
          <w:vanish/>
          <w:sz w:val="18"/>
          <w:szCs w:val="18"/>
        </w:rPr>
      </w:pPr>
      <w:r w:rsidRPr="00754960">
        <w:rPr>
          <w:rFonts w:ascii="Arial" w:hAnsi="Arial" w:cs="Arial"/>
          <w:sz w:val="18"/>
          <w:szCs w:val="18"/>
        </w:rPr>
        <w:t>Ellenőrzési jog</w:t>
      </w:r>
    </w:p>
    <w:p w14:paraId="209DA7B9" w14:textId="77777777" w:rsidR="000871EA" w:rsidRPr="00754960" w:rsidRDefault="000871EA" w:rsidP="000871EA">
      <w:pPr>
        <w:suppressAutoHyphens/>
        <w:spacing w:after="0" w:line="240" w:lineRule="auto"/>
        <w:ind w:left="1440"/>
        <w:contextualSpacing/>
        <w:jc w:val="both"/>
        <w:rPr>
          <w:rFonts w:ascii="Arial" w:hAnsi="Arial" w:cs="Arial"/>
          <w:sz w:val="18"/>
          <w:szCs w:val="18"/>
        </w:rPr>
      </w:pPr>
    </w:p>
    <w:p w14:paraId="5B381549" w14:textId="77777777" w:rsidR="000871EA" w:rsidRPr="00754960" w:rsidRDefault="000871EA" w:rsidP="0027212C">
      <w:pPr>
        <w:widowControl w:val="0"/>
        <w:numPr>
          <w:ilvl w:val="2"/>
          <w:numId w:val="16"/>
        </w:numPr>
        <w:suppressAutoHyphens/>
        <w:spacing w:after="0" w:line="240" w:lineRule="auto"/>
        <w:contextualSpacing/>
        <w:jc w:val="both"/>
        <w:rPr>
          <w:rFonts w:ascii="Arial" w:hAnsi="Arial" w:cs="Arial"/>
          <w:sz w:val="18"/>
          <w:szCs w:val="18"/>
        </w:rPr>
      </w:pPr>
      <w:r w:rsidRPr="00754960">
        <w:rPr>
          <w:rFonts w:ascii="Arial" w:hAnsi="Arial" w:cs="Arial"/>
          <w:sz w:val="18"/>
          <w:szCs w:val="18"/>
        </w:rPr>
        <w:t>A Megbízó bármikor jogosult ellenőrizni a Megbízott tevékenységét, és ennek keretében jogosult a Megbízott és további adatfeldolgozói székhelyére, telephelyére, fióktelepére, vagy bármely, az adatok tárolásának helyére (továbbiakban: telephely) belépni, az adatfeldolgozással kapcsolatos dokumentumokat, elektronikus állományokat – így különösen napló állományokat – korlátozás nélkül megismerni, a Megbízottól adatszolgáltatást, tájékoztatást kérni.</w:t>
      </w:r>
    </w:p>
    <w:p w14:paraId="11956A63" w14:textId="77777777" w:rsidR="000871EA" w:rsidRPr="00754960" w:rsidRDefault="000871EA" w:rsidP="0027212C">
      <w:pPr>
        <w:widowControl w:val="0"/>
        <w:numPr>
          <w:ilvl w:val="2"/>
          <w:numId w:val="16"/>
        </w:numPr>
        <w:suppressAutoHyphens/>
        <w:spacing w:after="0" w:line="240" w:lineRule="auto"/>
        <w:contextualSpacing/>
        <w:jc w:val="both"/>
        <w:rPr>
          <w:rFonts w:ascii="Arial" w:hAnsi="Arial" w:cs="Arial"/>
          <w:sz w:val="18"/>
          <w:szCs w:val="18"/>
        </w:rPr>
      </w:pPr>
      <w:r w:rsidRPr="00754960">
        <w:rPr>
          <w:rFonts w:ascii="Arial" w:hAnsi="Arial" w:cs="Arial"/>
          <w:sz w:val="18"/>
          <w:szCs w:val="18"/>
        </w:rPr>
        <w:t>A Megbízott köteles biztosítani a Megbízó fenti ellenőrzési jogának gyakorlását.</w:t>
      </w:r>
    </w:p>
    <w:p w14:paraId="2C1F1BC7" w14:textId="77777777" w:rsidR="000871EA" w:rsidRPr="00754960" w:rsidRDefault="000871EA" w:rsidP="0027212C">
      <w:pPr>
        <w:widowControl w:val="0"/>
        <w:numPr>
          <w:ilvl w:val="2"/>
          <w:numId w:val="16"/>
        </w:numPr>
        <w:suppressAutoHyphens/>
        <w:spacing w:after="0" w:line="240" w:lineRule="auto"/>
        <w:contextualSpacing/>
        <w:jc w:val="both"/>
        <w:rPr>
          <w:rFonts w:ascii="Arial" w:hAnsi="Arial" w:cs="Arial"/>
          <w:sz w:val="18"/>
          <w:szCs w:val="18"/>
        </w:rPr>
      </w:pPr>
      <w:r w:rsidRPr="00754960">
        <w:rPr>
          <w:rFonts w:ascii="Arial" w:hAnsi="Arial" w:cs="Arial"/>
          <w:sz w:val="18"/>
          <w:szCs w:val="18"/>
        </w:rPr>
        <w:t>A Megbízott és további adatfeldolgozói telephelyén, vagy az adatok tárolási helyén folytatott ellenőrzést a Megbízó, vagy képviseletében az adatvédelmi tisztviselője, vagy a felek által közösen kiválasztott független szakértő, auditor (továbbiakban: ellenőrzést végző) a Megbízó által cégszerűen aláírt Megbízólevél bemutatásával végezhet.</w:t>
      </w:r>
    </w:p>
    <w:p w14:paraId="40796388" w14:textId="77777777" w:rsidR="000871EA" w:rsidRPr="00754960" w:rsidRDefault="000871EA" w:rsidP="0027212C">
      <w:pPr>
        <w:widowControl w:val="0"/>
        <w:numPr>
          <w:ilvl w:val="2"/>
          <w:numId w:val="16"/>
        </w:numPr>
        <w:suppressAutoHyphens/>
        <w:spacing w:after="0" w:line="240" w:lineRule="auto"/>
        <w:contextualSpacing/>
        <w:jc w:val="both"/>
        <w:rPr>
          <w:rFonts w:ascii="Arial" w:hAnsi="Arial" w:cs="Arial"/>
          <w:sz w:val="18"/>
          <w:szCs w:val="18"/>
        </w:rPr>
      </w:pPr>
      <w:r w:rsidRPr="00754960">
        <w:rPr>
          <w:rFonts w:ascii="Arial" w:hAnsi="Arial" w:cs="Arial"/>
          <w:sz w:val="18"/>
          <w:szCs w:val="18"/>
        </w:rPr>
        <w:t>Nem helyszíni ellenőrzés lefolytatása esetén a Megbízó és a Megbízott közötti kapcsolatban a jelen Megállapodásban kapcsolattartásra kijelölt személyek, illetőleg az adatvédelmi tisztviselő járnak el.</w:t>
      </w:r>
    </w:p>
    <w:p w14:paraId="0BEC21C4" w14:textId="77777777" w:rsidR="000871EA" w:rsidRPr="00754960" w:rsidRDefault="000871EA" w:rsidP="0027212C">
      <w:pPr>
        <w:widowControl w:val="0"/>
        <w:numPr>
          <w:ilvl w:val="2"/>
          <w:numId w:val="16"/>
        </w:numPr>
        <w:suppressAutoHyphens/>
        <w:spacing w:after="0" w:line="240" w:lineRule="auto"/>
        <w:contextualSpacing/>
        <w:jc w:val="both"/>
        <w:rPr>
          <w:rFonts w:ascii="Arial" w:hAnsi="Arial" w:cs="Arial"/>
          <w:sz w:val="18"/>
          <w:szCs w:val="18"/>
        </w:rPr>
      </w:pPr>
      <w:r w:rsidRPr="00754960">
        <w:rPr>
          <w:rFonts w:ascii="Arial" w:hAnsi="Arial" w:cs="Arial"/>
          <w:sz w:val="18"/>
          <w:szCs w:val="18"/>
        </w:rPr>
        <w:t>A Megbízó az ellenőrzés során készített jelentése 1 (egy) példányát köteles megküldeni a Megbízottnak, amelyre a Megbízott a jelentés kézhezvételét követő 3 (három) munkanapon belül észrevételt tehet.</w:t>
      </w:r>
    </w:p>
    <w:p w14:paraId="7CD80902" w14:textId="77777777" w:rsidR="000871EA" w:rsidRPr="00754960" w:rsidRDefault="000871EA" w:rsidP="0027212C">
      <w:pPr>
        <w:widowControl w:val="0"/>
        <w:numPr>
          <w:ilvl w:val="2"/>
          <w:numId w:val="16"/>
        </w:numPr>
        <w:suppressAutoHyphens/>
        <w:spacing w:after="0" w:line="240" w:lineRule="auto"/>
        <w:contextualSpacing/>
        <w:jc w:val="both"/>
        <w:rPr>
          <w:rFonts w:ascii="Arial" w:hAnsi="Arial" w:cs="Arial"/>
          <w:sz w:val="18"/>
          <w:szCs w:val="18"/>
        </w:rPr>
      </w:pPr>
      <w:r w:rsidRPr="00754960">
        <w:rPr>
          <w:rFonts w:ascii="Arial" w:hAnsi="Arial" w:cs="Arial"/>
          <w:sz w:val="18"/>
          <w:szCs w:val="18"/>
        </w:rPr>
        <w:t>Az ellenőrzési jelentés elfogadásáról és az esetlegesen szükséges intézkedésekről a Megbízó dönt.</w:t>
      </w:r>
    </w:p>
    <w:p w14:paraId="06DE8366" w14:textId="77777777" w:rsidR="000871EA" w:rsidRPr="00754960" w:rsidRDefault="000871EA" w:rsidP="0027212C">
      <w:pPr>
        <w:widowControl w:val="0"/>
        <w:numPr>
          <w:ilvl w:val="1"/>
          <w:numId w:val="16"/>
        </w:numPr>
        <w:suppressAutoHyphens/>
        <w:spacing w:after="0" w:line="240" w:lineRule="auto"/>
        <w:ind w:left="426"/>
        <w:contextualSpacing/>
        <w:jc w:val="both"/>
        <w:rPr>
          <w:rFonts w:ascii="Arial" w:hAnsi="Arial" w:cs="Arial"/>
          <w:vanish/>
          <w:sz w:val="18"/>
          <w:szCs w:val="18"/>
        </w:rPr>
      </w:pPr>
      <w:r w:rsidRPr="00754960">
        <w:rPr>
          <w:rFonts w:ascii="Arial" w:hAnsi="Arial" w:cs="Arial"/>
          <w:sz w:val="18"/>
          <w:szCs w:val="18"/>
        </w:rPr>
        <w:t>Tájékoztatási kötelezettség</w:t>
      </w:r>
    </w:p>
    <w:p w14:paraId="2163824D" w14:textId="77777777" w:rsidR="000871EA" w:rsidRPr="00754960" w:rsidRDefault="000871EA" w:rsidP="000871EA">
      <w:pPr>
        <w:suppressAutoHyphens/>
        <w:spacing w:after="0" w:line="240" w:lineRule="auto"/>
        <w:ind w:left="1440"/>
        <w:contextualSpacing/>
        <w:jc w:val="both"/>
        <w:rPr>
          <w:rFonts w:ascii="Arial" w:hAnsi="Arial" w:cs="Arial"/>
          <w:sz w:val="18"/>
          <w:szCs w:val="18"/>
        </w:rPr>
      </w:pPr>
    </w:p>
    <w:p w14:paraId="018A77D4" w14:textId="77777777" w:rsidR="000871EA" w:rsidRPr="00754960" w:rsidRDefault="000871EA" w:rsidP="0027212C">
      <w:pPr>
        <w:widowControl w:val="0"/>
        <w:numPr>
          <w:ilvl w:val="2"/>
          <w:numId w:val="17"/>
        </w:numPr>
        <w:suppressAutoHyphens/>
        <w:spacing w:after="0" w:line="240" w:lineRule="auto"/>
        <w:contextualSpacing/>
        <w:jc w:val="both"/>
        <w:rPr>
          <w:rFonts w:ascii="Arial" w:hAnsi="Arial" w:cs="Arial"/>
          <w:sz w:val="18"/>
          <w:szCs w:val="18"/>
        </w:rPr>
      </w:pPr>
      <w:r w:rsidRPr="00754960">
        <w:rPr>
          <w:rFonts w:ascii="Arial" w:hAnsi="Arial" w:cs="Arial"/>
          <w:sz w:val="18"/>
          <w:szCs w:val="18"/>
        </w:rPr>
        <w:t>A Megbízott köteles azonnal és szakszerűen reagálni a Megbízótól érkező, a jelen Megállapodás tárgyát képező adatfeldolgozási tevékenységre vonatkozó valamennyi kérdésre.</w:t>
      </w:r>
    </w:p>
    <w:p w14:paraId="3823A7CE" w14:textId="77777777" w:rsidR="000871EA" w:rsidRPr="00754960" w:rsidRDefault="000871EA" w:rsidP="0027212C">
      <w:pPr>
        <w:widowControl w:val="0"/>
        <w:numPr>
          <w:ilvl w:val="2"/>
          <w:numId w:val="17"/>
        </w:numPr>
        <w:suppressAutoHyphens/>
        <w:spacing w:after="0" w:line="240" w:lineRule="auto"/>
        <w:contextualSpacing/>
        <w:jc w:val="both"/>
        <w:rPr>
          <w:rFonts w:ascii="Arial" w:hAnsi="Arial" w:cs="Arial"/>
          <w:sz w:val="18"/>
          <w:szCs w:val="18"/>
        </w:rPr>
      </w:pPr>
      <w:r w:rsidRPr="00754960">
        <w:rPr>
          <w:rFonts w:ascii="Arial" w:hAnsi="Arial" w:cs="Arial"/>
          <w:sz w:val="18"/>
          <w:szCs w:val="18"/>
        </w:rPr>
        <w:t>A Megbízott kötelezettséget vállal, hogy azonnal értesíti a kapcsolattartásra vonatkozó szabályok szerint a Megbízót, ha</w:t>
      </w:r>
    </w:p>
    <w:p w14:paraId="4AE94E9F" w14:textId="77777777" w:rsidR="000871EA" w:rsidRPr="00754960" w:rsidRDefault="000871EA" w:rsidP="0027212C">
      <w:pPr>
        <w:widowControl w:val="0"/>
        <w:numPr>
          <w:ilvl w:val="0"/>
          <w:numId w:val="13"/>
        </w:numPr>
        <w:spacing w:after="0" w:line="240" w:lineRule="auto"/>
        <w:ind w:left="1985" w:hanging="284"/>
        <w:jc w:val="both"/>
        <w:rPr>
          <w:rFonts w:ascii="Arial" w:hAnsi="Arial" w:cs="Arial"/>
          <w:sz w:val="18"/>
          <w:szCs w:val="18"/>
        </w:rPr>
      </w:pPr>
      <w:r w:rsidRPr="00754960">
        <w:rPr>
          <w:rFonts w:ascii="Arial" w:hAnsi="Arial" w:cs="Arial"/>
          <w:sz w:val="18"/>
          <w:szCs w:val="18"/>
        </w:rPr>
        <w:t>hozzá valamely személy az adatfeldolgozással összefüggésben bármely kérdéssel, kérelemmel fordul,</w:t>
      </w:r>
    </w:p>
    <w:p w14:paraId="737A0552" w14:textId="77777777" w:rsidR="000871EA" w:rsidRPr="00754960" w:rsidRDefault="000871EA" w:rsidP="0027212C">
      <w:pPr>
        <w:widowControl w:val="0"/>
        <w:numPr>
          <w:ilvl w:val="0"/>
          <w:numId w:val="13"/>
        </w:numPr>
        <w:spacing w:after="0" w:line="240" w:lineRule="auto"/>
        <w:ind w:left="1985" w:hanging="284"/>
        <w:jc w:val="both"/>
        <w:rPr>
          <w:rFonts w:ascii="Arial" w:hAnsi="Arial" w:cs="Arial"/>
          <w:sz w:val="18"/>
          <w:szCs w:val="18"/>
        </w:rPr>
      </w:pPr>
      <w:r w:rsidRPr="00754960">
        <w:rPr>
          <w:rFonts w:ascii="Arial" w:hAnsi="Arial" w:cs="Arial"/>
          <w:sz w:val="18"/>
          <w:szCs w:val="18"/>
        </w:rPr>
        <w:t>hozzá a személyes adatok kiadására vonatkozó hatósági, bírósági megkeresés érkezik,</w:t>
      </w:r>
    </w:p>
    <w:p w14:paraId="2B2B19A5" w14:textId="77777777" w:rsidR="000871EA" w:rsidRPr="00754960" w:rsidRDefault="000871EA" w:rsidP="0027212C">
      <w:pPr>
        <w:widowControl w:val="0"/>
        <w:numPr>
          <w:ilvl w:val="0"/>
          <w:numId w:val="13"/>
        </w:numPr>
        <w:spacing w:after="0" w:line="240" w:lineRule="auto"/>
        <w:ind w:left="1985" w:hanging="284"/>
        <w:jc w:val="both"/>
        <w:rPr>
          <w:rFonts w:ascii="Arial" w:hAnsi="Arial" w:cs="Arial"/>
          <w:sz w:val="18"/>
          <w:szCs w:val="18"/>
        </w:rPr>
      </w:pPr>
      <w:r w:rsidRPr="00754960">
        <w:rPr>
          <w:rFonts w:ascii="Arial" w:hAnsi="Arial" w:cs="Arial"/>
          <w:sz w:val="18"/>
          <w:szCs w:val="18"/>
        </w:rPr>
        <w:t>bármilyen incidens bekövetkezik.</w:t>
      </w:r>
    </w:p>
    <w:p w14:paraId="2F839659" w14:textId="77777777" w:rsidR="000871EA" w:rsidRPr="00754960" w:rsidRDefault="000871EA" w:rsidP="000871EA">
      <w:pPr>
        <w:widowControl w:val="0"/>
        <w:spacing w:after="0" w:line="240" w:lineRule="auto"/>
        <w:ind w:left="1440" w:hanging="24"/>
        <w:jc w:val="both"/>
        <w:rPr>
          <w:rFonts w:ascii="Arial" w:hAnsi="Arial" w:cs="Arial"/>
          <w:sz w:val="18"/>
          <w:szCs w:val="18"/>
        </w:rPr>
      </w:pPr>
      <w:r w:rsidRPr="00754960">
        <w:rPr>
          <w:rFonts w:ascii="Arial" w:hAnsi="Arial" w:cs="Arial"/>
          <w:sz w:val="18"/>
          <w:szCs w:val="18"/>
        </w:rPr>
        <w:t>A Megbízott mindegyik esetben köteles az értesítéssel egyidejűleg a kapcsolódó dokumentumokat – így különösen a kérelmeket, hatósági megkereséseket, jegyzőkönyveket – a Megbízónak megküldeni és köteles segíteni őt az érintettek jogainak gyakorlása keretében a kérelmek megválaszolása során.</w:t>
      </w:r>
    </w:p>
    <w:p w14:paraId="662BB224" w14:textId="77777777" w:rsidR="000871EA" w:rsidRPr="00754960" w:rsidRDefault="000871EA" w:rsidP="0027212C">
      <w:pPr>
        <w:widowControl w:val="0"/>
        <w:numPr>
          <w:ilvl w:val="1"/>
          <w:numId w:val="11"/>
        </w:numPr>
        <w:spacing w:after="0" w:line="240" w:lineRule="auto"/>
        <w:ind w:left="567" w:hanging="567"/>
        <w:jc w:val="both"/>
        <w:rPr>
          <w:rFonts w:ascii="Arial" w:hAnsi="Arial" w:cs="Arial"/>
          <w:sz w:val="18"/>
          <w:szCs w:val="18"/>
        </w:rPr>
      </w:pPr>
      <w:r w:rsidRPr="00754960">
        <w:rPr>
          <w:rFonts w:ascii="Arial" w:hAnsi="Arial" w:cs="Arial"/>
          <w:sz w:val="18"/>
          <w:szCs w:val="18"/>
        </w:rPr>
        <w:t>Érintetti kérelmek teljesítése</w:t>
      </w:r>
    </w:p>
    <w:p w14:paraId="355DF8CE" w14:textId="77777777" w:rsidR="000871EA" w:rsidRPr="00754960" w:rsidRDefault="000871EA" w:rsidP="0027212C">
      <w:pPr>
        <w:widowControl w:val="0"/>
        <w:numPr>
          <w:ilvl w:val="2"/>
          <w:numId w:val="11"/>
        </w:numPr>
        <w:spacing w:after="0" w:line="240" w:lineRule="auto"/>
        <w:jc w:val="both"/>
        <w:rPr>
          <w:rFonts w:ascii="Arial" w:hAnsi="Arial" w:cs="Arial"/>
          <w:sz w:val="18"/>
          <w:szCs w:val="18"/>
        </w:rPr>
      </w:pPr>
      <w:r w:rsidRPr="00754960">
        <w:rPr>
          <w:rFonts w:ascii="Arial" w:hAnsi="Arial" w:cs="Arial"/>
          <w:sz w:val="18"/>
          <w:szCs w:val="18"/>
        </w:rPr>
        <w:t xml:space="preserve">Amennyiben a kezelt személyes adatok érintettje a számára az Európai Unió kötelező jogi aktusa, vagy a magyar jogszabályok által biztosított valamely információs önrendelkezési jogának érvényesítése céljából kérelmet nyújt be Megbízott részére, Megbízott köteles a Megbízót a kérelem benyújtásáról haladéktalanul értesíteni és az érintett kérelmét az azzal összefüggésben keletkezett valamennyi információval és dokumentummal együtt a Megbízó részére továbbítani. </w:t>
      </w:r>
    </w:p>
    <w:p w14:paraId="711EB5A0" w14:textId="77777777" w:rsidR="000871EA" w:rsidRPr="00754960" w:rsidRDefault="000871EA" w:rsidP="0027212C">
      <w:pPr>
        <w:widowControl w:val="0"/>
        <w:numPr>
          <w:ilvl w:val="2"/>
          <w:numId w:val="11"/>
        </w:numPr>
        <w:spacing w:after="0" w:line="240" w:lineRule="auto"/>
        <w:jc w:val="both"/>
        <w:rPr>
          <w:rFonts w:ascii="Arial" w:hAnsi="Arial" w:cs="Arial"/>
          <w:sz w:val="18"/>
          <w:szCs w:val="18"/>
        </w:rPr>
      </w:pPr>
      <w:r w:rsidRPr="00754960">
        <w:rPr>
          <w:rFonts w:ascii="Arial" w:hAnsi="Arial" w:cs="Arial"/>
          <w:sz w:val="18"/>
          <w:szCs w:val="18"/>
        </w:rPr>
        <w:t xml:space="preserve">A kérelem elbírálása és annak alapján az intézkedés meghozatala a Megbízó feladata, azonban a Megbízott – a Megbízó erre vonatkozó kérése esetén - köteles a kérelem elbírálásához további információt szolgáltatni, valamint köteles közreműködni a kérelem alapján meghozott intézkedés végrehajtásában. </w:t>
      </w:r>
    </w:p>
    <w:p w14:paraId="422A9D35" w14:textId="77777777" w:rsidR="000871EA" w:rsidRPr="00754960" w:rsidRDefault="000871EA" w:rsidP="0027212C">
      <w:pPr>
        <w:widowControl w:val="0"/>
        <w:numPr>
          <w:ilvl w:val="2"/>
          <w:numId w:val="11"/>
        </w:numPr>
        <w:spacing w:after="0" w:line="240" w:lineRule="auto"/>
        <w:jc w:val="both"/>
        <w:rPr>
          <w:rFonts w:ascii="Arial" w:hAnsi="Arial" w:cs="Arial"/>
          <w:sz w:val="18"/>
          <w:szCs w:val="18"/>
        </w:rPr>
      </w:pPr>
      <w:r w:rsidRPr="00754960">
        <w:rPr>
          <w:rFonts w:ascii="Arial" w:hAnsi="Arial" w:cs="Arial"/>
          <w:sz w:val="18"/>
          <w:szCs w:val="18"/>
        </w:rPr>
        <w:t>Megbízó köteles az érintett személy kérelmére tájékoztatást adni az általa kezelt, illetőleg Megbízott által feldolgozott adatairól, az adatkezelés céljáról, jogalapjáról, időtartamáról, az adatfeldolgozó nevéről, címéről (székhelyéről) és az adatkezeléssel összefüggő tevékenységéről, továbbá arról, hogy kik és milyen célból kapják vagy kapták meg az adatokat.</w:t>
      </w:r>
    </w:p>
    <w:p w14:paraId="77DDCB40" w14:textId="77777777" w:rsidR="000871EA" w:rsidRPr="00754960" w:rsidRDefault="000871EA" w:rsidP="0027212C">
      <w:pPr>
        <w:widowControl w:val="0"/>
        <w:numPr>
          <w:ilvl w:val="1"/>
          <w:numId w:val="11"/>
        </w:numPr>
        <w:spacing w:after="0" w:line="240" w:lineRule="auto"/>
        <w:ind w:left="567"/>
        <w:jc w:val="both"/>
        <w:rPr>
          <w:rFonts w:ascii="Arial" w:hAnsi="Arial" w:cs="Arial"/>
          <w:vanish/>
          <w:sz w:val="18"/>
          <w:szCs w:val="18"/>
        </w:rPr>
      </w:pPr>
      <w:r w:rsidRPr="00754960">
        <w:rPr>
          <w:rFonts w:ascii="Arial" w:hAnsi="Arial" w:cs="Arial"/>
          <w:sz w:val="18"/>
          <w:szCs w:val="18"/>
        </w:rPr>
        <w:t>Incidensek kezelése:</w:t>
      </w:r>
    </w:p>
    <w:p w14:paraId="12CB3DA7" w14:textId="77777777" w:rsidR="000871EA" w:rsidRPr="00754960" w:rsidRDefault="000871EA" w:rsidP="000871EA">
      <w:pPr>
        <w:widowControl w:val="0"/>
        <w:spacing w:after="0" w:line="240" w:lineRule="auto"/>
        <w:ind w:left="1440"/>
        <w:jc w:val="both"/>
        <w:rPr>
          <w:rFonts w:ascii="Arial" w:hAnsi="Arial" w:cs="Arial"/>
          <w:sz w:val="18"/>
          <w:szCs w:val="18"/>
        </w:rPr>
      </w:pPr>
    </w:p>
    <w:p w14:paraId="1A08FC9F" w14:textId="77777777" w:rsidR="000871EA" w:rsidRPr="00754960" w:rsidRDefault="000871EA" w:rsidP="0027212C">
      <w:pPr>
        <w:widowControl w:val="0"/>
        <w:numPr>
          <w:ilvl w:val="2"/>
          <w:numId w:val="18"/>
        </w:numPr>
        <w:spacing w:after="0" w:line="240" w:lineRule="auto"/>
        <w:jc w:val="both"/>
        <w:rPr>
          <w:rFonts w:ascii="Arial" w:hAnsi="Arial" w:cs="Arial"/>
          <w:sz w:val="18"/>
          <w:szCs w:val="18"/>
        </w:rPr>
      </w:pPr>
      <w:r w:rsidRPr="00754960">
        <w:rPr>
          <w:rFonts w:ascii="Arial" w:hAnsi="Arial" w:cs="Arial"/>
          <w:sz w:val="18"/>
          <w:szCs w:val="18"/>
        </w:rPr>
        <w:t xml:space="preserve">Amennyiben adatvédelmi incidens következik be, a Megbízott köteles haladéktalanul intézkedni az incidens orvoslása és a kár megelőzése, amennyiben a kár nem megelőzhető, akkor elhárítása, amennyiben pedig a kár nem elhárítható, akkor a kár csökkentése érdekében. A Megbízott az esemény tudomására jutásától számítva indokolatlan késedelem nélkül, de legkésőbb 4 (négy) órán belül köteles tájékoztatni a Megbízót és az adatvédelmi tisztviselőt a 4.7.3. pont szerinti terjedelemben. </w:t>
      </w:r>
    </w:p>
    <w:p w14:paraId="65D02824" w14:textId="77777777" w:rsidR="000871EA" w:rsidRPr="00754960" w:rsidRDefault="000871EA" w:rsidP="0027212C">
      <w:pPr>
        <w:widowControl w:val="0"/>
        <w:numPr>
          <w:ilvl w:val="2"/>
          <w:numId w:val="18"/>
        </w:numPr>
        <w:spacing w:after="0" w:line="240" w:lineRule="auto"/>
        <w:jc w:val="both"/>
        <w:rPr>
          <w:rFonts w:ascii="Arial" w:hAnsi="Arial" w:cs="Arial"/>
          <w:sz w:val="18"/>
          <w:szCs w:val="18"/>
        </w:rPr>
      </w:pPr>
      <w:r w:rsidRPr="00754960">
        <w:rPr>
          <w:rFonts w:ascii="Arial" w:hAnsi="Arial" w:cs="Arial"/>
          <w:sz w:val="18"/>
          <w:szCs w:val="18"/>
        </w:rPr>
        <w:t>Amennyiben az incidensfolyamatosan fennáll, akkor a személyes adatok védelme érdekében a Megbízó dönthet az adatfeldolgozással érintett szolgáltatás nyújtásának felfüggesztéséről.</w:t>
      </w:r>
    </w:p>
    <w:p w14:paraId="7DA0D8BF" w14:textId="77777777" w:rsidR="000871EA" w:rsidRPr="00754960" w:rsidRDefault="000871EA" w:rsidP="0027212C">
      <w:pPr>
        <w:widowControl w:val="0"/>
        <w:numPr>
          <w:ilvl w:val="2"/>
          <w:numId w:val="18"/>
        </w:numPr>
        <w:spacing w:after="0" w:line="240" w:lineRule="auto"/>
        <w:jc w:val="both"/>
        <w:rPr>
          <w:rFonts w:ascii="Arial" w:hAnsi="Arial" w:cs="Arial"/>
          <w:sz w:val="18"/>
          <w:szCs w:val="18"/>
        </w:rPr>
      </w:pPr>
      <w:r w:rsidRPr="00754960">
        <w:rPr>
          <w:rFonts w:ascii="Arial" w:hAnsi="Arial" w:cs="Arial"/>
          <w:sz w:val="18"/>
          <w:szCs w:val="18"/>
        </w:rPr>
        <w:t>Az incidensről – a 4.7.1. pont szerinti tájékoztatással egyidejűleg – a Megbízott köteles két példányban jegyzőkönyvet felvenni, amely tartalmazza:</w:t>
      </w:r>
    </w:p>
    <w:p w14:paraId="1EA81844" w14:textId="77777777" w:rsidR="000871EA" w:rsidRPr="00754960" w:rsidRDefault="000871EA" w:rsidP="0027212C">
      <w:pPr>
        <w:widowControl w:val="0"/>
        <w:numPr>
          <w:ilvl w:val="0"/>
          <w:numId w:val="12"/>
        </w:numPr>
        <w:spacing w:after="0" w:line="240" w:lineRule="auto"/>
        <w:ind w:left="1985" w:hanging="357"/>
        <w:jc w:val="both"/>
        <w:rPr>
          <w:rFonts w:ascii="Arial" w:hAnsi="Arial" w:cs="Arial"/>
          <w:sz w:val="18"/>
          <w:szCs w:val="18"/>
        </w:rPr>
      </w:pPr>
      <w:r w:rsidRPr="00754960">
        <w:rPr>
          <w:rFonts w:ascii="Arial" w:hAnsi="Arial" w:cs="Arial"/>
          <w:sz w:val="18"/>
          <w:szCs w:val="18"/>
        </w:rPr>
        <w:t>az esemény bekövetkezésének időpontját és helyét, érintett informatikai alkalmazást, fizikai tárolási helyeket,</w:t>
      </w:r>
    </w:p>
    <w:p w14:paraId="31B7AC5D" w14:textId="77777777" w:rsidR="000871EA" w:rsidRPr="00754960" w:rsidRDefault="000871EA" w:rsidP="0027212C">
      <w:pPr>
        <w:widowControl w:val="0"/>
        <w:numPr>
          <w:ilvl w:val="0"/>
          <w:numId w:val="12"/>
        </w:numPr>
        <w:spacing w:after="0" w:line="240" w:lineRule="auto"/>
        <w:ind w:left="1985" w:hanging="357"/>
        <w:jc w:val="both"/>
        <w:rPr>
          <w:rFonts w:ascii="Arial" w:hAnsi="Arial" w:cs="Arial"/>
          <w:sz w:val="18"/>
          <w:szCs w:val="18"/>
        </w:rPr>
      </w:pPr>
      <w:r w:rsidRPr="00754960">
        <w:rPr>
          <w:rFonts w:ascii="Arial" w:hAnsi="Arial" w:cs="Arial"/>
          <w:sz w:val="18"/>
          <w:szCs w:val="18"/>
        </w:rPr>
        <w:t>a jegyzőkönyv felvételének időpontját és helyét,</w:t>
      </w:r>
    </w:p>
    <w:p w14:paraId="6E5C4672" w14:textId="77777777" w:rsidR="000871EA" w:rsidRPr="00754960" w:rsidRDefault="000871EA" w:rsidP="0027212C">
      <w:pPr>
        <w:widowControl w:val="0"/>
        <w:numPr>
          <w:ilvl w:val="0"/>
          <w:numId w:val="12"/>
        </w:numPr>
        <w:spacing w:after="0" w:line="240" w:lineRule="auto"/>
        <w:ind w:left="1985" w:hanging="357"/>
        <w:jc w:val="both"/>
        <w:rPr>
          <w:rFonts w:ascii="Arial" w:hAnsi="Arial" w:cs="Arial"/>
          <w:sz w:val="18"/>
          <w:szCs w:val="18"/>
        </w:rPr>
      </w:pPr>
      <w:r w:rsidRPr="00754960">
        <w:rPr>
          <w:rFonts w:ascii="Arial" w:hAnsi="Arial" w:cs="Arial"/>
          <w:sz w:val="18"/>
          <w:szCs w:val="18"/>
        </w:rPr>
        <w:t>az esemény leírását,</w:t>
      </w:r>
    </w:p>
    <w:p w14:paraId="65077B5F" w14:textId="77777777" w:rsidR="000871EA" w:rsidRPr="00754960" w:rsidRDefault="000871EA" w:rsidP="0027212C">
      <w:pPr>
        <w:widowControl w:val="0"/>
        <w:numPr>
          <w:ilvl w:val="0"/>
          <w:numId w:val="12"/>
        </w:numPr>
        <w:spacing w:after="0" w:line="240" w:lineRule="auto"/>
        <w:ind w:left="1985" w:hanging="357"/>
        <w:jc w:val="both"/>
        <w:rPr>
          <w:rFonts w:ascii="Arial" w:hAnsi="Arial" w:cs="Arial"/>
          <w:sz w:val="18"/>
          <w:szCs w:val="18"/>
        </w:rPr>
      </w:pPr>
      <w:r w:rsidRPr="00754960">
        <w:rPr>
          <w:rFonts w:ascii="Arial" w:hAnsi="Arial" w:cs="Arial"/>
          <w:bCs/>
          <w:sz w:val="18"/>
          <w:szCs w:val="18"/>
        </w:rPr>
        <w:t>az incidens során érintett személyek és kompromittálódott adatok körét, számosságát,</w:t>
      </w:r>
    </w:p>
    <w:p w14:paraId="6B14E45E" w14:textId="77777777" w:rsidR="000871EA" w:rsidRPr="00754960" w:rsidRDefault="000871EA" w:rsidP="0027212C">
      <w:pPr>
        <w:widowControl w:val="0"/>
        <w:numPr>
          <w:ilvl w:val="0"/>
          <w:numId w:val="12"/>
        </w:numPr>
        <w:spacing w:after="0" w:line="240" w:lineRule="auto"/>
        <w:ind w:left="1985" w:hanging="357"/>
        <w:jc w:val="both"/>
        <w:rPr>
          <w:rFonts w:ascii="Arial" w:hAnsi="Arial" w:cs="Arial"/>
          <w:sz w:val="18"/>
          <w:szCs w:val="18"/>
        </w:rPr>
      </w:pPr>
      <w:r w:rsidRPr="00754960">
        <w:rPr>
          <w:rFonts w:ascii="Arial" w:hAnsi="Arial" w:cs="Arial"/>
          <w:sz w:val="18"/>
          <w:szCs w:val="18"/>
        </w:rPr>
        <w:t>az incidens valószínűsíthető következményeit és az orvoslása érdekében tett intézkedések leírását,</w:t>
      </w:r>
    </w:p>
    <w:p w14:paraId="1B89E9D4" w14:textId="77777777" w:rsidR="000871EA" w:rsidRPr="00754960" w:rsidRDefault="000871EA" w:rsidP="0027212C">
      <w:pPr>
        <w:widowControl w:val="0"/>
        <w:numPr>
          <w:ilvl w:val="0"/>
          <w:numId w:val="12"/>
        </w:numPr>
        <w:spacing w:after="0" w:line="240" w:lineRule="auto"/>
        <w:ind w:left="1985" w:hanging="357"/>
        <w:jc w:val="both"/>
        <w:rPr>
          <w:rFonts w:ascii="Arial" w:hAnsi="Arial" w:cs="Arial"/>
          <w:sz w:val="18"/>
          <w:szCs w:val="18"/>
        </w:rPr>
      </w:pPr>
      <w:r w:rsidRPr="00754960">
        <w:rPr>
          <w:rFonts w:ascii="Arial" w:hAnsi="Arial" w:cs="Arial"/>
          <w:sz w:val="18"/>
          <w:szCs w:val="18"/>
        </w:rPr>
        <w:t>a kár megelőzése, elhárítása, csökkentése érdekében tett intézkedések leírását,</w:t>
      </w:r>
    </w:p>
    <w:p w14:paraId="14DC3147" w14:textId="77777777" w:rsidR="000871EA" w:rsidRPr="00754960" w:rsidRDefault="000871EA" w:rsidP="0027212C">
      <w:pPr>
        <w:widowControl w:val="0"/>
        <w:numPr>
          <w:ilvl w:val="0"/>
          <w:numId w:val="12"/>
        </w:numPr>
        <w:spacing w:after="0" w:line="240" w:lineRule="auto"/>
        <w:ind w:left="1985" w:hanging="357"/>
        <w:jc w:val="both"/>
        <w:rPr>
          <w:rFonts w:ascii="Arial" w:hAnsi="Arial" w:cs="Arial"/>
          <w:sz w:val="18"/>
          <w:szCs w:val="18"/>
        </w:rPr>
      </w:pPr>
      <w:r w:rsidRPr="00754960">
        <w:rPr>
          <w:rFonts w:ascii="Arial" w:hAnsi="Arial" w:cs="Arial"/>
          <w:sz w:val="18"/>
          <w:szCs w:val="18"/>
        </w:rPr>
        <w:t>a jegyzőkönyvet felvevő és az incidenst vizsgáló személy nevét, telefonszámát és aláírását</w:t>
      </w:r>
    </w:p>
    <w:p w14:paraId="5E5B1A4D" w14:textId="77777777" w:rsidR="000871EA" w:rsidRPr="00754960" w:rsidRDefault="000871EA" w:rsidP="0027212C">
      <w:pPr>
        <w:widowControl w:val="0"/>
        <w:numPr>
          <w:ilvl w:val="0"/>
          <w:numId w:val="12"/>
        </w:numPr>
        <w:spacing w:after="0" w:line="240" w:lineRule="auto"/>
        <w:ind w:left="1985" w:hanging="357"/>
        <w:jc w:val="both"/>
        <w:rPr>
          <w:rFonts w:ascii="Arial" w:hAnsi="Arial" w:cs="Arial"/>
          <w:sz w:val="18"/>
          <w:szCs w:val="18"/>
        </w:rPr>
      </w:pPr>
      <w:r w:rsidRPr="00754960">
        <w:rPr>
          <w:rFonts w:ascii="Arial" w:hAnsi="Arial" w:cs="Arial"/>
          <w:sz w:val="18"/>
          <w:szCs w:val="18"/>
        </w:rPr>
        <w:t>az eseményt észlelő személy nevét és telefonszámát valamint</w:t>
      </w:r>
    </w:p>
    <w:p w14:paraId="680CEDF0" w14:textId="77777777" w:rsidR="000871EA" w:rsidRPr="00754960" w:rsidRDefault="000871EA" w:rsidP="0027212C">
      <w:pPr>
        <w:widowControl w:val="0"/>
        <w:numPr>
          <w:ilvl w:val="0"/>
          <w:numId w:val="12"/>
        </w:numPr>
        <w:spacing w:after="0" w:line="240" w:lineRule="auto"/>
        <w:ind w:left="1985" w:hanging="357"/>
        <w:jc w:val="both"/>
        <w:rPr>
          <w:rFonts w:ascii="Arial" w:hAnsi="Arial" w:cs="Arial"/>
          <w:sz w:val="18"/>
          <w:szCs w:val="18"/>
        </w:rPr>
      </w:pPr>
      <w:r w:rsidRPr="00754960">
        <w:rPr>
          <w:rFonts w:ascii="Arial" w:hAnsi="Arial" w:cs="Arial"/>
          <w:sz w:val="18"/>
          <w:szCs w:val="18"/>
        </w:rPr>
        <w:t>a jegyzőkönyvet ellenjegyző kapcsolattartó nevét és aláírását.</w:t>
      </w:r>
    </w:p>
    <w:p w14:paraId="5310F497" w14:textId="77777777" w:rsidR="000871EA" w:rsidRPr="00754960" w:rsidRDefault="000871EA" w:rsidP="000871EA">
      <w:pPr>
        <w:widowControl w:val="0"/>
        <w:spacing w:after="0" w:line="240" w:lineRule="auto"/>
        <w:ind w:left="1440" w:hanging="24"/>
        <w:rPr>
          <w:rFonts w:ascii="Arial" w:hAnsi="Arial" w:cs="Arial"/>
          <w:sz w:val="18"/>
          <w:szCs w:val="18"/>
        </w:rPr>
      </w:pPr>
      <w:r w:rsidRPr="00754960">
        <w:rPr>
          <w:rFonts w:ascii="Arial" w:hAnsi="Arial" w:cs="Arial"/>
          <w:sz w:val="18"/>
          <w:szCs w:val="18"/>
        </w:rPr>
        <w:t>A felek által aláírt jegyzőkönyv egyik példánya a Megbízottat, a másik példánya a Megbízót illeti meg.</w:t>
      </w:r>
    </w:p>
    <w:p w14:paraId="4C842DFB" w14:textId="77777777" w:rsidR="000871EA" w:rsidRPr="00754960" w:rsidRDefault="000871EA" w:rsidP="0027212C">
      <w:pPr>
        <w:widowControl w:val="0"/>
        <w:numPr>
          <w:ilvl w:val="2"/>
          <w:numId w:val="18"/>
        </w:numPr>
        <w:spacing w:after="0" w:line="240" w:lineRule="auto"/>
        <w:jc w:val="both"/>
        <w:rPr>
          <w:rFonts w:ascii="Arial" w:hAnsi="Arial" w:cs="Arial"/>
          <w:sz w:val="18"/>
          <w:szCs w:val="18"/>
        </w:rPr>
      </w:pPr>
      <w:r w:rsidRPr="00754960">
        <w:rPr>
          <w:rFonts w:ascii="Arial" w:hAnsi="Arial" w:cs="Arial"/>
          <w:sz w:val="18"/>
          <w:szCs w:val="18"/>
        </w:rPr>
        <w:t>A Megbízó - a 4.7.1. pont szerinti bejelentés alapján - 72 órán belül dönt az incidens soron kívüli vizsgálatáról, hatósági bejelentési és érintetti értesítési kötelezettségek megtételéről. A vizsgálatról készített jelentés 1 (egy) példányát a Megbízó átadja a Megbízottnak.</w:t>
      </w:r>
    </w:p>
    <w:p w14:paraId="05E4C9F5" w14:textId="77777777" w:rsidR="000871EA" w:rsidRPr="00754960" w:rsidRDefault="000871EA" w:rsidP="0027212C">
      <w:pPr>
        <w:widowControl w:val="0"/>
        <w:numPr>
          <w:ilvl w:val="2"/>
          <w:numId w:val="18"/>
        </w:numPr>
        <w:spacing w:after="0" w:line="240" w:lineRule="auto"/>
        <w:jc w:val="both"/>
        <w:rPr>
          <w:rFonts w:ascii="Arial" w:hAnsi="Arial" w:cs="Arial"/>
          <w:sz w:val="18"/>
          <w:szCs w:val="18"/>
        </w:rPr>
      </w:pPr>
      <w:r w:rsidRPr="00754960">
        <w:rPr>
          <w:rFonts w:ascii="Arial" w:hAnsi="Arial" w:cs="Arial"/>
          <w:sz w:val="18"/>
          <w:szCs w:val="18"/>
        </w:rPr>
        <w:t xml:space="preserve">A Felek a Megbízott által készített jegyzőkönyv és a Megbízó szükség szerinti vizsgálata, ellenőrzése során tett megállapítások alapján haladéktalanul egyeztetnek az incidens részleteinek, orvoslásának és a jövőben való bekövetkezés megelőzésének további szükséges intézkedéseiről. </w:t>
      </w:r>
    </w:p>
    <w:p w14:paraId="35247254" w14:textId="77777777" w:rsidR="000871EA" w:rsidRPr="00754960" w:rsidRDefault="000871EA" w:rsidP="0027212C">
      <w:pPr>
        <w:widowControl w:val="0"/>
        <w:numPr>
          <w:ilvl w:val="2"/>
          <w:numId w:val="18"/>
        </w:numPr>
        <w:spacing w:after="0" w:line="240" w:lineRule="auto"/>
        <w:jc w:val="both"/>
        <w:rPr>
          <w:rFonts w:ascii="Arial" w:hAnsi="Arial" w:cs="Arial"/>
          <w:sz w:val="18"/>
          <w:szCs w:val="18"/>
        </w:rPr>
      </w:pPr>
      <w:r w:rsidRPr="00754960">
        <w:rPr>
          <w:rFonts w:ascii="Arial" w:hAnsi="Arial" w:cs="Arial"/>
          <w:sz w:val="18"/>
          <w:szCs w:val="18"/>
        </w:rPr>
        <w:t>Amennyiben a Felek a szükséges intézkedésekről az incidens bekövetkezését követő 3 (három) munkanapon belül nem tudnak megállapodni, akkor arról a Megbízó egyoldalúan dönt, utasítja a Megbízottat, amelyet a Megbízott köteles végrehajtani.</w:t>
      </w:r>
    </w:p>
    <w:p w14:paraId="5242CE71" w14:textId="77777777" w:rsidR="000871EA" w:rsidRPr="00754960" w:rsidRDefault="000871EA" w:rsidP="0027212C">
      <w:pPr>
        <w:widowControl w:val="0"/>
        <w:numPr>
          <w:ilvl w:val="1"/>
          <w:numId w:val="18"/>
        </w:numPr>
        <w:tabs>
          <w:tab w:val="left" w:pos="567"/>
        </w:tabs>
        <w:spacing w:after="0" w:line="240" w:lineRule="auto"/>
        <w:ind w:left="709"/>
        <w:jc w:val="both"/>
        <w:rPr>
          <w:rFonts w:ascii="Arial" w:hAnsi="Arial" w:cs="Arial"/>
          <w:vanish/>
          <w:sz w:val="18"/>
          <w:szCs w:val="18"/>
        </w:rPr>
      </w:pPr>
      <w:r w:rsidRPr="00754960">
        <w:rPr>
          <w:rFonts w:ascii="Arial" w:hAnsi="Arial" w:cs="Arial"/>
          <w:sz w:val="18"/>
          <w:szCs w:val="18"/>
        </w:rPr>
        <w:t>Közreműködés adatvédelmi hatásvizsgálatban:</w:t>
      </w:r>
    </w:p>
    <w:p w14:paraId="67F69B4B" w14:textId="77777777" w:rsidR="000871EA" w:rsidRPr="00754960" w:rsidRDefault="000871EA" w:rsidP="000871EA">
      <w:pPr>
        <w:widowControl w:val="0"/>
        <w:spacing w:after="0" w:line="240" w:lineRule="auto"/>
        <w:ind w:left="1440"/>
        <w:jc w:val="both"/>
        <w:rPr>
          <w:rFonts w:ascii="Arial" w:hAnsi="Arial" w:cs="Arial"/>
          <w:sz w:val="18"/>
          <w:szCs w:val="18"/>
        </w:rPr>
      </w:pPr>
    </w:p>
    <w:p w14:paraId="7AB068B4" w14:textId="77777777" w:rsidR="000871EA" w:rsidRPr="00754960" w:rsidRDefault="000871EA" w:rsidP="0027212C">
      <w:pPr>
        <w:widowControl w:val="0"/>
        <w:numPr>
          <w:ilvl w:val="2"/>
          <w:numId w:val="19"/>
        </w:numPr>
        <w:spacing w:after="0" w:line="240" w:lineRule="auto"/>
        <w:jc w:val="both"/>
        <w:rPr>
          <w:rFonts w:ascii="Arial" w:hAnsi="Arial" w:cs="Arial"/>
          <w:sz w:val="18"/>
          <w:szCs w:val="18"/>
        </w:rPr>
      </w:pPr>
      <w:r w:rsidRPr="00754960">
        <w:rPr>
          <w:rFonts w:ascii="Arial" w:hAnsi="Arial" w:cs="Arial"/>
          <w:sz w:val="18"/>
          <w:szCs w:val="18"/>
        </w:rPr>
        <w:t>A Megbízott kötelezettséget vállal arra, hogy a Megbízó kérésére valamennyi információt 24 órán belül rendelkezésre bocsát, ami a Megbízó adatvédelmi hatásvizsgálat elvégzésére vonatkozó kötelezettségének – ideértve a felügyeleti hatósággal folyatatott előzetes konzultációs kötelezettséget és az érintettek tájékoztatását is – teljesítéséhez szükséges.</w:t>
      </w:r>
    </w:p>
    <w:p w14:paraId="5CADC723" w14:textId="77777777" w:rsidR="000871EA" w:rsidRPr="00754960" w:rsidRDefault="000871EA" w:rsidP="0027212C">
      <w:pPr>
        <w:widowControl w:val="0"/>
        <w:numPr>
          <w:ilvl w:val="2"/>
          <w:numId w:val="19"/>
        </w:numPr>
        <w:spacing w:after="0" w:line="240" w:lineRule="auto"/>
        <w:jc w:val="both"/>
        <w:rPr>
          <w:rFonts w:ascii="Arial" w:hAnsi="Arial" w:cs="Arial"/>
          <w:sz w:val="18"/>
          <w:szCs w:val="18"/>
        </w:rPr>
      </w:pPr>
      <w:r w:rsidRPr="00754960">
        <w:rPr>
          <w:rFonts w:ascii="Arial" w:hAnsi="Arial" w:cs="Arial"/>
          <w:sz w:val="18"/>
          <w:szCs w:val="18"/>
        </w:rPr>
        <w:t>Amennyiben az adatvédelmi hatásvizsgálat lefolytatásában a Megbízott szakértő képviselőjének személyes közreműködése és/vagy a Megbízott telephelyére való belépés biztosítása és/vagy a Megbízott által végzett jelen Megbízási szerződés szerinti adatkezelési műveletek során keletkező adatok megismerése szükséges, azt a Megbízó vagy a Megbízó által megbízott szakértő számára biztosítja.</w:t>
      </w:r>
    </w:p>
    <w:p w14:paraId="11BD6C66" w14:textId="77777777" w:rsidR="000871EA" w:rsidRPr="00754960" w:rsidRDefault="000871EA" w:rsidP="0027212C">
      <w:pPr>
        <w:widowControl w:val="0"/>
        <w:numPr>
          <w:ilvl w:val="2"/>
          <w:numId w:val="19"/>
        </w:numPr>
        <w:spacing w:after="0" w:line="240" w:lineRule="auto"/>
        <w:jc w:val="both"/>
        <w:rPr>
          <w:rFonts w:ascii="Arial" w:hAnsi="Arial" w:cs="Arial"/>
          <w:sz w:val="18"/>
          <w:szCs w:val="18"/>
        </w:rPr>
      </w:pPr>
      <w:r w:rsidRPr="00754960">
        <w:rPr>
          <w:rFonts w:ascii="Arial" w:hAnsi="Arial" w:cs="Arial"/>
          <w:sz w:val="18"/>
          <w:szCs w:val="18"/>
        </w:rPr>
        <w:t xml:space="preserve">A Megbízott köteles továbbá a Megbízó rendelkezésére bocsátani a releváns megbízotti tevékenysége kapcsán készített vagy az általa használt informatikai alkalmazások fejlesztői által készített adatvédelmi hatásvizsgálatok eredményét. </w:t>
      </w:r>
    </w:p>
    <w:p w14:paraId="2AF44100" w14:textId="77777777" w:rsidR="000871EA" w:rsidRPr="00754960" w:rsidRDefault="000871EA" w:rsidP="0027212C">
      <w:pPr>
        <w:widowControl w:val="0"/>
        <w:numPr>
          <w:ilvl w:val="1"/>
          <w:numId w:val="19"/>
        </w:numPr>
        <w:spacing w:after="0" w:line="240" w:lineRule="auto"/>
        <w:ind w:left="567"/>
        <w:jc w:val="both"/>
        <w:rPr>
          <w:rFonts w:ascii="Arial" w:hAnsi="Arial" w:cs="Arial"/>
          <w:vanish/>
          <w:sz w:val="18"/>
          <w:szCs w:val="18"/>
        </w:rPr>
      </w:pPr>
      <w:r w:rsidRPr="00754960">
        <w:rPr>
          <w:rFonts w:ascii="Arial" w:hAnsi="Arial" w:cs="Arial"/>
          <w:sz w:val="18"/>
          <w:szCs w:val="18"/>
        </w:rPr>
        <w:t>Az adatkezelés biztonsága</w:t>
      </w:r>
    </w:p>
    <w:p w14:paraId="776E5C76" w14:textId="77777777" w:rsidR="000871EA" w:rsidRPr="00754960" w:rsidRDefault="000871EA" w:rsidP="000871EA">
      <w:pPr>
        <w:widowControl w:val="0"/>
        <w:spacing w:after="0" w:line="240" w:lineRule="auto"/>
        <w:ind w:left="1440"/>
        <w:jc w:val="both"/>
        <w:rPr>
          <w:rFonts w:ascii="Arial" w:hAnsi="Arial" w:cs="Arial"/>
          <w:sz w:val="18"/>
          <w:szCs w:val="18"/>
        </w:rPr>
      </w:pPr>
    </w:p>
    <w:p w14:paraId="5FDE154C" w14:textId="77777777" w:rsidR="000871EA" w:rsidRPr="00754960" w:rsidRDefault="000871EA" w:rsidP="0027212C">
      <w:pPr>
        <w:widowControl w:val="0"/>
        <w:numPr>
          <w:ilvl w:val="2"/>
          <w:numId w:val="20"/>
        </w:numPr>
        <w:spacing w:after="0" w:line="240" w:lineRule="auto"/>
        <w:jc w:val="both"/>
        <w:rPr>
          <w:rFonts w:ascii="Arial" w:hAnsi="Arial" w:cs="Arial"/>
          <w:sz w:val="18"/>
          <w:szCs w:val="18"/>
        </w:rPr>
      </w:pPr>
      <w:r w:rsidRPr="00754960">
        <w:rPr>
          <w:rFonts w:ascii="Arial" w:hAnsi="Arial" w:cs="Arial"/>
          <w:sz w:val="18"/>
          <w:szCs w:val="18"/>
        </w:rPr>
        <w:t>A Megbízott a részére továbbított személyes adatokat a szükséges (az adatkezelés jellege, hatóköre, körülményei és céljai, valamint a természetes személyek jogaira és szabadságaira jelentett kockázat figyelembevételével) technikai és szervezési intézkedések meghozatala útján köteles védeni a jogosulatlan hozzáférés, megváltozás/megváltoztatás, a nyilvánosságra hozás, a törlés, a sérülés, és megsemmisülés ellen.</w:t>
      </w:r>
    </w:p>
    <w:p w14:paraId="65E3FD51" w14:textId="77777777" w:rsidR="000871EA" w:rsidRPr="00754960" w:rsidRDefault="000871EA" w:rsidP="0027212C">
      <w:pPr>
        <w:widowControl w:val="0"/>
        <w:numPr>
          <w:ilvl w:val="2"/>
          <w:numId w:val="20"/>
        </w:numPr>
        <w:spacing w:after="0" w:line="240" w:lineRule="auto"/>
        <w:jc w:val="both"/>
        <w:rPr>
          <w:rFonts w:ascii="Arial" w:hAnsi="Arial" w:cs="Arial"/>
          <w:sz w:val="18"/>
          <w:szCs w:val="18"/>
        </w:rPr>
      </w:pPr>
      <w:r w:rsidRPr="00754960">
        <w:rPr>
          <w:rFonts w:ascii="Arial" w:hAnsi="Arial" w:cs="Arial"/>
          <w:sz w:val="18"/>
          <w:szCs w:val="18"/>
        </w:rPr>
        <w:t xml:space="preserve">Megbízott kijelenti, hogy intézkedéseket hozott annak biztosítására, hogy az irányítása alatt eljáró (beleértve a további adatfeldolgozókat is), a személyes adatokhoz hozzáféréssel rendelkező természetes személyek kizárólag az adatkezelő utasításának megfelelően kezelhessék az említett adatokat, kivéve, ha az ettől való eltérésre jogszabály kötelez. </w:t>
      </w:r>
    </w:p>
    <w:p w14:paraId="7679FE2A" w14:textId="77777777" w:rsidR="000871EA" w:rsidRPr="00754960" w:rsidRDefault="000871EA" w:rsidP="0027212C">
      <w:pPr>
        <w:widowControl w:val="0"/>
        <w:numPr>
          <w:ilvl w:val="2"/>
          <w:numId w:val="20"/>
        </w:numPr>
        <w:spacing w:after="0" w:line="240" w:lineRule="auto"/>
        <w:jc w:val="both"/>
        <w:rPr>
          <w:rFonts w:ascii="Arial" w:hAnsi="Arial" w:cs="Arial"/>
          <w:sz w:val="18"/>
          <w:szCs w:val="18"/>
        </w:rPr>
      </w:pPr>
      <w:r w:rsidRPr="00754960">
        <w:rPr>
          <w:rFonts w:ascii="Arial" w:hAnsi="Arial" w:cs="Arial"/>
          <w:sz w:val="18"/>
          <w:szCs w:val="18"/>
        </w:rPr>
        <w:t xml:space="preserve">Megbízott köteles továbbá az alkalmazott technikai és szervezési intézkedéseket a jelen Megállapodás teljesítése során a technológia mindenkori állása és az adatfeldolgozás körülményeinek alakulásához mérten észszerű időközönként felülvizsgálni és a megfelelő szintű adatbiztonság érdekében a szükséges technikai és szervezési intézkedéseket végrehajtani.  </w:t>
      </w:r>
    </w:p>
    <w:p w14:paraId="4118871F" w14:textId="77777777" w:rsidR="000871EA" w:rsidRPr="00754960" w:rsidRDefault="000871EA" w:rsidP="0027212C">
      <w:pPr>
        <w:widowControl w:val="0"/>
        <w:numPr>
          <w:ilvl w:val="2"/>
          <w:numId w:val="20"/>
        </w:numPr>
        <w:spacing w:after="0" w:line="240" w:lineRule="auto"/>
        <w:jc w:val="both"/>
        <w:rPr>
          <w:rFonts w:ascii="Arial" w:hAnsi="Arial" w:cs="Arial"/>
          <w:sz w:val="18"/>
          <w:szCs w:val="18"/>
        </w:rPr>
      </w:pPr>
      <w:r w:rsidRPr="00754960">
        <w:rPr>
          <w:rFonts w:ascii="Arial" w:hAnsi="Arial" w:cs="Arial"/>
          <w:sz w:val="18"/>
          <w:szCs w:val="18"/>
        </w:rPr>
        <w:t>A Megbízott köteles a jelen Megállapodás alapján kezelt személyes adatokat, valamint a feladataival kapcsolatban keletkezett egyéb adatokat, információkat és az ezeket hordozó dokumentumokat elkülönítetten kezelni.</w:t>
      </w:r>
    </w:p>
    <w:p w14:paraId="65047F76" w14:textId="77777777" w:rsidR="000871EA" w:rsidRPr="00754960" w:rsidRDefault="000871EA" w:rsidP="0027212C">
      <w:pPr>
        <w:widowControl w:val="0"/>
        <w:numPr>
          <w:ilvl w:val="2"/>
          <w:numId w:val="20"/>
        </w:numPr>
        <w:spacing w:after="0" w:line="240" w:lineRule="auto"/>
        <w:jc w:val="both"/>
        <w:rPr>
          <w:rFonts w:ascii="Arial" w:hAnsi="Arial" w:cs="Arial"/>
          <w:sz w:val="18"/>
          <w:szCs w:val="18"/>
        </w:rPr>
      </w:pPr>
      <w:r w:rsidRPr="00754960">
        <w:rPr>
          <w:rFonts w:ascii="Arial" w:hAnsi="Arial" w:cs="Arial"/>
          <w:sz w:val="18"/>
          <w:szCs w:val="18"/>
        </w:rPr>
        <w:t>A Megbízottnak képesnek kell lennie arra, hogy a jelen Megállapodásból eredő információ szolgáltatási kötelezettségeit a Megbízó irányában korlátozás nélkül teljesíteni tudja, valamint a személyes adatok törlése (más adatok sérelme nélkül) végrehajtható legyen.</w:t>
      </w:r>
    </w:p>
    <w:p w14:paraId="789AAB7A" w14:textId="77777777" w:rsidR="000871EA" w:rsidRPr="00754960" w:rsidRDefault="000871EA" w:rsidP="0027212C">
      <w:pPr>
        <w:widowControl w:val="0"/>
        <w:numPr>
          <w:ilvl w:val="2"/>
          <w:numId w:val="20"/>
        </w:numPr>
        <w:spacing w:after="0" w:line="240" w:lineRule="auto"/>
        <w:jc w:val="both"/>
        <w:rPr>
          <w:rFonts w:ascii="Arial" w:hAnsi="Arial" w:cs="Arial"/>
          <w:sz w:val="18"/>
          <w:szCs w:val="18"/>
        </w:rPr>
      </w:pPr>
      <w:r w:rsidRPr="00754960">
        <w:rPr>
          <w:rFonts w:ascii="Arial" w:hAnsi="Arial" w:cs="Arial"/>
          <w:sz w:val="18"/>
          <w:szCs w:val="18"/>
        </w:rPr>
        <w:t>A Megbízott köteles együttműködni a Megbízóval az esetleges hatósági ellenőrzések és a jogszabályi megfelelőség igazolása során, továbbá haladéktalanul köteles tájékoztatni a Megbízót, amennyiben a vonatkozó jogszabályi követelmények megsértését vagy annak veszélyét észleli.</w:t>
      </w:r>
    </w:p>
    <w:p w14:paraId="60B170D0" w14:textId="77777777" w:rsidR="000871EA" w:rsidRPr="00754960" w:rsidRDefault="000871EA" w:rsidP="0027212C">
      <w:pPr>
        <w:widowControl w:val="0"/>
        <w:numPr>
          <w:ilvl w:val="2"/>
          <w:numId w:val="20"/>
        </w:numPr>
        <w:spacing w:after="0" w:line="240" w:lineRule="auto"/>
        <w:jc w:val="both"/>
        <w:rPr>
          <w:rFonts w:ascii="Arial" w:hAnsi="Arial" w:cs="Arial"/>
          <w:sz w:val="18"/>
          <w:szCs w:val="18"/>
        </w:rPr>
      </w:pPr>
      <w:r w:rsidRPr="00754960">
        <w:rPr>
          <w:rFonts w:ascii="Arial" w:hAnsi="Arial" w:cs="Arial"/>
          <w:sz w:val="18"/>
          <w:szCs w:val="18"/>
        </w:rPr>
        <w:t>A Megbízott az adatfeldolgozói tevékenysége teljes időszaka alatt köteles megőrizni minden személyes adatot, azokat Megbízó utasításának hiányában törölni nem jogosult. A Megbízott – eltérő jogszabályi kötelezés hiányában – az általa az Adatkezelő nevében kezelt adatokat, ide értve az azokról készített másolatot, a Szerződés teljesítése/megszűnése vagy a jelen Megállapodás megszűnése után a Megbízó utasítása szerint visszaállíthatatlanul törli, amelyről a Megbízó kapcsolattartóját írásban értesíti vagy – a Megbízó döntésétől függően – minden személyes adatot visszajuttat a Megbízónak átadás-átvételi jegyzőkönyv felvétele mellett (az elektronikusan kezelt adat egyidejű, visszaállíthatatlan törlése mellett). Az adatok törléséről vagy visszajuttatásáról a Megbízó köteles írásban (ide értve az e-mailt) nyilatkozni.</w:t>
      </w:r>
    </w:p>
    <w:p w14:paraId="1241C165" w14:textId="77777777" w:rsidR="000871EA" w:rsidRPr="00754960" w:rsidRDefault="000871EA" w:rsidP="0027212C">
      <w:pPr>
        <w:widowControl w:val="0"/>
        <w:numPr>
          <w:ilvl w:val="2"/>
          <w:numId w:val="20"/>
        </w:numPr>
        <w:spacing w:after="0" w:line="240" w:lineRule="auto"/>
        <w:jc w:val="both"/>
        <w:rPr>
          <w:rFonts w:ascii="Arial" w:hAnsi="Arial" w:cs="Arial"/>
          <w:sz w:val="18"/>
          <w:szCs w:val="18"/>
        </w:rPr>
      </w:pPr>
      <w:commentRangeStart w:id="142"/>
      <w:r w:rsidRPr="00754960">
        <w:rPr>
          <w:rFonts w:ascii="Arial" w:hAnsi="Arial" w:cs="Arial"/>
          <w:sz w:val="18"/>
          <w:szCs w:val="18"/>
          <w:highlight w:val="yellow"/>
        </w:rPr>
        <w:t>A Megbízott kijelenti és szavatol azért, hogy az arra jogosult akkreditált szervezet által kiállított (pl. ISO 9001, 27001) tanúsítvánnyal rendelkezik az informatikai rendszerei működtetési folyamataira. A tanúsításnak többek között ki kell terjednie a Megbízott adatfeldolgozói tevékenységére.</w:t>
      </w:r>
      <w:r w:rsidRPr="00754960">
        <w:rPr>
          <w:rFonts w:ascii="Arial" w:hAnsi="Arial" w:cs="Arial"/>
          <w:sz w:val="18"/>
          <w:szCs w:val="18"/>
        </w:rPr>
        <w:t xml:space="preserve"> </w:t>
      </w:r>
      <w:r w:rsidRPr="00754960">
        <w:rPr>
          <w:rFonts w:ascii="Arial" w:hAnsi="Arial" w:cs="Arial"/>
          <w:sz w:val="18"/>
          <w:szCs w:val="18"/>
          <w:vertAlign w:val="superscript"/>
        </w:rPr>
        <w:footnoteReference w:id="3"/>
      </w:r>
      <w:r w:rsidRPr="00754960">
        <w:rPr>
          <w:rFonts w:ascii="Arial" w:hAnsi="Arial" w:cs="Arial"/>
          <w:sz w:val="18"/>
          <w:szCs w:val="18"/>
        </w:rPr>
        <w:t xml:space="preserve">  </w:t>
      </w:r>
      <w:commentRangeEnd w:id="142"/>
      <w:r w:rsidRPr="00754960">
        <w:rPr>
          <w:rStyle w:val="CommentReference"/>
          <w:rFonts w:ascii="Arial" w:hAnsi="Arial" w:cs="Arial"/>
          <w:sz w:val="18"/>
          <w:szCs w:val="18"/>
        </w:rPr>
        <w:commentReference w:id="142"/>
      </w:r>
    </w:p>
    <w:p w14:paraId="7FA4ED65" w14:textId="77777777" w:rsidR="000871EA" w:rsidRPr="00754960" w:rsidRDefault="000871EA" w:rsidP="000871EA">
      <w:pPr>
        <w:widowControl w:val="0"/>
        <w:spacing w:after="0" w:line="240" w:lineRule="auto"/>
        <w:jc w:val="both"/>
        <w:rPr>
          <w:rFonts w:ascii="Arial" w:hAnsi="Arial" w:cs="Arial"/>
          <w:sz w:val="18"/>
          <w:szCs w:val="18"/>
        </w:rPr>
      </w:pPr>
    </w:p>
    <w:p w14:paraId="75343440" w14:textId="77777777" w:rsidR="000871EA" w:rsidRPr="00754960" w:rsidRDefault="000871EA" w:rsidP="000871EA">
      <w:pPr>
        <w:widowControl w:val="0"/>
        <w:spacing w:after="0" w:line="240" w:lineRule="auto"/>
        <w:ind w:left="426" w:hanging="426"/>
        <w:jc w:val="both"/>
        <w:rPr>
          <w:rFonts w:ascii="Arial" w:hAnsi="Arial" w:cs="Arial"/>
          <w:b/>
          <w:sz w:val="18"/>
          <w:szCs w:val="18"/>
        </w:rPr>
      </w:pPr>
      <w:r w:rsidRPr="00754960">
        <w:rPr>
          <w:rFonts w:ascii="Arial" w:hAnsi="Arial" w:cs="Arial"/>
          <w:b/>
          <w:sz w:val="18"/>
          <w:szCs w:val="18"/>
        </w:rPr>
        <w:t>5. Felelősség</w:t>
      </w:r>
    </w:p>
    <w:p w14:paraId="6EC55F20" w14:textId="77777777" w:rsidR="000871EA" w:rsidRPr="00754960" w:rsidRDefault="000871EA" w:rsidP="000871EA">
      <w:pPr>
        <w:widowControl w:val="0"/>
        <w:spacing w:after="0" w:line="240" w:lineRule="auto"/>
        <w:ind w:left="567" w:hanging="567"/>
        <w:jc w:val="both"/>
        <w:rPr>
          <w:rFonts w:ascii="Arial" w:hAnsi="Arial" w:cs="Arial"/>
          <w:sz w:val="18"/>
          <w:szCs w:val="18"/>
        </w:rPr>
      </w:pPr>
      <w:r w:rsidRPr="00754960">
        <w:rPr>
          <w:rFonts w:ascii="Arial" w:hAnsi="Arial" w:cs="Arial"/>
          <w:sz w:val="18"/>
          <w:szCs w:val="18"/>
        </w:rPr>
        <w:t>5.1.</w:t>
      </w:r>
      <w:r w:rsidRPr="00754960">
        <w:rPr>
          <w:rFonts w:ascii="Arial" w:hAnsi="Arial" w:cs="Arial"/>
          <w:sz w:val="18"/>
          <w:szCs w:val="18"/>
        </w:rPr>
        <w:tab/>
        <w:t>A Megbízott felelős az adatfeldolgozási tevékenység keretében végzett valamennyi művelet szakszerű, szakértőtől elvárható végrehajtásáért, és a jelen Megállapodásban foglalt kötelezettségei elmulasztásáért.</w:t>
      </w:r>
    </w:p>
    <w:p w14:paraId="24DF53C6" w14:textId="77777777" w:rsidR="000871EA" w:rsidRPr="00754960" w:rsidRDefault="000871EA" w:rsidP="000871EA">
      <w:pPr>
        <w:widowControl w:val="0"/>
        <w:spacing w:after="0" w:line="240" w:lineRule="auto"/>
        <w:ind w:left="567" w:hanging="567"/>
        <w:jc w:val="both"/>
        <w:rPr>
          <w:rFonts w:ascii="Arial" w:hAnsi="Arial" w:cs="Arial"/>
          <w:sz w:val="18"/>
          <w:szCs w:val="18"/>
        </w:rPr>
      </w:pPr>
      <w:r w:rsidRPr="00754960">
        <w:rPr>
          <w:rFonts w:ascii="Arial" w:hAnsi="Arial" w:cs="Arial"/>
          <w:sz w:val="18"/>
          <w:szCs w:val="18"/>
        </w:rPr>
        <w:t>5.2.</w:t>
      </w:r>
      <w:r w:rsidRPr="00754960">
        <w:rPr>
          <w:rFonts w:ascii="Arial" w:hAnsi="Arial" w:cs="Arial"/>
          <w:sz w:val="18"/>
          <w:szCs w:val="18"/>
        </w:rPr>
        <w:tab/>
        <w:t>A Megbízott felelős mindazon kárért, amely az adatfeldolgozási tevékenységével összefüggésben vagy annak eredményeként következett be.</w:t>
      </w:r>
    </w:p>
    <w:p w14:paraId="269DA43B" w14:textId="77777777" w:rsidR="000871EA" w:rsidRPr="00754960" w:rsidRDefault="000871EA" w:rsidP="000871EA">
      <w:pPr>
        <w:widowControl w:val="0"/>
        <w:spacing w:after="0" w:line="240" w:lineRule="auto"/>
        <w:ind w:left="567" w:hanging="567"/>
        <w:jc w:val="both"/>
        <w:rPr>
          <w:rFonts w:ascii="Arial" w:hAnsi="Arial" w:cs="Arial"/>
          <w:sz w:val="18"/>
          <w:szCs w:val="18"/>
        </w:rPr>
      </w:pPr>
      <w:r w:rsidRPr="00754960">
        <w:rPr>
          <w:rFonts w:ascii="Arial" w:hAnsi="Arial" w:cs="Arial"/>
          <w:sz w:val="18"/>
          <w:szCs w:val="18"/>
        </w:rPr>
        <w:t>5.3.</w:t>
      </w:r>
      <w:r w:rsidRPr="00754960">
        <w:rPr>
          <w:rFonts w:ascii="Arial" w:hAnsi="Arial" w:cs="Arial"/>
          <w:sz w:val="18"/>
          <w:szCs w:val="18"/>
        </w:rPr>
        <w:tab/>
        <w:t>A Megbízott felelősséggel tartozik minden olyan kárért, amely abból származik, hogy nem tartotta be az adatvédelmi rendelkezésekben meghatározott, kifejezetten az adatfeldolgozót terhelő rendelkezéseket, vagy ha az adatkezelő jogszerű utasításait figyelmen kívül hagyta, vagy azokkal ellentétesen járt el.</w:t>
      </w:r>
    </w:p>
    <w:p w14:paraId="08B221FC" w14:textId="77777777" w:rsidR="000871EA" w:rsidRPr="00754960" w:rsidRDefault="000871EA" w:rsidP="000871EA">
      <w:pPr>
        <w:widowControl w:val="0"/>
        <w:spacing w:after="0" w:line="240" w:lineRule="auto"/>
        <w:ind w:left="567" w:hanging="567"/>
        <w:jc w:val="both"/>
        <w:rPr>
          <w:rFonts w:ascii="Arial" w:hAnsi="Arial" w:cs="Arial"/>
          <w:sz w:val="18"/>
          <w:szCs w:val="18"/>
        </w:rPr>
      </w:pPr>
      <w:r w:rsidRPr="00754960">
        <w:rPr>
          <w:rFonts w:ascii="Arial" w:hAnsi="Arial" w:cs="Arial"/>
          <w:sz w:val="18"/>
          <w:szCs w:val="18"/>
        </w:rPr>
        <w:t>5.4.</w:t>
      </w:r>
      <w:r w:rsidRPr="00754960">
        <w:rPr>
          <w:rFonts w:ascii="Arial" w:hAnsi="Arial" w:cs="Arial"/>
          <w:sz w:val="18"/>
          <w:szCs w:val="18"/>
        </w:rPr>
        <w:tab/>
        <w:t>A Megbízott közvetlenül és teljes körűen felel a Megbízó vagy az érintett felé az al-adatfeldolgozója Rendeletnek és jelen Megállapodásban foglaltaknak meg nem feleléséért.</w:t>
      </w:r>
    </w:p>
    <w:p w14:paraId="34CE7D04" w14:textId="77777777" w:rsidR="000871EA" w:rsidRPr="00754960" w:rsidRDefault="000871EA" w:rsidP="000871EA">
      <w:pPr>
        <w:widowControl w:val="0"/>
        <w:spacing w:after="0" w:line="240" w:lineRule="auto"/>
        <w:ind w:left="567" w:hanging="567"/>
        <w:jc w:val="both"/>
        <w:rPr>
          <w:rFonts w:ascii="Arial" w:hAnsi="Arial" w:cs="Arial"/>
          <w:sz w:val="18"/>
          <w:szCs w:val="18"/>
        </w:rPr>
      </w:pPr>
      <w:r w:rsidRPr="00754960">
        <w:rPr>
          <w:rFonts w:ascii="Arial" w:hAnsi="Arial" w:cs="Arial"/>
          <w:sz w:val="18"/>
          <w:szCs w:val="18"/>
        </w:rPr>
        <w:t>5.5.</w:t>
      </w:r>
      <w:r w:rsidRPr="00754960">
        <w:rPr>
          <w:rFonts w:ascii="Arial" w:hAnsi="Arial" w:cs="Arial"/>
          <w:sz w:val="18"/>
          <w:szCs w:val="18"/>
        </w:rPr>
        <w:tab/>
        <w:t>A Megbízott kötelezettséget vállal arra, hogy a Megbízót mentesíti valamennyi felmerülő jogkövetkezmény alól, amennyiben a Megbízóval szemben bármely harmadik személy – ide értve az érintettet és a hatóságot is – igényt kíván érvényesíteni, és az igény érvényesítésének alapja a Megbízott hibájára vezethető vissza.</w:t>
      </w:r>
    </w:p>
    <w:p w14:paraId="709ECC54" w14:textId="77777777" w:rsidR="000871EA" w:rsidRPr="00754960" w:rsidRDefault="000871EA" w:rsidP="000871EA">
      <w:pPr>
        <w:widowControl w:val="0"/>
        <w:spacing w:after="0" w:line="240" w:lineRule="auto"/>
        <w:ind w:left="567" w:hanging="567"/>
        <w:jc w:val="both"/>
        <w:rPr>
          <w:rFonts w:ascii="Arial" w:hAnsi="Arial" w:cs="Arial"/>
          <w:sz w:val="18"/>
          <w:szCs w:val="18"/>
        </w:rPr>
      </w:pPr>
      <w:r w:rsidRPr="00754960">
        <w:rPr>
          <w:rFonts w:ascii="Arial" w:hAnsi="Arial" w:cs="Arial"/>
          <w:sz w:val="18"/>
          <w:szCs w:val="18"/>
        </w:rPr>
        <w:t>5.6.</w:t>
      </w:r>
      <w:r w:rsidRPr="00754960">
        <w:rPr>
          <w:rFonts w:ascii="Arial" w:hAnsi="Arial" w:cs="Arial"/>
          <w:sz w:val="18"/>
          <w:szCs w:val="18"/>
        </w:rPr>
        <w:tab/>
        <w:t>Amennyiben harmadik személy az adatfeldolgozással kapcsolatosan a Megbízottnak az 5.1-5.4. pontokban meghatározott felelősségi körébe tartozó okból a Megbízóval szemben pert indít, a Megbízó a perről a Megbízottat a keresetlevél kézhezvételét követő 15 (tizenöt) napon belül írásban értesíti és a Megbízottat perbe hívja a polgári perrendtartásról szóló 2016. évi CXXX. törvény 45. §-ában foglaltak szerint. A Megbízott köteles a perbe hívást elfogadni és a perbe belépni.</w:t>
      </w:r>
    </w:p>
    <w:p w14:paraId="1711B678" w14:textId="77777777" w:rsidR="000871EA" w:rsidRPr="00754960" w:rsidRDefault="000871EA" w:rsidP="000871EA">
      <w:pPr>
        <w:widowControl w:val="0"/>
        <w:spacing w:after="0" w:line="240" w:lineRule="auto"/>
        <w:ind w:left="567" w:hanging="567"/>
        <w:jc w:val="both"/>
        <w:rPr>
          <w:rFonts w:ascii="Arial" w:hAnsi="Arial" w:cs="Arial"/>
          <w:sz w:val="18"/>
          <w:szCs w:val="18"/>
        </w:rPr>
      </w:pPr>
      <w:r w:rsidRPr="00754960">
        <w:rPr>
          <w:rFonts w:ascii="Arial" w:hAnsi="Arial" w:cs="Arial"/>
          <w:sz w:val="18"/>
          <w:szCs w:val="18"/>
        </w:rPr>
        <w:t>5.7.</w:t>
      </w:r>
      <w:r w:rsidRPr="00754960">
        <w:rPr>
          <w:rFonts w:ascii="Arial" w:hAnsi="Arial" w:cs="Arial"/>
          <w:sz w:val="18"/>
          <w:szCs w:val="18"/>
        </w:rPr>
        <w:tab/>
        <w:t xml:space="preserve">A Megbízott köteles az 5.6. pont szerinti perben a beadványokat, jognyilatkozatokat, jogorvoslatokat a Megbízóval előzetesen egyeztetni. A Megbízott a perben csak a Megbízó előzetes hozzájárulásával tehet olyan nyilatkozatot, ami a Megbízóra nézve kötelezettséget keletkeztet. Felek jelen Megbízási szerződés aláírásával megállapodnak abban, hogy a Megbízott a peres eljárás során a Megbízót terhelő valamennyi kifizetés (pl. illeték, szakértői díj) valamint a Megbízó terhére a bíróság jogerős ítéletével megállapított valamennyi költség, díj, kártérítés, egyéb kifizetés teljesítését a Polgári Törvénykönyvről szóló 2013. évi V. törvény (Ptk.) 6:203.§ (1) bekezdésében leírtak alapján átvállalja a Megbízótól. A tartozásátvállalásra a Ptk. 6:203-6:207.§-ában foglaltak irányadók. </w:t>
      </w:r>
    </w:p>
    <w:p w14:paraId="1D91C820" w14:textId="77777777" w:rsidR="000871EA" w:rsidRPr="00754960" w:rsidRDefault="000871EA" w:rsidP="000871EA">
      <w:pPr>
        <w:widowControl w:val="0"/>
        <w:spacing w:after="0" w:line="240" w:lineRule="auto"/>
        <w:ind w:left="567" w:hanging="567"/>
        <w:jc w:val="both"/>
        <w:rPr>
          <w:rFonts w:ascii="Arial" w:hAnsi="Arial" w:cs="Arial"/>
          <w:sz w:val="18"/>
          <w:szCs w:val="18"/>
        </w:rPr>
      </w:pPr>
      <w:r w:rsidRPr="00754960">
        <w:rPr>
          <w:rFonts w:ascii="Arial" w:hAnsi="Arial" w:cs="Arial"/>
          <w:sz w:val="18"/>
          <w:szCs w:val="18"/>
        </w:rPr>
        <w:t>5.8.</w:t>
      </w:r>
      <w:r w:rsidRPr="00754960">
        <w:rPr>
          <w:rFonts w:ascii="Arial" w:hAnsi="Arial" w:cs="Arial"/>
          <w:sz w:val="18"/>
          <w:szCs w:val="18"/>
        </w:rPr>
        <w:tab/>
        <w:t>A felelősségre egyebekben a Rendelet 82. cikkében foglaltak az irányadóak.</w:t>
      </w:r>
    </w:p>
    <w:p w14:paraId="7CB745BE" w14:textId="77777777" w:rsidR="000871EA" w:rsidRPr="00754960" w:rsidRDefault="000871EA" w:rsidP="000871EA">
      <w:pPr>
        <w:widowControl w:val="0"/>
        <w:spacing w:after="0" w:line="240" w:lineRule="auto"/>
        <w:rPr>
          <w:rFonts w:ascii="Arial" w:hAnsi="Arial" w:cs="Arial"/>
          <w:b/>
          <w:sz w:val="18"/>
          <w:szCs w:val="18"/>
        </w:rPr>
      </w:pPr>
    </w:p>
    <w:p w14:paraId="1DFB8D3A" w14:textId="77777777" w:rsidR="000871EA" w:rsidRPr="00754960" w:rsidRDefault="000871EA" w:rsidP="000871EA">
      <w:pPr>
        <w:widowControl w:val="0"/>
        <w:spacing w:after="0" w:line="240" w:lineRule="auto"/>
        <w:ind w:left="426" w:hanging="426"/>
        <w:jc w:val="both"/>
        <w:rPr>
          <w:rFonts w:ascii="Arial" w:hAnsi="Arial" w:cs="Arial"/>
          <w:b/>
          <w:sz w:val="18"/>
          <w:szCs w:val="18"/>
        </w:rPr>
      </w:pPr>
      <w:r w:rsidRPr="00754960">
        <w:rPr>
          <w:rFonts w:ascii="Arial" w:hAnsi="Arial" w:cs="Arial"/>
          <w:b/>
          <w:sz w:val="18"/>
          <w:szCs w:val="18"/>
        </w:rPr>
        <w:t>6. Titoktartás és tájékoztatás személyes adatok kezeléséről</w:t>
      </w:r>
    </w:p>
    <w:p w14:paraId="56659FA5" w14:textId="77777777" w:rsidR="000871EA" w:rsidRPr="00754960" w:rsidRDefault="000871EA" w:rsidP="000871EA">
      <w:pPr>
        <w:widowControl w:val="0"/>
        <w:spacing w:after="0" w:line="240" w:lineRule="auto"/>
        <w:ind w:left="567" w:hanging="567"/>
        <w:jc w:val="both"/>
        <w:rPr>
          <w:rFonts w:ascii="Arial" w:hAnsi="Arial" w:cs="Arial"/>
          <w:sz w:val="18"/>
          <w:szCs w:val="18"/>
        </w:rPr>
      </w:pPr>
      <w:r w:rsidRPr="00754960">
        <w:rPr>
          <w:rFonts w:ascii="Arial" w:hAnsi="Arial" w:cs="Arial"/>
          <w:sz w:val="18"/>
          <w:szCs w:val="18"/>
        </w:rPr>
        <w:t>6.1.</w:t>
      </w:r>
      <w:r w:rsidRPr="00754960">
        <w:rPr>
          <w:rFonts w:ascii="Arial" w:hAnsi="Arial" w:cs="Arial"/>
          <w:sz w:val="18"/>
          <w:szCs w:val="18"/>
        </w:rPr>
        <w:tab/>
        <w:t xml:space="preserve">Felek kötelesek minden, a másik Féllel kapcsolatos információt, dokumentumot bizalmasan, üzleti titokként kezelni, valamint szavatolják, hogy harmadik személyek részére ezen információkat, dokumentumokat nem adják ki. </w:t>
      </w:r>
    </w:p>
    <w:p w14:paraId="13AA51EA" w14:textId="77777777" w:rsidR="000871EA" w:rsidRPr="00754960" w:rsidRDefault="000871EA" w:rsidP="000871EA">
      <w:pPr>
        <w:widowControl w:val="0"/>
        <w:spacing w:after="0" w:line="240" w:lineRule="auto"/>
        <w:ind w:left="567" w:hanging="567"/>
        <w:jc w:val="both"/>
        <w:rPr>
          <w:rFonts w:ascii="Arial" w:hAnsi="Arial" w:cs="Arial"/>
          <w:sz w:val="18"/>
          <w:szCs w:val="18"/>
        </w:rPr>
      </w:pPr>
      <w:r w:rsidRPr="00754960">
        <w:rPr>
          <w:rFonts w:ascii="Arial" w:hAnsi="Arial" w:cs="Arial"/>
          <w:sz w:val="18"/>
          <w:szCs w:val="18"/>
        </w:rPr>
        <w:t>6.2.</w:t>
      </w:r>
      <w:r w:rsidRPr="00754960">
        <w:rPr>
          <w:rFonts w:ascii="Arial" w:hAnsi="Arial" w:cs="Arial"/>
          <w:sz w:val="18"/>
          <w:szCs w:val="18"/>
        </w:rPr>
        <w:tab/>
        <w:t>A titoktartási kötelezettség a Megállapodás fennállása alatt és azt követően is időkorlát nélkül fennáll.</w:t>
      </w:r>
    </w:p>
    <w:p w14:paraId="081530BD" w14:textId="77777777" w:rsidR="000871EA" w:rsidRPr="00754960" w:rsidRDefault="000871EA" w:rsidP="000871EA">
      <w:pPr>
        <w:widowControl w:val="0"/>
        <w:spacing w:after="0" w:line="240" w:lineRule="auto"/>
        <w:ind w:left="567" w:hanging="567"/>
        <w:jc w:val="both"/>
        <w:rPr>
          <w:rFonts w:ascii="Arial" w:hAnsi="Arial" w:cs="Arial"/>
          <w:sz w:val="18"/>
          <w:szCs w:val="18"/>
        </w:rPr>
      </w:pPr>
      <w:r w:rsidRPr="00754960">
        <w:rPr>
          <w:rFonts w:ascii="Arial" w:hAnsi="Arial" w:cs="Arial"/>
          <w:sz w:val="18"/>
          <w:szCs w:val="18"/>
        </w:rPr>
        <w:t>6.3.</w:t>
      </w:r>
      <w:r w:rsidRPr="00754960">
        <w:rPr>
          <w:rFonts w:ascii="Arial" w:hAnsi="Arial" w:cs="Arial"/>
          <w:sz w:val="18"/>
          <w:szCs w:val="18"/>
        </w:rPr>
        <w:tab/>
        <w:t>Jelen Megállapodás bármely okból történő megszűnését követően Megbízott minden Megbízóval, illetve a megbízással kapcsolatos iratot, dokumentumot, elektronikus adatbázist átad Megbízónak.</w:t>
      </w:r>
    </w:p>
    <w:p w14:paraId="2FFB7503" w14:textId="77777777" w:rsidR="000871EA" w:rsidRPr="00754960" w:rsidRDefault="000871EA" w:rsidP="000871EA">
      <w:pPr>
        <w:widowControl w:val="0"/>
        <w:spacing w:after="0" w:line="240" w:lineRule="auto"/>
        <w:ind w:left="567" w:hanging="567"/>
        <w:jc w:val="both"/>
        <w:rPr>
          <w:rFonts w:ascii="Arial" w:hAnsi="Arial" w:cs="Arial"/>
          <w:sz w:val="18"/>
          <w:szCs w:val="18"/>
        </w:rPr>
      </w:pPr>
      <w:r w:rsidRPr="00754960">
        <w:rPr>
          <w:rFonts w:ascii="Arial" w:hAnsi="Arial" w:cs="Arial"/>
          <w:sz w:val="18"/>
          <w:szCs w:val="18"/>
        </w:rPr>
        <w:t>6.4.</w:t>
      </w:r>
      <w:r w:rsidRPr="00754960">
        <w:rPr>
          <w:rFonts w:ascii="Arial" w:hAnsi="Arial" w:cs="Arial"/>
          <w:sz w:val="18"/>
          <w:szCs w:val="18"/>
        </w:rPr>
        <w:tab/>
        <w:t>A titoktartási kötelezettséget bizonyítottan és felróhatóan megszegő Fél köteles megtéríteni a másik Felet ennek kapcsán ért összes kárt.</w:t>
      </w:r>
    </w:p>
    <w:p w14:paraId="5CC4D053" w14:textId="77777777" w:rsidR="000871EA" w:rsidRPr="00754960" w:rsidRDefault="000871EA" w:rsidP="000871EA">
      <w:pPr>
        <w:widowControl w:val="0"/>
        <w:spacing w:after="0" w:line="240" w:lineRule="auto"/>
        <w:ind w:left="567" w:hanging="567"/>
        <w:jc w:val="both"/>
        <w:rPr>
          <w:rFonts w:ascii="Arial" w:hAnsi="Arial" w:cs="Arial"/>
          <w:sz w:val="18"/>
          <w:szCs w:val="18"/>
        </w:rPr>
      </w:pPr>
      <w:r w:rsidRPr="00754960">
        <w:rPr>
          <w:rFonts w:ascii="Arial" w:hAnsi="Arial" w:cs="Arial"/>
          <w:sz w:val="18"/>
          <w:szCs w:val="18"/>
        </w:rPr>
        <w:t>6.5.</w:t>
      </w:r>
      <w:r w:rsidRPr="00754960">
        <w:rPr>
          <w:rFonts w:ascii="Arial" w:hAnsi="Arial" w:cs="Arial"/>
          <w:sz w:val="18"/>
          <w:szCs w:val="18"/>
        </w:rPr>
        <w:tab/>
        <w:t>Nem vonatkozik a Felekre a fenti titoktartási kötelezettség azon tájékoztatók tekintetében, amelyeket az adatvédelmi tárgyú Európai Uniós kötelező jogi aktusok és magyar jogszabályok alapján kötelesek nyújtani az érintettek részére.</w:t>
      </w:r>
    </w:p>
    <w:p w14:paraId="0578F100" w14:textId="77777777" w:rsidR="000871EA" w:rsidRPr="00754960" w:rsidRDefault="000871EA" w:rsidP="000871EA">
      <w:pPr>
        <w:widowControl w:val="0"/>
        <w:spacing w:after="0" w:line="240" w:lineRule="auto"/>
        <w:ind w:left="567" w:hanging="567"/>
        <w:jc w:val="both"/>
        <w:rPr>
          <w:rFonts w:ascii="Arial" w:hAnsi="Arial" w:cs="Arial"/>
          <w:sz w:val="18"/>
          <w:szCs w:val="18"/>
        </w:rPr>
      </w:pPr>
      <w:r w:rsidRPr="00754960">
        <w:rPr>
          <w:rFonts w:ascii="Arial" w:hAnsi="Arial" w:cs="Arial"/>
          <w:sz w:val="18"/>
          <w:szCs w:val="18"/>
        </w:rPr>
        <w:t>6.6.</w:t>
      </w:r>
      <w:r w:rsidRPr="00754960">
        <w:rPr>
          <w:rFonts w:ascii="Arial" w:hAnsi="Arial" w:cs="Arial"/>
          <w:sz w:val="18"/>
          <w:szCs w:val="18"/>
        </w:rPr>
        <w:tab/>
        <w:t>Megbízott kötelezettséget vállal arra, hogy a jelen Megbízási szerződés teljesítésével összefüggésben biztosítja az adatok kezelését végző személyek adatvédelmi/titoktartási kötelezettségvállalását. Megbízott a jelen Megbízási szerződés aláírásával egyidejűleg köteles kioktatni a részéről az adatfeldolgozási tevékenységet végző személyeket az adatvédelemmel kapcsolatos előírásokról, és köteles gondoskodni arról, hogy ezen személyek aláírják az 1. számú melléklet szerinti tartalmú Titoktartási Nyilatkozatot, egyúttal tevékenységükért úgy felel, mint sajátjáért.</w:t>
      </w:r>
    </w:p>
    <w:p w14:paraId="0BC22F3F" w14:textId="77777777" w:rsidR="000871EA" w:rsidRPr="00754960" w:rsidRDefault="000871EA" w:rsidP="000871EA">
      <w:pPr>
        <w:widowControl w:val="0"/>
        <w:spacing w:after="0" w:line="240" w:lineRule="auto"/>
        <w:rPr>
          <w:rFonts w:ascii="Arial" w:hAnsi="Arial" w:cs="Arial"/>
          <w:b/>
          <w:sz w:val="18"/>
          <w:szCs w:val="18"/>
        </w:rPr>
      </w:pPr>
    </w:p>
    <w:p w14:paraId="339B37BD" w14:textId="77777777" w:rsidR="000871EA" w:rsidRPr="00754960" w:rsidRDefault="000871EA" w:rsidP="000871EA">
      <w:pPr>
        <w:widowControl w:val="0"/>
        <w:spacing w:after="0" w:line="240" w:lineRule="auto"/>
        <w:jc w:val="both"/>
        <w:rPr>
          <w:rFonts w:ascii="Arial" w:hAnsi="Arial" w:cs="Arial"/>
          <w:b/>
          <w:sz w:val="18"/>
          <w:szCs w:val="18"/>
        </w:rPr>
      </w:pPr>
      <w:r w:rsidRPr="00754960">
        <w:rPr>
          <w:rFonts w:ascii="Arial" w:hAnsi="Arial" w:cs="Arial"/>
          <w:b/>
          <w:sz w:val="18"/>
          <w:szCs w:val="18"/>
        </w:rPr>
        <w:t>7. Díjak és fizetési feltételek</w:t>
      </w:r>
    </w:p>
    <w:p w14:paraId="64B61BCF" w14:textId="77777777" w:rsidR="000871EA" w:rsidRPr="00754960" w:rsidRDefault="000871EA" w:rsidP="000871EA">
      <w:pPr>
        <w:widowControl w:val="0"/>
        <w:spacing w:after="0" w:line="240" w:lineRule="auto"/>
        <w:jc w:val="both"/>
        <w:rPr>
          <w:rFonts w:ascii="Arial" w:hAnsi="Arial" w:cs="Arial"/>
          <w:sz w:val="18"/>
          <w:szCs w:val="18"/>
        </w:rPr>
      </w:pPr>
      <w:r w:rsidRPr="00754960">
        <w:rPr>
          <w:rFonts w:ascii="Arial" w:hAnsi="Arial" w:cs="Arial"/>
          <w:sz w:val="18"/>
          <w:szCs w:val="18"/>
        </w:rPr>
        <w:t>Tekintettel arra, hogy Megbízott a jelen Megállapodás szerinti tevékenységét a Megbízó és a Megbízott közötti Szerződés tárgyát képező feladatok keretében látja el, a Szerződésben meghatározott díjazáson kívül további díjazásra vagy költségtérítésre nem jogosult.</w:t>
      </w:r>
    </w:p>
    <w:p w14:paraId="3955BF59" w14:textId="77777777" w:rsidR="000871EA" w:rsidRPr="00754960" w:rsidRDefault="000871EA" w:rsidP="000871EA">
      <w:pPr>
        <w:widowControl w:val="0"/>
        <w:spacing w:after="0" w:line="240" w:lineRule="auto"/>
        <w:rPr>
          <w:rFonts w:ascii="Arial" w:hAnsi="Arial" w:cs="Arial"/>
          <w:b/>
          <w:sz w:val="18"/>
          <w:szCs w:val="18"/>
        </w:rPr>
      </w:pPr>
    </w:p>
    <w:p w14:paraId="299A896F" w14:textId="77777777" w:rsidR="000871EA" w:rsidRPr="00754960" w:rsidRDefault="000871EA" w:rsidP="000871EA">
      <w:pPr>
        <w:widowControl w:val="0"/>
        <w:spacing w:after="0" w:line="240" w:lineRule="auto"/>
        <w:jc w:val="both"/>
        <w:rPr>
          <w:rFonts w:ascii="Arial" w:hAnsi="Arial" w:cs="Arial"/>
          <w:sz w:val="18"/>
          <w:szCs w:val="18"/>
        </w:rPr>
      </w:pPr>
      <w:r w:rsidRPr="00754960">
        <w:rPr>
          <w:rFonts w:ascii="Arial" w:hAnsi="Arial" w:cs="Arial"/>
          <w:b/>
          <w:sz w:val="18"/>
          <w:szCs w:val="18"/>
        </w:rPr>
        <w:t>8. Kötbér</w:t>
      </w:r>
    </w:p>
    <w:p w14:paraId="28972178" w14:textId="77777777" w:rsidR="000871EA" w:rsidRPr="00754960" w:rsidRDefault="000871EA" w:rsidP="000871EA">
      <w:pPr>
        <w:widowControl w:val="0"/>
        <w:spacing w:after="0" w:line="240" w:lineRule="auto"/>
        <w:ind w:left="567" w:hanging="567"/>
        <w:jc w:val="both"/>
        <w:rPr>
          <w:rFonts w:ascii="Arial" w:hAnsi="Arial" w:cs="Arial"/>
          <w:sz w:val="18"/>
          <w:szCs w:val="18"/>
        </w:rPr>
      </w:pPr>
      <w:r w:rsidRPr="00754960">
        <w:rPr>
          <w:rFonts w:ascii="Arial" w:hAnsi="Arial" w:cs="Arial"/>
          <w:sz w:val="18"/>
          <w:szCs w:val="18"/>
        </w:rPr>
        <w:t>8.1.</w:t>
      </w:r>
      <w:r w:rsidRPr="00754960">
        <w:rPr>
          <w:rFonts w:ascii="Arial" w:hAnsi="Arial" w:cs="Arial"/>
          <w:sz w:val="18"/>
          <w:szCs w:val="18"/>
        </w:rPr>
        <w:tab/>
        <w:t>A Megbízott hibás teljesítési kötbért köteles a Megbízónak fizetni, amennyiben a jelen Megállapodás rendelkezéseit megszegi.</w:t>
      </w:r>
    </w:p>
    <w:p w14:paraId="48EBD0A2" w14:textId="77777777" w:rsidR="000871EA" w:rsidRPr="00754960" w:rsidRDefault="000871EA" w:rsidP="000871EA">
      <w:pPr>
        <w:widowControl w:val="0"/>
        <w:spacing w:after="0" w:line="240" w:lineRule="auto"/>
        <w:ind w:left="567" w:hanging="567"/>
        <w:jc w:val="both"/>
        <w:rPr>
          <w:rFonts w:ascii="Arial" w:hAnsi="Arial" w:cs="Arial"/>
          <w:sz w:val="18"/>
          <w:szCs w:val="18"/>
        </w:rPr>
      </w:pPr>
      <w:r w:rsidRPr="00754960">
        <w:rPr>
          <w:rFonts w:ascii="Arial" w:hAnsi="Arial" w:cs="Arial"/>
          <w:sz w:val="18"/>
          <w:szCs w:val="18"/>
        </w:rPr>
        <w:t>8.2.</w:t>
      </w:r>
      <w:r w:rsidRPr="00754960">
        <w:rPr>
          <w:rFonts w:ascii="Arial" w:hAnsi="Arial" w:cs="Arial"/>
          <w:sz w:val="18"/>
          <w:szCs w:val="18"/>
        </w:rPr>
        <w:tab/>
        <w:t>A hibás teljesítési kötbér mértéke a Szerződés szerinti hibás teljesítés miatti kötbér összegével megegyező. A kötbérre egyebekben a Szerződés rendelkezései az irányadóak.</w:t>
      </w:r>
    </w:p>
    <w:p w14:paraId="19AFC11A" w14:textId="77777777" w:rsidR="000871EA" w:rsidRPr="00754960" w:rsidRDefault="000871EA" w:rsidP="000871EA">
      <w:pPr>
        <w:widowControl w:val="0"/>
        <w:spacing w:after="0" w:line="240" w:lineRule="auto"/>
        <w:rPr>
          <w:rFonts w:ascii="Arial" w:hAnsi="Arial" w:cs="Arial"/>
          <w:b/>
          <w:sz w:val="18"/>
          <w:szCs w:val="18"/>
        </w:rPr>
      </w:pPr>
    </w:p>
    <w:p w14:paraId="068FCBA7" w14:textId="77777777" w:rsidR="000871EA" w:rsidRPr="00754960" w:rsidRDefault="000871EA" w:rsidP="000871EA">
      <w:pPr>
        <w:widowControl w:val="0"/>
        <w:spacing w:after="0" w:line="240" w:lineRule="auto"/>
        <w:jc w:val="both"/>
        <w:rPr>
          <w:rFonts w:ascii="Arial" w:hAnsi="Arial" w:cs="Arial"/>
          <w:b/>
          <w:sz w:val="18"/>
          <w:szCs w:val="18"/>
        </w:rPr>
      </w:pPr>
      <w:r w:rsidRPr="00754960">
        <w:rPr>
          <w:rFonts w:ascii="Arial" w:hAnsi="Arial" w:cs="Arial"/>
          <w:b/>
          <w:sz w:val="18"/>
          <w:szCs w:val="18"/>
        </w:rPr>
        <w:t>9. Vegyes és záró rendelkezések</w:t>
      </w:r>
    </w:p>
    <w:p w14:paraId="55848AE7" w14:textId="77777777" w:rsidR="000871EA" w:rsidRPr="00754960" w:rsidRDefault="000871EA" w:rsidP="000871EA">
      <w:pPr>
        <w:widowControl w:val="0"/>
        <w:spacing w:after="0" w:line="240" w:lineRule="auto"/>
        <w:ind w:left="567" w:hanging="567"/>
        <w:jc w:val="both"/>
        <w:rPr>
          <w:rFonts w:ascii="Arial" w:hAnsi="Arial" w:cs="Arial"/>
          <w:sz w:val="18"/>
          <w:szCs w:val="18"/>
        </w:rPr>
      </w:pPr>
      <w:r w:rsidRPr="00754960">
        <w:rPr>
          <w:rFonts w:ascii="Arial" w:hAnsi="Arial" w:cs="Arial"/>
          <w:sz w:val="18"/>
          <w:szCs w:val="18"/>
        </w:rPr>
        <w:t>9.1.</w:t>
      </w:r>
      <w:r w:rsidRPr="00754960">
        <w:rPr>
          <w:rFonts w:ascii="Arial" w:hAnsi="Arial" w:cs="Arial"/>
          <w:sz w:val="18"/>
          <w:szCs w:val="18"/>
        </w:rPr>
        <w:tab/>
        <w:t xml:space="preserve">Jelen Megállapodás mindkét fél által történő aláírás napjával lép hatályba, és azt a Felek a Szerződés tartamával egyező időtartamra kötik. </w:t>
      </w:r>
    </w:p>
    <w:p w14:paraId="58D19376" w14:textId="77777777" w:rsidR="000871EA" w:rsidRPr="00754960" w:rsidRDefault="000871EA" w:rsidP="000871EA">
      <w:pPr>
        <w:widowControl w:val="0"/>
        <w:spacing w:after="0" w:line="240" w:lineRule="auto"/>
        <w:ind w:left="567" w:hanging="567"/>
        <w:jc w:val="both"/>
        <w:rPr>
          <w:rFonts w:ascii="Arial" w:hAnsi="Arial" w:cs="Arial"/>
          <w:sz w:val="18"/>
          <w:szCs w:val="18"/>
        </w:rPr>
      </w:pPr>
      <w:r w:rsidRPr="00754960">
        <w:rPr>
          <w:rFonts w:ascii="Arial" w:hAnsi="Arial" w:cs="Arial"/>
          <w:sz w:val="18"/>
          <w:szCs w:val="18"/>
        </w:rPr>
        <w:t>9.2.</w:t>
      </w:r>
      <w:r w:rsidRPr="00754960">
        <w:rPr>
          <w:rFonts w:ascii="Arial" w:hAnsi="Arial" w:cs="Arial"/>
          <w:sz w:val="18"/>
          <w:szCs w:val="18"/>
        </w:rPr>
        <w:tab/>
        <w:t>A Megállapodás módosítása, kiegészítése csak írásos formában, a Felek cégszerű aláírásával történhet, kivéve a mellékletekben megjelölt aktualizálás módját.</w:t>
      </w:r>
    </w:p>
    <w:p w14:paraId="7B130402" w14:textId="77777777" w:rsidR="000871EA" w:rsidRPr="00754960" w:rsidRDefault="000871EA" w:rsidP="000871EA">
      <w:pPr>
        <w:widowControl w:val="0"/>
        <w:spacing w:after="0" w:line="240" w:lineRule="auto"/>
        <w:ind w:left="567" w:hanging="567"/>
        <w:jc w:val="both"/>
        <w:rPr>
          <w:rFonts w:ascii="Arial" w:hAnsi="Arial" w:cs="Arial"/>
          <w:sz w:val="18"/>
          <w:szCs w:val="18"/>
        </w:rPr>
      </w:pPr>
      <w:r w:rsidRPr="00754960">
        <w:rPr>
          <w:rFonts w:ascii="Arial" w:hAnsi="Arial" w:cs="Arial"/>
          <w:sz w:val="18"/>
          <w:szCs w:val="18"/>
        </w:rPr>
        <w:t>9.3.</w:t>
      </w:r>
      <w:r w:rsidRPr="00754960">
        <w:rPr>
          <w:rFonts w:ascii="Arial" w:hAnsi="Arial" w:cs="Arial"/>
          <w:sz w:val="18"/>
          <w:szCs w:val="18"/>
        </w:rPr>
        <w:tab/>
        <w:t>Amennyiben a Felek bármelyike egy vagy több esetben nem, vagy csak késedelmesen tiltakozik a jelen Megállapodás valamely pontjának megszegése miatt, illetve a jelen Megállapodás biztosított bármely jogosultság érvényesítéséről egy vagy több esetben lemond, vagy azt csak késedelmesen, vagy egyáltalán nem érvényesíti, ez nem tekinthető a többi jogosultság érvényesítéséről való lemondásnak, vagy a szerződésszegésből, illetve bárminemű későbbi szerződésszegésből eredő igény érvényesítéséről való lemondásnak.</w:t>
      </w:r>
    </w:p>
    <w:p w14:paraId="238DC161" w14:textId="77777777" w:rsidR="000871EA" w:rsidRPr="00754960" w:rsidRDefault="000871EA" w:rsidP="000871EA">
      <w:pPr>
        <w:widowControl w:val="0"/>
        <w:spacing w:after="0" w:line="240" w:lineRule="auto"/>
        <w:ind w:left="567" w:hanging="567"/>
        <w:jc w:val="both"/>
        <w:rPr>
          <w:rFonts w:ascii="Arial" w:hAnsi="Arial" w:cs="Arial"/>
          <w:sz w:val="18"/>
          <w:szCs w:val="18"/>
        </w:rPr>
      </w:pPr>
      <w:r w:rsidRPr="00754960">
        <w:rPr>
          <w:rFonts w:ascii="Arial" w:hAnsi="Arial" w:cs="Arial"/>
          <w:sz w:val="18"/>
          <w:szCs w:val="18"/>
        </w:rPr>
        <w:t>9.4.</w:t>
      </w:r>
      <w:r w:rsidRPr="00754960">
        <w:rPr>
          <w:rFonts w:ascii="Arial" w:hAnsi="Arial" w:cs="Arial"/>
          <w:sz w:val="18"/>
          <w:szCs w:val="18"/>
        </w:rPr>
        <w:tab/>
        <w:t>A Szerződés bármely okból történő megszűnése esetén a jelen Megállapodás is automatikusan megszűnik.</w:t>
      </w:r>
    </w:p>
    <w:p w14:paraId="10407B6F" w14:textId="77777777" w:rsidR="000871EA" w:rsidRPr="00754960" w:rsidRDefault="000871EA" w:rsidP="000871EA">
      <w:pPr>
        <w:widowControl w:val="0"/>
        <w:spacing w:after="0" w:line="240" w:lineRule="auto"/>
        <w:ind w:left="567" w:hanging="567"/>
        <w:jc w:val="both"/>
        <w:rPr>
          <w:rFonts w:ascii="Arial" w:hAnsi="Arial" w:cs="Arial"/>
          <w:sz w:val="18"/>
          <w:szCs w:val="18"/>
        </w:rPr>
      </w:pPr>
      <w:r w:rsidRPr="00754960">
        <w:rPr>
          <w:rFonts w:ascii="Arial" w:hAnsi="Arial" w:cs="Arial"/>
          <w:sz w:val="18"/>
          <w:szCs w:val="18"/>
        </w:rPr>
        <w:t>9.5.</w:t>
      </w:r>
      <w:r w:rsidRPr="00754960">
        <w:rPr>
          <w:rFonts w:ascii="Arial" w:hAnsi="Arial" w:cs="Arial"/>
          <w:sz w:val="18"/>
          <w:szCs w:val="18"/>
        </w:rPr>
        <w:tab/>
        <w:t>A Megbízó a jelen Megállapodást azonnali hatállyal jogosult a Megbízotthoz intézett írásbeli nyilatkozatával felmondani, ha a Megbízott a jelen Megállapodást vagy a Megbízónak az adatfeldolgozásra vonatkozó utasításait megszegi.</w:t>
      </w:r>
    </w:p>
    <w:p w14:paraId="14CC18F5" w14:textId="77777777" w:rsidR="000871EA" w:rsidRPr="00754960" w:rsidRDefault="000871EA" w:rsidP="000871EA">
      <w:pPr>
        <w:widowControl w:val="0"/>
        <w:spacing w:after="0" w:line="240" w:lineRule="auto"/>
        <w:ind w:left="567" w:hanging="567"/>
        <w:jc w:val="both"/>
        <w:rPr>
          <w:rFonts w:ascii="Arial" w:hAnsi="Arial" w:cs="Arial"/>
          <w:sz w:val="18"/>
          <w:szCs w:val="18"/>
        </w:rPr>
      </w:pPr>
      <w:r w:rsidRPr="00754960">
        <w:rPr>
          <w:rFonts w:ascii="Arial" w:hAnsi="Arial" w:cs="Arial"/>
          <w:sz w:val="18"/>
          <w:szCs w:val="18"/>
        </w:rPr>
        <w:t>9.6.</w:t>
      </w:r>
      <w:r w:rsidRPr="00754960">
        <w:rPr>
          <w:rFonts w:ascii="Arial" w:hAnsi="Arial" w:cs="Arial"/>
          <w:sz w:val="18"/>
          <w:szCs w:val="18"/>
        </w:rPr>
        <w:tab/>
        <w:t>Felek a Szerződésből eredő vitáik esetén igyekeznek a felmerült problémákat tárgyalásos úton megoldani. Abban az esetben, ha ez nem vezet eredményre, a Szerződés szerinti bíróság illetékessége az irányadó.</w:t>
      </w:r>
    </w:p>
    <w:p w14:paraId="74E63B5A" w14:textId="77777777" w:rsidR="000871EA" w:rsidRDefault="000871EA" w:rsidP="000871EA">
      <w:pPr>
        <w:widowControl w:val="0"/>
        <w:spacing w:after="0" w:line="240" w:lineRule="auto"/>
        <w:ind w:left="567" w:hanging="567"/>
        <w:jc w:val="both"/>
        <w:rPr>
          <w:rFonts w:ascii="Arial" w:hAnsi="Arial" w:cs="Arial"/>
          <w:sz w:val="18"/>
          <w:szCs w:val="18"/>
        </w:rPr>
      </w:pPr>
      <w:r w:rsidRPr="00754960">
        <w:rPr>
          <w:rFonts w:ascii="Arial" w:hAnsi="Arial" w:cs="Arial"/>
          <w:sz w:val="18"/>
          <w:szCs w:val="18"/>
        </w:rPr>
        <w:t>9.7.</w:t>
      </w:r>
      <w:r w:rsidRPr="00754960">
        <w:rPr>
          <w:rFonts w:ascii="Arial" w:hAnsi="Arial" w:cs="Arial"/>
          <w:sz w:val="18"/>
          <w:szCs w:val="18"/>
        </w:rPr>
        <w:tab/>
        <w:t>Felek kijelölt kapcsolattartói a jelen Megállapodás teljesítése kapcsán, amennyiben különbözik a Szerződésben megjelölt kapcsolattartó személyétől:.</w:t>
      </w:r>
    </w:p>
    <w:p w14:paraId="3F7FEF6B" w14:textId="77777777" w:rsidR="000871EA" w:rsidRDefault="000871EA" w:rsidP="000871EA">
      <w:pPr>
        <w:widowControl w:val="0"/>
        <w:spacing w:after="0" w:line="240" w:lineRule="auto"/>
        <w:ind w:left="567" w:hanging="567"/>
        <w:jc w:val="both"/>
        <w:rPr>
          <w:rFonts w:ascii="Arial" w:hAnsi="Arial" w:cs="Arial"/>
          <w:sz w:val="18"/>
          <w:szCs w:val="18"/>
        </w:rPr>
      </w:pPr>
    </w:p>
    <w:p w14:paraId="2A10C24D" w14:textId="77777777" w:rsidR="000871EA" w:rsidRDefault="000871EA" w:rsidP="000871EA">
      <w:pPr>
        <w:widowControl w:val="0"/>
        <w:spacing w:after="0" w:line="240" w:lineRule="auto"/>
        <w:ind w:left="567" w:hanging="567"/>
        <w:jc w:val="both"/>
        <w:rPr>
          <w:rFonts w:ascii="Arial" w:hAnsi="Arial" w:cs="Arial"/>
          <w:sz w:val="18"/>
          <w:szCs w:val="18"/>
        </w:rPr>
      </w:pPr>
    </w:p>
    <w:tbl>
      <w:tblPr>
        <w:tblW w:w="4699" w:type="pct"/>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263"/>
        <w:gridCol w:w="4253"/>
      </w:tblGrid>
      <w:tr w:rsidR="000871EA" w:rsidRPr="00A70A21" w14:paraId="2D8D9A39" w14:textId="77777777">
        <w:trPr>
          <w:trHeight w:hRule="exact" w:val="295"/>
        </w:trPr>
        <w:tc>
          <w:tcPr>
            <w:tcW w:w="2503" w:type="pct"/>
            <w:tcBorders>
              <w:top w:val="single" w:sz="4" w:space="0" w:color="auto"/>
              <w:left w:val="single" w:sz="4" w:space="0" w:color="auto"/>
              <w:bottom w:val="single" w:sz="4" w:space="0" w:color="auto"/>
              <w:right w:val="single" w:sz="4" w:space="0" w:color="auto"/>
            </w:tcBorders>
            <w:vAlign w:val="center"/>
            <w:hideMark/>
          </w:tcPr>
          <w:p w14:paraId="5FFAC310" w14:textId="77777777" w:rsidR="000871EA" w:rsidRPr="00A70A21" w:rsidRDefault="000871EA">
            <w:pPr>
              <w:widowControl w:val="0"/>
              <w:spacing w:after="0" w:line="240" w:lineRule="auto"/>
              <w:ind w:left="567" w:hanging="567"/>
              <w:jc w:val="both"/>
              <w:rPr>
                <w:rFonts w:ascii="Arial" w:hAnsi="Arial" w:cs="Arial"/>
                <w:sz w:val="18"/>
                <w:szCs w:val="18"/>
              </w:rPr>
            </w:pPr>
            <w:r w:rsidRPr="00A70A21">
              <w:rPr>
                <w:rFonts w:ascii="Arial" w:hAnsi="Arial" w:cs="Arial"/>
                <w:sz w:val="18"/>
                <w:szCs w:val="18"/>
              </w:rPr>
              <w:t>Megbízó részéről:</w:t>
            </w:r>
          </w:p>
        </w:tc>
        <w:tc>
          <w:tcPr>
            <w:tcW w:w="2497" w:type="pct"/>
            <w:tcBorders>
              <w:top w:val="single" w:sz="4" w:space="0" w:color="auto"/>
              <w:left w:val="single" w:sz="4" w:space="0" w:color="auto"/>
              <w:bottom w:val="single" w:sz="4" w:space="0" w:color="auto"/>
              <w:right w:val="single" w:sz="4" w:space="0" w:color="auto"/>
            </w:tcBorders>
            <w:vAlign w:val="center"/>
            <w:hideMark/>
          </w:tcPr>
          <w:p w14:paraId="321A1468" w14:textId="77777777" w:rsidR="000871EA" w:rsidRPr="00A70A21" w:rsidRDefault="000871EA">
            <w:pPr>
              <w:widowControl w:val="0"/>
              <w:spacing w:after="0" w:line="240" w:lineRule="auto"/>
              <w:ind w:left="567" w:hanging="567"/>
              <w:jc w:val="both"/>
              <w:rPr>
                <w:rFonts w:ascii="Arial" w:hAnsi="Arial" w:cs="Arial"/>
                <w:sz w:val="18"/>
                <w:szCs w:val="18"/>
              </w:rPr>
            </w:pPr>
            <w:r w:rsidRPr="00A70A21">
              <w:rPr>
                <w:rFonts w:ascii="Arial" w:hAnsi="Arial" w:cs="Arial"/>
                <w:sz w:val="18"/>
                <w:szCs w:val="18"/>
              </w:rPr>
              <w:t>Megbízott részéről:</w:t>
            </w:r>
          </w:p>
        </w:tc>
      </w:tr>
      <w:tr w:rsidR="000871EA" w:rsidRPr="00A70A21" w14:paraId="1044C0F9" w14:textId="77777777">
        <w:trPr>
          <w:trHeight w:hRule="exact" w:val="312"/>
        </w:trPr>
        <w:tc>
          <w:tcPr>
            <w:tcW w:w="2503" w:type="pct"/>
            <w:tcBorders>
              <w:top w:val="single" w:sz="4" w:space="0" w:color="auto"/>
              <w:left w:val="single" w:sz="4" w:space="0" w:color="auto"/>
              <w:bottom w:val="single" w:sz="4" w:space="0" w:color="auto"/>
              <w:right w:val="single" w:sz="4" w:space="0" w:color="auto"/>
            </w:tcBorders>
            <w:vAlign w:val="center"/>
            <w:hideMark/>
          </w:tcPr>
          <w:p w14:paraId="2C623847" w14:textId="77777777" w:rsidR="000871EA" w:rsidRPr="00A70A21" w:rsidRDefault="000871EA">
            <w:pPr>
              <w:widowControl w:val="0"/>
              <w:spacing w:after="0" w:line="240" w:lineRule="auto"/>
              <w:ind w:left="567" w:hanging="567"/>
              <w:jc w:val="both"/>
              <w:rPr>
                <w:rFonts w:ascii="Arial" w:hAnsi="Arial" w:cs="Arial"/>
                <w:sz w:val="18"/>
                <w:szCs w:val="18"/>
              </w:rPr>
            </w:pPr>
            <w:r w:rsidRPr="00A70A21">
              <w:rPr>
                <w:rFonts w:ascii="Arial" w:hAnsi="Arial" w:cs="Arial"/>
                <w:sz w:val="18"/>
                <w:szCs w:val="18"/>
              </w:rPr>
              <w:t xml:space="preserve">név: </w:t>
            </w:r>
            <w:hyperlink r:id="rId25" w:anchor="/Person/10028511" w:history="1">
              <w:r w:rsidRPr="00A70A21">
                <w:rPr>
                  <w:rStyle w:val="Hyperlink"/>
                  <w:rFonts w:ascii="Arial" w:hAnsi="Arial" w:cs="Arial"/>
                  <w:sz w:val="18"/>
                  <w:szCs w:val="18"/>
                </w:rPr>
                <w:t>Kur József</w:t>
              </w:r>
            </w:hyperlink>
          </w:p>
        </w:tc>
        <w:tc>
          <w:tcPr>
            <w:tcW w:w="2497" w:type="pct"/>
            <w:tcBorders>
              <w:top w:val="single" w:sz="4" w:space="0" w:color="auto"/>
              <w:left w:val="single" w:sz="4" w:space="0" w:color="auto"/>
              <w:bottom w:val="single" w:sz="4" w:space="0" w:color="auto"/>
              <w:right w:val="single" w:sz="4" w:space="0" w:color="auto"/>
            </w:tcBorders>
            <w:vAlign w:val="center"/>
            <w:hideMark/>
          </w:tcPr>
          <w:p w14:paraId="4F15BEC7" w14:textId="5EE89798" w:rsidR="000871EA" w:rsidRPr="001A77F4" w:rsidRDefault="000871EA">
            <w:pPr>
              <w:widowControl w:val="0"/>
              <w:spacing w:after="0" w:line="240" w:lineRule="auto"/>
              <w:ind w:left="567" w:hanging="567"/>
              <w:jc w:val="both"/>
              <w:rPr>
                <w:rFonts w:ascii="Arial" w:hAnsi="Arial" w:cs="Arial"/>
                <w:sz w:val="18"/>
                <w:szCs w:val="18"/>
                <w:rPrChange w:id="143" w:author="Miklós Nándor" w:date="2026-03-31T14:53:00Z" w16du:dateUtc="2026-03-31T12:53:00Z">
                  <w:rPr>
                    <w:rFonts w:ascii="Arial" w:hAnsi="Arial" w:cs="Arial"/>
                    <w:sz w:val="18"/>
                    <w:szCs w:val="18"/>
                    <w:highlight w:val="yellow"/>
                  </w:rPr>
                </w:rPrChange>
              </w:rPr>
            </w:pPr>
            <w:r w:rsidRPr="001A77F4">
              <w:rPr>
                <w:rFonts w:ascii="Arial" w:hAnsi="Arial" w:cs="Arial"/>
                <w:sz w:val="18"/>
                <w:szCs w:val="18"/>
                <w:rPrChange w:id="144" w:author="Miklós Nándor" w:date="2026-03-31T14:53:00Z" w16du:dateUtc="2026-03-31T12:53:00Z">
                  <w:rPr>
                    <w:rFonts w:ascii="Arial" w:hAnsi="Arial" w:cs="Arial"/>
                    <w:sz w:val="18"/>
                    <w:szCs w:val="18"/>
                    <w:highlight w:val="yellow"/>
                  </w:rPr>
                </w:rPrChange>
              </w:rPr>
              <w:t xml:space="preserve">név:  </w:t>
            </w:r>
            <w:del w:id="145" w:author="Miklós Nándor" w:date="2026-03-31T14:54:00Z" w16du:dateUtc="2026-03-31T12:54:00Z">
              <w:r w:rsidRPr="001A77F4" w:rsidDel="001A77F4">
                <w:rPr>
                  <w:rFonts w:ascii="Arial" w:hAnsi="Arial" w:cs="Arial"/>
                  <w:sz w:val="18"/>
                  <w:szCs w:val="18"/>
                  <w:rPrChange w:id="146" w:author="Miklós Nándor" w:date="2026-03-31T14:53:00Z" w16du:dateUtc="2026-03-31T12:53:00Z">
                    <w:rPr>
                      <w:rFonts w:ascii="Arial" w:hAnsi="Arial" w:cs="Arial"/>
                      <w:sz w:val="18"/>
                      <w:szCs w:val="18"/>
                      <w:highlight w:val="yellow"/>
                    </w:rPr>
                  </w:rPrChange>
                </w:rPr>
                <w:delText>XXXXXXXXXXX</w:delText>
              </w:r>
            </w:del>
            <w:ins w:id="147" w:author="Miklós Nándor" w:date="2026-03-31T14:54:00Z" w16du:dateUtc="2026-03-31T12:54:00Z">
              <w:r w:rsidR="001A77F4">
                <w:rPr>
                  <w:rFonts w:ascii="Arial" w:hAnsi="Arial" w:cs="Arial"/>
                  <w:sz w:val="18"/>
                  <w:szCs w:val="18"/>
                </w:rPr>
                <w:t>Miklós Nándor</w:t>
              </w:r>
            </w:ins>
          </w:p>
        </w:tc>
      </w:tr>
      <w:tr w:rsidR="000871EA" w:rsidRPr="00A70A21" w14:paraId="49BB4E69" w14:textId="77777777">
        <w:trPr>
          <w:trHeight w:hRule="exact" w:val="284"/>
        </w:trPr>
        <w:tc>
          <w:tcPr>
            <w:tcW w:w="2503" w:type="pct"/>
            <w:tcBorders>
              <w:top w:val="single" w:sz="4" w:space="0" w:color="auto"/>
              <w:left w:val="single" w:sz="4" w:space="0" w:color="auto"/>
              <w:bottom w:val="single" w:sz="4" w:space="0" w:color="auto"/>
              <w:right w:val="single" w:sz="4" w:space="0" w:color="auto"/>
            </w:tcBorders>
            <w:vAlign w:val="center"/>
            <w:hideMark/>
          </w:tcPr>
          <w:p w14:paraId="38ABBA6B" w14:textId="77777777" w:rsidR="000871EA" w:rsidRPr="00A70A21" w:rsidRDefault="000871EA">
            <w:pPr>
              <w:widowControl w:val="0"/>
              <w:spacing w:after="0" w:line="240" w:lineRule="auto"/>
              <w:ind w:left="567" w:hanging="567"/>
              <w:jc w:val="both"/>
              <w:rPr>
                <w:rFonts w:ascii="Arial" w:hAnsi="Arial" w:cs="Arial"/>
                <w:sz w:val="18"/>
                <w:szCs w:val="18"/>
              </w:rPr>
            </w:pPr>
            <w:r w:rsidRPr="00A70A21">
              <w:rPr>
                <w:rFonts w:ascii="Arial" w:hAnsi="Arial" w:cs="Arial"/>
                <w:sz w:val="18"/>
                <w:szCs w:val="18"/>
              </w:rPr>
              <w:t>tel: +36 20 8517949</w:t>
            </w:r>
          </w:p>
        </w:tc>
        <w:tc>
          <w:tcPr>
            <w:tcW w:w="2497" w:type="pct"/>
            <w:tcBorders>
              <w:top w:val="single" w:sz="4" w:space="0" w:color="auto"/>
              <w:left w:val="single" w:sz="4" w:space="0" w:color="auto"/>
              <w:bottom w:val="single" w:sz="4" w:space="0" w:color="auto"/>
              <w:right w:val="single" w:sz="4" w:space="0" w:color="auto"/>
            </w:tcBorders>
            <w:vAlign w:val="center"/>
            <w:hideMark/>
          </w:tcPr>
          <w:p w14:paraId="2F1B69EC" w14:textId="4A0A9922" w:rsidR="000871EA" w:rsidRPr="001A77F4" w:rsidRDefault="000871EA">
            <w:pPr>
              <w:widowControl w:val="0"/>
              <w:spacing w:after="0" w:line="240" w:lineRule="auto"/>
              <w:ind w:left="567" w:hanging="567"/>
              <w:jc w:val="both"/>
              <w:rPr>
                <w:rFonts w:ascii="Arial" w:hAnsi="Arial" w:cs="Arial"/>
                <w:sz w:val="18"/>
                <w:szCs w:val="18"/>
                <w:rPrChange w:id="148" w:author="Miklós Nándor" w:date="2026-03-31T14:53:00Z" w16du:dateUtc="2026-03-31T12:53:00Z">
                  <w:rPr>
                    <w:rFonts w:ascii="Arial" w:hAnsi="Arial" w:cs="Arial"/>
                    <w:sz w:val="18"/>
                    <w:szCs w:val="18"/>
                    <w:highlight w:val="yellow"/>
                  </w:rPr>
                </w:rPrChange>
              </w:rPr>
            </w:pPr>
            <w:r w:rsidRPr="001A77F4">
              <w:rPr>
                <w:rFonts w:ascii="Arial" w:hAnsi="Arial" w:cs="Arial"/>
                <w:sz w:val="18"/>
                <w:szCs w:val="18"/>
                <w:rPrChange w:id="149" w:author="Miklós Nándor" w:date="2026-03-31T14:53:00Z" w16du:dateUtc="2026-03-31T12:53:00Z">
                  <w:rPr>
                    <w:rFonts w:ascii="Arial" w:hAnsi="Arial" w:cs="Arial"/>
                    <w:sz w:val="18"/>
                    <w:szCs w:val="18"/>
                    <w:highlight w:val="yellow"/>
                  </w:rPr>
                </w:rPrChange>
              </w:rPr>
              <w:t xml:space="preserve">tel:  </w:t>
            </w:r>
            <w:del w:id="150" w:author="Miklós Nándor" w:date="2026-03-31T14:54:00Z" w16du:dateUtc="2026-03-31T12:54:00Z">
              <w:r w:rsidRPr="001A77F4" w:rsidDel="001A77F4">
                <w:rPr>
                  <w:rFonts w:ascii="Arial" w:hAnsi="Arial" w:cs="Arial"/>
                  <w:sz w:val="18"/>
                  <w:szCs w:val="18"/>
                  <w:rPrChange w:id="151" w:author="Miklós Nándor" w:date="2026-03-31T14:53:00Z" w16du:dateUtc="2026-03-31T12:53:00Z">
                    <w:rPr>
                      <w:rFonts w:ascii="Arial" w:hAnsi="Arial" w:cs="Arial"/>
                      <w:sz w:val="18"/>
                      <w:szCs w:val="18"/>
                      <w:highlight w:val="yellow"/>
                    </w:rPr>
                  </w:rPrChange>
                </w:rPr>
                <w:delText>XXXXXXXXXXX</w:delText>
              </w:r>
            </w:del>
            <w:ins w:id="152" w:author="Miklós Nándor" w:date="2026-03-31T14:54:00Z" w16du:dateUtc="2026-03-31T12:54:00Z">
              <w:r w:rsidR="001A77F4">
                <w:rPr>
                  <w:rFonts w:ascii="Arial" w:hAnsi="Arial" w:cs="Arial"/>
                  <w:sz w:val="18"/>
                  <w:szCs w:val="18"/>
                </w:rPr>
                <w:t>+36 70 3767979</w:t>
              </w:r>
            </w:ins>
          </w:p>
        </w:tc>
      </w:tr>
      <w:tr w:rsidR="000871EA" w:rsidRPr="00A70A21" w14:paraId="73AB06F7" w14:textId="77777777">
        <w:trPr>
          <w:trHeight w:hRule="exact" w:val="326"/>
        </w:trPr>
        <w:tc>
          <w:tcPr>
            <w:tcW w:w="2503" w:type="pct"/>
            <w:tcBorders>
              <w:top w:val="single" w:sz="4" w:space="0" w:color="auto"/>
              <w:left w:val="single" w:sz="4" w:space="0" w:color="auto"/>
              <w:bottom w:val="single" w:sz="4" w:space="0" w:color="auto"/>
              <w:right w:val="single" w:sz="4" w:space="0" w:color="auto"/>
            </w:tcBorders>
            <w:vAlign w:val="center"/>
          </w:tcPr>
          <w:p w14:paraId="31BBFD85" w14:textId="77777777" w:rsidR="000871EA" w:rsidRPr="00A70A21" w:rsidRDefault="000871EA">
            <w:pPr>
              <w:widowControl w:val="0"/>
              <w:spacing w:after="0" w:line="240" w:lineRule="auto"/>
              <w:ind w:left="567" w:hanging="567"/>
              <w:jc w:val="both"/>
              <w:rPr>
                <w:rFonts w:ascii="Arial" w:hAnsi="Arial" w:cs="Arial"/>
                <w:sz w:val="18"/>
                <w:szCs w:val="18"/>
              </w:rPr>
            </w:pPr>
            <w:r w:rsidRPr="00A70A21">
              <w:rPr>
                <w:rFonts w:ascii="Arial" w:hAnsi="Arial" w:cs="Arial"/>
                <w:sz w:val="18"/>
                <w:szCs w:val="18"/>
              </w:rPr>
              <w:t xml:space="preserve">e-mail: </w:t>
            </w:r>
            <w:r w:rsidRPr="00A70A21">
              <w:rPr>
                <w:rFonts w:ascii="Arial" w:hAnsi="Arial" w:cs="Arial"/>
                <w:sz w:val="18"/>
                <w:szCs w:val="18"/>
              </w:rPr>
              <w:tab/>
            </w:r>
            <w:hyperlink r:id="rId26" w:history="1">
              <w:r w:rsidRPr="00A70A21">
                <w:rPr>
                  <w:rStyle w:val="Hyperlink"/>
                  <w:rFonts w:ascii="Arial" w:hAnsi="Arial" w:cs="Arial"/>
                  <w:sz w:val="18"/>
                  <w:szCs w:val="18"/>
                </w:rPr>
                <w:t>kjozsef@mvmi.hu</w:t>
              </w:r>
            </w:hyperlink>
          </w:p>
          <w:p w14:paraId="13F995F6" w14:textId="77777777" w:rsidR="000871EA" w:rsidRPr="00A70A21" w:rsidRDefault="000871EA">
            <w:pPr>
              <w:widowControl w:val="0"/>
              <w:spacing w:after="0" w:line="240" w:lineRule="auto"/>
              <w:ind w:left="567" w:hanging="567"/>
              <w:jc w:val="both"/>
              <w:rPr>
                <w:rFonts w:ascii="Arial" w:hAnsi="Arial" w:cs="Arial"/>
                <w:sz w:val="18"/>
                <w:szCs w:val="18"/>
              </w:rPr>
            </w:pPr>
          </w:p>
        </w:tc>
        <w:tc>
          <w:tcPr>
            <w:tcW w:w="2497" w:type="pct"/>
            <w:tcBorders>
              <w:top w:val="single" w:sz="4" w:space="0" w:color="auto"/>
              <w:left w:val="single" w:sz="4" w:space="0" w:color="auto"/>
              <w:bottom w:val="single" w:sz="4" w:space="0" w:color="auto"/>
              <w:right w:val="single" w:sz="4" w:space="0" w:color="auto"/>
            </w:tcBorders>
            <w:vAlign w:val="center"/>
            <w:hideMark/>
          </w:tcPr>
          <w:p w14:paraId="68FAAC25" w14:textId="250AB33D" w:rsidR="000871EA" w:rsidRPr="001A77F4" w:rsidRDefault="000871EA">
            <w:pPr>
              <w:widowControl w:val="0"/>
              <w:spacing w:after="0" w:line="240" w:lineRule="auto"/>
              <w:ind w:left="567" w:hanging="567"/>
              <w:jc w:val="both"/>
              <w:rPr>
                <w:rFonts w:ascii="Arial" w:hAnsi="Arial" w:cs="Arial"/>
                <w:sz w:val="18"/>
                <w:szCs w:val="18"/>
                <w:rPrChange w:id="153" w:author="Miklós Nándor" w:date="2026-03-31T14:53:00Z" w16du:dateUtc="2026-03-31T12:53:00Z">
                  <w:rPr>
                    <w:rFonts w:ascii="Arial" w:hAnsi="Arial" w:cs="Arial"/>
                    <w:sz w:val="18"/>
                    <w:szCs w:val="18"/>
                    <w:highlight w:val="yellow"/>
                  </w:rPr>
                </w:rPrChange>
              </w:rPr>
            </w:pPr>
            <w:commentRangeStart w:id="154"/>
            <w:r w:rsidRPr="001A77F4">
              <w:rPr>
                <w:rFonts w:ascii="Arial" w:hAnsi="Arial" w:cs="Arial"/>
                <w:sz w:val="18"/>
                <w:szCs w:val="18"/>
                <w:rPrChange w:id="155" w:author="Miklós Nándor" w:date="2026-03-31T14:53:00Z" w16du:dateUtc="2026-03-31T12:53:00Z">
                  <w:rPr>
                    <w:rFonts w:ascii="Arial" w:hAnsi="Arial" w:cs="Arial"/>
                    <w:sz w:val="18"/>
                    <w:szCs w:val="18"/>
                    <w:highlight w:val="yellow"/>
                  </w:rPr>
                </w:rPrChange>
              </w:rPr>
              <w:t xml:space="preserve">email:  </w:t>
            </w:r>
            <w:del w:id="156" w:author="Miklós Nándor" w:date="2026-03-31T14:54:00Z" w16du:dateUtc="2026-03-31T12:54:00Z">
              <w:r w:rsidRPr="001A77F4" w:rsidDel="001A77F4">
                <w:rPr>
                  <w:rFonts w:ascii="Arial" w:hAnsi="Arial" w:cs="Arial"/>
                  <w:sz w:val="18"/>
                  <w:szCs w:val="18"/>
                  <w:rPrChange w:id="157" w:author="Miklós Nándor" w:date="2026-03-31T14:53:00Z" w16du:dateUtc="2026-03-31T12:53:00Z">
                    <w:rPr>
                      <w:rFonts w:ascii="Arial" w:hAnsi="Arial" w:cs="Arial"/>
                      <w:sz w:val="18"/>
                      <w:szCs w:val="18"/>
                      <w:highlight w:val="yellow"/>
                    </w:rPr>
                  </w:rPrChange>
                </w:rPr>
                <w:delText>XXXXXXXXXXX</w:delText>
              </w:r>
              <w:commentRangeEnd w:id="154"/>
              <w:r w:rsidR="00730200" w:rsidDel="001A77F4">
                <w:rPr>
                  <w:rStyle w:val="CommentReference"/>
                  <w:rFonts w:ascii="Arial" w:hAnsi="Arial" w:cs="Arial"/>
                  <w:sz w:val="18"/>
                  <w:szCs w:val="18"/>
                </w:rPr>
                <w:commentReference w:id="154"/>
              </w:r>
            </w:del>
            <w:ins w:id="158" w:author="Miklós Nándor" w:date="2026-03-31T14:54:00Z" w16du:dateUtc="2026-03-31T12:54:00Z">
              <w:r w:rsidR="001A77F4">
                <w:rPr>
                  <w:rFonts w:ascii="Arial" w:hAnsi="Arial" w:cs="Arial"/>
                  <w:sz w:val="18"/>
                  <w:szCs w:val="18"/>
                </w:rPr>
                <w:t>miklosn@sonrisa.hu</w:t>
              </w:r>
            </w:ins>
          </w:p>
        </w:tc>
      </w:tr>
    </w:tbl>
    <w:p w14:paraId="033737C8" w14:textId="77777777" w:rsidR="000871EA" w:rsidRPr="00754960" w:rsidRDefault="000871EA" w:rsidP="000871EA">
      <w:pPr>
        <w:widowControl w:val="0"/>
        <w:spacing w:after="0" w:line="240" w:lineRule="auto"/>
        <w:ind w:left="567" w:hanging="567"/>
        <w:jc w:val="both"/>
        <w:rPr>
          <w:rFonts w:ascii="Arial" w:hAnsi="Arial" w:cs="Arial"/>
          <w:sz w:val="18"/>
          <w:szCs w:val="18"/>
        </w:rPr>
      </w:pPr>
    </w:p>
    <w:p w14:paraId="7863A57B" w14:textId="77777777" w:rsidR="000871EA" w:rsidRPr="00754960" w:rsidRDefault="000871EA" w:rsidP="000871EA">
      <w:pPr>
        <w:widowControl w:val="0"/>
        <w:spacing w:after="0" w:line="240" w:lineRule="auto"/>
        <w:ind w:left="567" w:hanging="567"/>
        <w:jc w:val="both"/>
        <w:rPr>
          <w:rFonts w:ascii="Arial" w:hAnsi="Arial" w:cs="Arial"/>
          <w:sz w:val="18"/>
          <w:szCs w:val="18"/>
        </w:rPr>
      </w:pPr>
    </w:p>
    <w:p w14:paraId="21D057E0" w14:textId="77777777" w:rsidR="000871EA" w:rsidRPr="00754960" w:rsidRDefault="000871EA" w:rsidP="000871EA">
      <w:pPr>
        <w:widowControl w:val="0"/>
        <w:spacing w:after="0" w:line="240" w:lineRule="auto"/>
        <w:ind w:left="567" w:hanging="567"/>
        <w:jc w:val="both"/>
        <w:rPr>
          <w:rFonts w:ascii="Arial" w:hAnsi="Arial" w:cs="Arial"/>
          <w:sz w:val="18"/>
          <w:szCs w:val="18"/>
        </w:rPr>
      </w:pPr>
      <w:r w:rsidRPr="00754960">
        <w:rPr>
          <w:rFonts w:ascii="Arial" w:hAnsi="Arial" w:cs="Arial"/>
          <w:sz w:val="18"/>
          <w:szCs w:val="18"/>
        </w:rPr>
        <w:t>9.8.</w:t>
      </w:r>
      <w:r w:rsidRPr="00754960">
        <w:rPr>
          <w:rFonts w:ascii="Arial" w:hAnsi="Arial" w:cs="Arial"/>
          <w:sz w:val="18"/>
          <w:szCs w:val="18"/>
        </w:rPr>
        <w:tab/>
        <w:t>Felek a Megállapodásban foglaltak teljesítése során egymással együttműködve és egymást támogatva kötelesek mindvégig eljárni.</w:t>
      </w:r>
    </w:p>
    <w:p w14:paraId="50C7DE0D" w14:textId="77777777" w:rsidR="000871EA" w:rsidRPr="00754960" w:rsidRDefault="000871EA" w:rsidP="000871EA">
      <w:pPr>
        <w:widowControl w:val="0"/>
        <w:spacing w:after="0" w:line="240" w:lineRule="auto"/>
        <w:ind w:left="567" w:hanging="567"/>
        <w:jc w:val="both"/>
        <w:rPr>
          <w:rFonts w:ascii="Arial" w:hAnsi="Arial" w:cs="Arial"/>
          <w:color w:val="000000"/>
          <w:sz w:val="18"/>
          <w:szCs w:val="18"/>
        </w:rPr>
      </w:pPr>
      <w:r w:rsidRPr="00754960">
        <w:rPr>
          <w:rFonts w:ascii="Arial" w:hAnsi="Arial" w:cs="Arial"/>
          <w:sz w:val="18"/>
          <w:szCs w:val="18"/>
        </w:rPr>
        <w:t>9.9.</w:t>
      </w:r>
      <w:r w:rsidRPr="00754960">
        <w:rPr>
          <w:rFonts w:ascii="Arial" w:hAnsi="Arial" w:cs="Arial"/>
          <w:sz w:val="18"/>
          <w:szCs w:val="18"/>
        </w:rPr>
        <w:tab/>
      </w:r>
      <w:r w:rsidRPr="00754960">
        <w:rPr>
          <w:rFonts w:ascii="Arial" w:hAnsi="Arial" w:cs="Arial"/>
          <w:color w:val="000000"/>
          <w:sz w:val="18"/>
          <w:szCs w:val="18"/>
        </w:rPr>
        <w:t xml:space="preserve">Felek megállapodnak, hogy a jelen </w:t>
      </w:r>
      <w:r w:rsidRPr="00754960">
        <w:rPr>
          <w:rFonts w:ascii="Arial" w:hAnsi="Arial" w:cs="Arial"/>
          <w:sz w:val="18"/>
          <w:szCs w:val="18"/>
        </w:rPr>
        <w:t xml:space="preserve">Megállapodással </w:t>
      </w:r>
      <w:r w:rsidRPr="00754960">
        <w:rPr>
          <w:rFonts w:ascii="Arial" w:hAnsi="Arial" w:cs="Arial"/>
          <w:color w:val="000000"/>
          <w:sz w:val="18"/>
          <w:szCs w:val="18"/>
        </w:rPr>
        <w:t>összefüggésben tudomásukra jutott, üzleti titoknak minősülő információkat bizalmasan kezelik, azokat illetéktelen harmadik személyek részére hozzáférhetővé nem teszik.</w:t>
      </w:r>
    </w:p>
    <w:p w14:paraId="1E9E82F9" w14:textId="77777777" w:rsidR="000871EA" w:rsidRPr="00754960" w:rsidRDefault="000871EA" w:rsidP="000871EA">
      <w:pPr>
        <w:widowControl w:val="0"/>
        <w:spacing w:after="0" w:line="240" w:lineRule="auto"/>
        <w:ind w:left="567" w:hanging="567"/>
        <w:jc w:val="both"/>
        <w:rPr>
          <w:rFonts w:ascii="Arial" w:hAnsi="Arial" w:cs="Arial"/>
          <w:sz w:val="18"/>
          <w:szCs w:val="18"/>
        </w:rPr>
      </w:pPr>
      <w:r w:rsidRPr="00754960">
        <w:rPr>
          <w:rFonts w:ascii="Arial" w:hAnsi="Arial" w:cs="Arial"/>
          <w:sz w:val="18"/>
          <w:szCs w:val="18"/>
        </w:rPr>
        <w:tab/>
      </w:r>
      <w:r w:rsidRPr="0096175C">
        <w:rPr>
          <w:rFonts w:ascii="Arial" w:hAnsi="Arial" w:cs="Arial"/>
          <w:sz w:val="18"/>
          <w:szCs w:val="18"/>
        </w:rPr>
        <w:t xml:space="preserve">Megbízott hozzájárul ahhoz, hogy az MVM Csoport irányító tagja, az MVM Energetika Zártkörűen Működő Részvénytársaság (székhely: 1031 Budapest, Szentendrei út 207-209.; Cégjegyzékszám: Cg. 01-10-041828.; rövidített neve: MVM Zrt.) – az MVM Csoport irányítása és az egységes üzleti koncepció megvalósítása érdekében –, valamint a Megbízó részére beszerzés szolgáltatási tevékenységet végző, továbbá a számláit szerződés alapján kezelő MVM </w:t>
      </w:r>
      <w:r w:rsidRPr="0096175C">
        <w:rPr>
          <w:rFonts w:ascii="Arial" w:hAnsi="Arial" w:cs="Arial"/>
          <w:iCs/>
          <w:sz w:val="18"/>
          <w:szCs w:val="18"/>
        </w:rPr>
        <w:t>Services Zártkörűen Működő Részvénytársaság</w:t>
      </w:r>
      <w:r w:rsidRPr="0096175C">
        <w:rPr>
          <w:rFonts w:ascii="Arial" w:hAnsi="Arial" w:cs="Arial"/>
          <w:i/>
          <w:iCs/>
          <w:sz w:val="18"/>
          <w:szCs w:val="18"/>
        </w:rPr>
        <w:t xml:space="preserve"> </w:t>
      </w:r>
      <w:r w:rsidRPr="0096175C">
        <w:rPr>
          <w:rFonts w:ascii="Arial" w:hAnsi="Arial" w:cs="Arial"/>
          <w:sz w:val="18"/>
          <w:szCs w:val="18"/>
        </w:rPr>
        <w:t xml:space="preserve">(székhely: </w:t>
      </w:r>
      <w:r w:rsidRPr="001F52B6">
        <w:rPr>
          <w:rFonts w:ascii="Arial" w:hAnsi="Arial" w:cs="Arial"/>
          <w:sz w:val="18"/>
          <w:szCs w:val="18"/>
        </w:rPr>
        <w:t>1031 Budapest, Szentendrei út 207-209</w:t>
      </w:r>
      <w:r w:rsidRPr="006247B2">
        <w:rPr>
          <w:rFonts w:ascii="Arial" w:hAnsi="Arial" w:cs="Arial"/>
          <w:sz w:val="18"/>
          <w:szCs w:val="18"/>
        </w:rPr>
        <w:t>.</w:t>
      </w:r>
      <w:r w:rsidRPr="0096175C">
        <w:rPr>
          <w:rFonts w:ascii="Arial" w:hAnsi="Arial" w:cs="Arial"/>
          <w:sz w:val="18"/>
          <w:szCs w:val="18"/>
        </w:rPr>
        <w:t>;Cégjegyzékszáma: Cg. 01-10-048351; rövidített neve: MVM Services Zrt.), a szerződésbe betekintsen, az abban foglaltakat megismerje.  Az MVM Zrt.-t és az MVM Services Zrt.-t a megismert és átadott adatok tekintetében a Megbízóval azonos titoktartási kötelezettség terheli, amely kötelezettség megsértése esetén a Szerződő Partnerrel szemben a Megbízó köteles helytállni.</w:t>
      </w:r>
      <w:r w:rsidRPr="00754960">
        <w:rPr>
          <w:rFonts w:ascii="Arial" w:hAnsi="Arial" w:cs="Arial"/>
          <w:sz w:val="18"/>
          <w:szCs w:val="18"/>
        </w:rPr>
        <w:t>9.10.</w:t>
      </w:r>
      <w:r w:rsidRPr="00754960">
        <w:rPr>
          <w:rFonts w:ascii="Arial" w:hAnsi="Arial" w:cs="Arial"/>
          <w:sz w:val="18"/>
          <w:szCs w:val="18"/>
        </w:rPr>
        <w:tab/>
        <w:t>A jelen Megállapodásban nem szabályozott kérdések tekintetében a Polgári Törvénykönyvről szóló 2013. évi V. törvény (Ptk.), a Rendelet vonatkozó rendelkezései, és az egyéb adatvédelmi tárgyú Európai Uniós kötelező jogi aktusok, valamint adatvédelmi tárgyú vonatkozó magyar jogszabályok alkalmazandóak.</w:t>
      </w:r>
    </w:p>
    <w:p w14:paraId="421353AA" w14:textId="77777777" w:rsidR="000871EA" w:rsidRPr="00754960" w:rsidRDefault="000871EA" w:rsidP="000871EA">
      <w:pPr>
        <w:widowControl w:val="0"/>
        <w:spacing w:after="0" w:line="240" w:lineRule="auto"/>
        <w:ind w:left="567" w:hanging="567"/>
        <w:jc w:val="both"/>
        <w:rPr>
          <w:rFonts w:ascii="Arial" w:hAnsi="Arial" w:cs="Arial"/>
          <w:sz w:val="18"/>
          <w:szCs w:val="18"/>
        </w:rPr>
      </w:pPr>
      <w:r w:rsidRPr="00754960">
        <w:rPr>
          <w:rFonts w:ascii="Arial" w:hAnsi="Arial" w:cs="Arial"/>
          <w:sz w:val="18"/>
          <w:szCs w:val="18"/>
        </w:rPr>
        <w:t>9.11.</w:t>
      </w:r>
      <w:r w:rsidRPr="00754960">
        <w:rPr>
          <w:rFonts w:ascii="Arial" w:hAnsi="Arial" w:cs="Arial"/>
          <w:sz w:val="18"/>
          <w:szCs w:val="18"/>
        </w:rPr>
        <w:tab/>
        <w:t>Felek egyezően rögzítik, hogy a jelen Megállapodás a Szerződés elválaszthatatlan mellékletét képezi. Erre való tekintettel a jelen Megállapodásban nem szabályozott kérdésekre, így különösen a Megállapodás hatálya, felmondási ideje és annak feltételeire a Szerződés rendelkezései irányadóak.</w:t>
      </w:r>
    </w:p>
    <w:p w14:paraId="7A7D65FD" w14:textId="77777777" w:rsidR="000871EA" w:rsidRPr="00754960" w:rsidRDefault="000871EA" w:rsidP="000871EA">
      <w:pPr>
        <w:widowControl w:val="0"/>
        <w:spacing w:after="0" w:line="240" w:lineRule="auto"/>
        <w:ind w:left="567" w:hanging="567"/>
        <w:jc w:val="both"/>
        <w:rPr>
          <w:rFonts w:ascii="Arial" w:hAnsi="Arial" w:cs="Arial"/>
          <w:sz w:val="18"/>
          <w:szCs w:val="18"/>
        </w:rPr>
      </w:pPr>
      <w:r w:rsidRPr="00754960">
        <w:rPr>
          <w:rFonts w:ascii="Arial" w:hAnsi="Arial" w:cs="Arial"/>
          <w:sz w:val="18"/>
          <w:szCs w:val="18"/>
        </w:rPr>
        <w:t>9.12.</w:t>
      </w:r>
      <w:r w:rsidRPr="00754960">
        <w:rPr>
          <w:rFonts w:ascii="Arial" w:hAnsi="Arial" w:cs="Arial"/>
          <w:sz w:val="18"/>
          <w:szCs w:val="18"/>
        </w:rPr>
        <w:tab/>
        <w:t xml:space="preserve">Felek egyezően rögzítik, hogy a jelen Megállapodás aláírásával valamennyi, korábban a Megbízott és a Megbízó által kölcsönösen aláírt adatvédelmi és adatfeldolgozási tárgyú szerződés hatályát veszíti. </w:t>
      </w:r>
    </w:p>
    <w:p w14:paraId="37BE94D2" w14:textId="77777777" w:rsidR="000871EA" w:rsidRPr="00754960" w:rsidRDefault="000871EA" w:rsidP="000871EA">
      <w:pPr>
        <w:widowControl w:val="0"/>
        <w:spacing w:after="0" w:line="240" w:lineRule="auto"/>
        <w:jc w:val="both"/>
        <w:rPr>
          <w:rFonts w:ascii="Arial" w:hAnsi="Arial" w:cs="Arial"/>
          <w:sz w:val="18"/>
          <w:szCs w:val="18"/>
        </w:rPr>
      </w:pPr>
    </w:p>
    <w:p w14:paraId="25600426" w14:textId="77777777" w:rsidR="000871EA" w:rsidRPr="00754960" w:rsidRDefault="000871EA" w:rsidP="000871EA">
      <w:pPr>
        <w:widowControl w:val="0"/>
        <w:spacing w:after="0" w:line="240" w:lineRule="auto"/>
        <w:jc w:val="both"/>
        <w:rPr>
          <w:rFonts w:ascii="Arial" w:hAnsi="Arial" w:cs="Arial"/>
          <w:sz w:val="18"/>
          <w:szCs w:val="18"/>
        </w:rPr>
      </w:pPr>
      <w:r w:rsidRPr="00754960">
        <w:rPr>
          <w:rFonts w:ascii="Arial" w:hAnsi="Arial" w:cs="Arial"/>
          <w:sz w:val="18"/>
          <w:szCs w:val="18"/>
        </w:rPr>
        <w:t xml:space="preserve">Feleket képviselő személyek anyagi és büntetőjogi felelősségük tudatában kijelentik, hogy a Szerződés megkötésével kapcsolatosan képviseleti jogosultságuk semmiben sem korlátozott. </w:t>
      </w:r>
    </w:p>
    <w:p w14:paraId="6F8BE0B2" w14:textId="77777777" w:rsidR="000871EA" w:rsidRPr="00754960" w:rsidRDefault="000871EA" w:rsidP="000871EA">
      <w:pPr>
        <w:widowControl w:val="0"/>
        <w:spacing w:after="0" w:line="240" w:lineRule="auto"/>
        <w:jc w:val="both"/>
        <w:rPr>
          <w:rFonts w:ascii="Arial" w:hAnsi="Arial" w:cs="Arial"/>
          <w:sz w:val="18"/>
          <w:szCs w:val="18"/>
        </w:rPr>
      </w:pPr>
      <w:r w:rsidRPr="00754960">
        <w:rPr>
          <w:rFonts w:ascii="Arial" w:hAnsi="Arial" w:cs="Arial"/>
          <w:sz w:val="18"/>
          <w:szCs w:val="18"/>
        </w:rPr>
        <w:t xml:space="preserve">Felek a jelen Megállapodást elolvasták, értelmezték, és mint akaratukkal mindenben egyezőt az arra jogosult képviselőik által jóváhagyólag aláírják. </w:t>
      </w:r>
    </w:p>
    <w:p w14:paraId="64380406" w14:textId="77777777" w:rsidR="000871EA" w:rsidRPr="00754960" w:rsidRDefault="000871EA" w:rsidP="000871EA">
      <w:pPr>
        <w:widowControl w:val="0"/>
        <w:spacing w:after="0" w:line="240" w:lineRule="auto"/>
        <w:jc w:val="both"/>
        <w:rPr>
          <w:rFonts w:ascii="Arial" w:hAnsi="Arial" w:cs="Arial"/>
          <w:sz w:val="18"/>
          <w:szCs w:val="18"/>
        </w:rPr>
      </w:pPr>
    </w:p>
    <w:p w14:paraId="53FF41A8" w14:textId="77777777" w:rsidR="000871EA" w:rsidRPr="00754960" w:rsidRDefault="000871EA" w:rsidP="000871EA">
      <w:pPr>
        <w:widowControl w:val="0"/>
        <w:spacing w:after="0" w:line="240" w:lineRule="auto"/>
        <w:jc w:val="both"/>
        <w:rPr>
          <w:rFonts w:ascii="Arial" w:hAnsi="Arial" w:cs="Arial"/>
          <w:sz w:val="18"/>
          <w:szCs w:val="18"/>
        </w:rPr>
      </w:pPr>
    </w:p>
    <w:p w14:paraId="02869DF4" w14:textId="77777777" w:rsidR="000871EA" w:rsidRPr="00754960" w:rsidRDefault="000871EA" w:rsidP="000871EA">
      <w:pPr>
        <w:widowControl w:val="0"/>
        <w:spacing w:after="0" w:line="240" w:lineRule="auto"/>
        <w:ind w:left="426" w:hanging="426"/>
        <w:jc w:val="both"/>
        <w:rPr>
          <w:rFonts w:ascii="Arial" w:hAnsi="Arial" w:cs="Arial"/>
          <w:sz w:val="18"/>
          <w:szCs w:val="18"/>
        </w:rPr>
      </w:pPr>
      <w:r w:rsidRPr="00754960">
        <w:rPr>
          <w:rFonts w:ascii="Arial" w:hAnsi="Arial" w:cs="Arial"/>
          <w:b/>
          <w:sz w:val="18"/>
          <w:szCs w:val="18"/>
          <w:u w:val="single"/>
        </w:rPr>
        <w:t>Mellékletek:</w:t>
      </w:r>
      <w:r w:rsidRPr="00754960">
        <w:rPr>
          <w:rFonts w:ascii="Arial" w:hAnsi="Arial" w:cs="Arial"/>
          <w:b/>
          <w:sz w:val="18"/>
          <w:szCs w:val="18"/>
          <w:u w:val="single"/>
          <w:vertAlign w:val="superscript"/>
        </w:rPr>
        <w:t xml:space="preserve"> </w:t>
      </w:r>
      <w:r w:rsidRPr="00754960">
        <w:rPr>
          <w:rFonts w:ascii="Arial" w:hAnsi="Arial" w:cs="Arial"/>
          <w:b/>
          <w:sz w:val="18"/>
          <w:szCs w:val="18"/>
          <w:u w:val="single"/>
          <w:vertAlign w:val="superscript"/>
        </w:rPr>
        <w:footnoteReference w:id="4"/>
      </w:r>
    </w:p>
    <w:p w14:paraId="01665DE8" w14:textId="77777777" w:rsidR="000871EA" w:rsidRPr="00754960" w:rsidRDefault="000871EA" w:rsidP="000871EA">
      <w:pPr>
        <w:widowControl w:val="0"/>
        <w:spacing w:after="0" w:line="240" w:lineRule="auto"/>
        <w:ind w:left="426"/>
        <w:jc w:val="both"/>
        <w:rPr>
          <w:rFonts w:ascii="Arial" w:hAnsi="Arial" w:cs="Arial"/>
          <w:sz w:val="18"/>
          <w:szCs w:val="18"/>
        </w:rPr>
      </w:pPr>
      <w:r w:rsidRPr="00754960">
        <w:rPr>
          <w:rFonts w:ascii="Arial" w:hAnsi="Arial" w:cs="Arial"/>
          <w:sz w:val="18"/>
          <w:szCs w:val="18"/>
        </w:rPr>
        <w:t>1. sz. melléklet –</w:t>
      </w:r>
      <w:r w:rsidRPr="00754960">
        <w:rPr>
          <w:rFonts w:ascii="Arial" w:hAnsi="Arial" w:cs="Arial"/>
          <w:sz w:val="18"/>
          <w:szCs w:val="18"/>
        </w:rPr>
        <w:tab/>
        <w:t xml:space="preserve">Titoktartási nyilatkozat minta </w:t>
      </w:r>
    </w:p>
    <w:p w14:paraId="4F2D2C9A" w14:textId="77777777" w:rsidR="000871EA" w:rsidRPr="00754960" w:rsidRDefault="000871EA" w:rsidP="000871EA">
      <w:pPr>
        <w:widowControl w:val="0"/>
        <w:spacing w:after="0" w:line="240" w:lineRule="auto"/>
        <w:ind w:left="426"/>
        <w:jc w:val="both"/>
        <w:rPr>
          <w:rFonts w:ascii="Arial" w:hAnsi="Arial" w:cs="Arial"/>
          <w:sz w:val="18"/>
          <w:szCs w:val="18"/>
        </w:rPr>
      </w:pPr>
      <w:r w:rsidRPr="00754960">
        <w:rPr>
          <w:rFonts w:ascii="Arial" w:hAnsi="Arial" w:cs="Arial"/>
          <w:sz w:val="18"/>
          <w:szCs w:val="18"/>
        </w:rPr>
        <w:t>2. sz. melléklet –</w:t>
      </w:r>
      <w:r w:rsidRPr="00754960">
        <w:rPr>
          <w:rFonts w:ascii="Arial" w:hAnsi="Arial" w:cs="Arial"/>
          <w:sz w:val="18"/>
          <w:szCs w:val="18"/>
        </w:rPr>
        <w:tab/>
        <w:t xml:space="preserve">A Megbízó nevében végzett adatkezelési tevékenység részletes meghatározása  </w:t>
      </w:r>
    </w:p>
    <w:p w14:paraId="1314FDF0" w14:textId="77777777" w:rsidR="000871EA" w:rsidRPr="00754960" w:rsidRDefault="000871EA" w:rsidP="000871EA">
      <w:pPr>
        <w:widowControl w:val="0"/>
        <w:spacing w:after="0" w:line="240" w:lineRule="auto"/>
        <w:ind w:left="2127" w:hanging="1701"/>
        <w:jc w:val="both"/>
        <w:rPr>
          <w:rFonts w:ascii="Arial" w:hAnsi="Arial" w:cs="Arial"/>
          <w:sz w:val="18"/>
          <w:szCs w:val="18"/>
        </w:rPr>
      </w:pPr>
      <w:r w:rsidRPr="00754960">
        <w:rPr>
          <w:rFonts w:ascii="Arial" w:hAnsi="Arial" w:cs="Arial"/>
          <w:sz w:val="18"/>
          <w:szCs w:val="18"/>
        </w:rPr>
        <w:t>3. sz. melléklet –</w:t>
      </w:r>
      <w:r w:rsidRPr="00754960">
        <w:rPr>
          <w:rFonts w:ascii="Arial" w:hAnsi="Arial" w:cs="Arial"/>
          <w:sz w:val="18"/>
          <w:szCs w:val="18"/>
        </w:rPr>
        <w:tab/>
        <w:t xml:space="preserve">A Megbízó nevében végzett adatkezelési tevékenység részletes technikai és szervezési feltételei </w:t>
      </w:r>
    </w:p>
    <w:p w14:paraId="275E996F" w14:textId="77777777" w:rsidR="000871EA" w:rsidRPr="00754960" w:rsidRDefault="000871EA" w:rsidP="000871EA">
      <w:pPr>
        <w:widowControl w:val="0"/>
        <w:spacing w:after="0" w:line="240" w:lineRule="auto"/>
        <w:ind w:left="426"/>
        <w:jc w:val="both"/>
        <w:rPr>
          <w:rFonts w:ascii="Arial" w:hAnsi="Arial" w:cs="Arial"/>
          <w:sz w:val="18"/>
          <w:szCs w:val="18"/>
        </w:rPr>
      </w:pPr>
      <w:r w:rsidRPr="00754960">
        <w:rPr>
          <w:rFonts w:ascii="Arial" w:hAnsi="Arial" w:cs="Arial"/>
          <w:sz w:val="18"/>
          <w:szCs w:val="18"/>
        </w:rPr>
        <w:t>4. sz. melléklet –</w:t>
      </w:r>
      <w:r w:rsidRPr="00754960">
        <w:rPr>
          <w:rFonts w:ascii="Arial" w:hAnsi="Arial" w:cs="Arial"/>
          <w:sz w:val="18"/>
          <w:szCs w:val="18"/>
        </w:rPr>
        <w:tab/>
        <w:t>A Megbízott által igénybe vett további adatfeldolgozók listája</w:t>
      </w:r>
    </w:p>
    <w:p w14:paraId="73310878" w14:textId="77777777" w:rsidR="000871EA" w:rsidRPr="00754960" w:rsidRDefault="000871EA" w:rsidP="000871EA">
      <w:pPr>
        <w:widowControl w:val="0"/>
        <w:spacing w:after="0" w:line="240" w:lineRule="auto"/>
        <w:ind w:left="426"/>
        <w:jc w:val="both"/>
        <w:rPr>
          <w:rFonts w:ascii="Arial" w:hAnsi="Arial" w:cs="Arial"/>
          <w:sz w:val="18"/>
          <w:szCs w:val="18"/>
        </w:rPr>
      </w:pPr>
    </w:p>
    <w:p w14:paraId="3B1ED8EF" w14:textId="77777777" w:rsidR="000871EA" w:rsidRPr="00754960" w:rsidRDefault="000871EA" w:rsidP="000871EA">
      <w:pPr>
        <w:widowControl w:val="0"/>
        <w:spacing w:after="0" w:line="240" w:lineRule="auto"/>
        <w:jc w:val="both"/>
        <w:rPr>
          <w:rFonts w:cs="Arial"/>
          <w:sz w:val="20"/>
          <w:szCs w:val="20"/>
        </w:rPr>
      </w:pPr>
    </w:p>
    <w:p w14:paraId="29750DAF" w14:textId="77777777" w:rsidR="000871EA" w:rsidRPr="00754960" w:rsidRDefault="000871EA" w:rsidP="000871EA">
      <w:pPr>
        <w:widowControl w:val="0"/>
        <w:spacing w:after="0" w:line="240" w:lineRule="auto"/>
        <w:rPr>
          <w:rFonts w:eastAsia="Times New Roman" w:cs="Arial"/>
          <w:sz w:val="20"/>
          <w:szCs w:val="20"/>
        </w:rPr>
      </w:pPr>
      <w:r w:rsidRPr="00754960">
        <w:rPr>
          <w:rFonts w:eastAsia="Times New Roman" w:cs="Arial"/>
          <w:sz w:val="20"/>
          <w:szCs w:val="20"/>
        </w:rPr>
        <w:br w:type="page"/>
      </w:r>
    </w:p>
    <w:p w14:paraId="0A9AC9A5" w14:textId="77777777" w:rsidR="000871EA" w:rsidRPr="00754960" w:rsidRDefault="000871EA" w:rsidP="000871EA">
      <w:pPr>
        <w:widowControl w:val="0"/>
        <w:spacing w:after="0" w:line="240" w:lineRule="auto"/>
        <w:jc w:val="center"/>
        <w:rPr>
          <w:rFonts w:ascii="Arial" w:hAnsi="Arial" w:cs="Arial"/>
          <w:b/>
          <w:bCs/>
          <w:sz w:val="18"/>
          <w:szCs w:val="18"/>
        </w:rPr>
      </w:pPr>
      <w:r w:rsidRPr="00754960">
        <w:rPr>
          <w:rFonts w:ascii="Arial" w:hAnsi="Arial" w:cs="Arial"/>
          <w:b/>
          <w:caps/>
          <w:sz w:val="18"/>
          <w:szCs w:val="18"/>
        </w:rPr>
        <w:t xml:space="preserve">ADATFELDOLGOZÁSI MEGÁLLAPODÁS </w:t>
      </w:r>
      <w:r w:rsidRPr="00754960">
        <w:rPr>
          <w:rFonts w:ascii="Arial" w:hAnsi="Arial" w:cs="Arial"/>
          <w:b/>
          <w:bCs/>
          <w:sz w:val="18"/>
          <w:szCs w:val="18"/>
        </w:rPr>
        <w:t>1. SZÁMÚ MELLÉKLETE</w:t>
      </w:r>
    </w:p>
    <w:p w14:paraId="6F3674F6" w14:textId="77777777" w:rsidR="000871EA" w:rsidRPr="00754960" w:rsidRDefault="000871EA" w:rsidP="000871EA">
      <w:pPr>
        <w:widowControl w:val="0"/>
        <w:spacing w:after="0" w:line="240" w:lineRule="auto"/>
        <w:jc w:val="center"/>
        <w:rPr>
          <w:rFonts w:ascii="Arial" w:hAnsi="Arial" w:cs="Arial"/>
          <w:b/>
          <w:sz w:val="18"/>
          <w:szCs w:val="18"/>
        </w:rPr>
      </w:pPr>
      <w:r w:rsidRPr="00754960">
        <w:rPr>
          <w:rFonts w:ascii="Arial" w:hAnsi="Arial" w:cs="Arial"/>
          <w:b/>
          <w:sz w:val="18"/>
          <w:szCs w:val="18"/>
        </w:rPr>
        <w:t>TITOKTARTÁSI NYILATKOZAT MINTA</w:t>
      </w:r>
    </w:p>
    <w:p w14:paraId="17320026" w14:textId="77777777" w:rsidR="000871EA" w:rsidRPr="00754960" w:rsidRDefault="000871EA" w:rsidP="000871EA">
      <w:pPr>
        <w:widowControl w:val="0"/>
        <w:spacing w:after="0" w:line="240" w:lineRule="auto"/>
        <w:jc w:val="both"/>
        <w:rPr>
          <w:rFonts w:ascii="Arial" w:hAnsi="Arial" w:cs="Arial"/>
          <w:sz w:val="18"/>
          <w:szCs w:val="18"/>
        </w:rPr>
      </w:pPr>
    </w:p>
    <w:p w14:paraId="743C722A" w14:textId="77777777" w:rsidR="000871EA" w:rsidRPr="00754960" w:rsidRDefault="000871EA" w:rsidP="000871EA">
      <w:pPr>
        <w:widowControl w:val="0"/>
        <w:spacing w:after="0" w:line="240" w:lineRule="auto"/>
        <w:jc w:val="both"/>
        <w:rPr>
          <w:rFonts w:ascii="Arial" w:hAnsi="Arial" w:cs="Arial"/>
          <w:sz w:val="18"/>
          <w:szCs w:val="18"/>
        </w:rPr>
      </w:pPr>
      <w:r w:rsidRPr="00754960">
        <w:rPr>
          <w:rFonts w:ascii="Arial" w:hAnsi="Arial" w:cs="Arial"/>
          <w:sz w:val="18"/>
          <w:szCs w:val="18"/>
        </w:rPr>
        <w:t>Alulírott        ...............................................................................................................................................       (név, lakcím) e nyilatkozattal kötelezem magamat, hogy az ………………………… [Adatfeldolgozási megállapodás Megbízottjának neve és székhelye], mint adatfeldolgozó (a továbbiakban: Adatfeldolgozó) által más adatkezelő nevében végzett adatkezelés során az Adatfeldolgozó üzleti partnerei, ügyfelei működésével, tevékenységével kapcsolatosan tudomásomra jutott minden információt, adatot, a nevükben kezelt személyes adatot (a továbbiakban együttesen: Adat) megőrzöm az Adatfeldolgozóval létesített munkaviszonyom / egyéb jogviszonyom fennállása során és azt követően is, határidő nélkül.</w:t>
      </w:r>
    </w:p>
    <w:p w14:paraId="4DF4B695" w14:textId="77777777" w:rsidR="000871EA" w:rsidRPr="00754960" w:rsidRDefault="000871EA" w:rsidP="000871EA">
      <w:pPr>
        <w:widowControl w:val="0"/>
        <w:spacing w:after="0" w:line="240" w:lineRule="auto"/>
        <w:jc w:val="both"/>
        <w:rPr>
          <w:rFonts w:ascii="Arial" w:hAnsi="Arial" w:cs="Arial"/>
          <w:sz w:val="18"/>
          <w:szCs w:val="18"/>
        </w:rPr>
      </w:pPr>
    </w:p>
    <w:p w14:paraId="400D5FC0" w14:textId="77777777" w:rsidR="000871EA" w:rsidRPr="00754960" w:rsidRDefault="000871EA" w:rsidP="000871EA">
      <w:pPr>
        <w:widowControl w:val="0"/>
        <w:spacing w:after="0" w:line="240" w:lineRule="auto"/>
        <w:jc w:val="both"/>
        <w:rPr>
          <w:rFonts w:ascii="Arial" w:hAnsi="Arial" w:cs="Arial"/>
          <w:sz w:val="18"/>
          <w:szCs w:val="18"/>
        </w:rPr>
      </w:pPr>
      <w:r w:rsidRPr="00754960">
        <w:rPr>
          <w:rFonts w:ascii="Arial" w:hAnsi="Arial" w:cs="Arial"/>
          <w:sz w:val="18"/>
          <w:szCs w:val="18"/>
        </w:rPr>
        <w:t>Kötelezettséget vállalok arra, hogy a birtokomba jutott Adatot megőrzöm, azt jogosulatlanul nyilvánosságra nem hozom, harmadik fél részére nem adom át és harmadik fél számára hozzáférhetővé nem teszem, illetve azzal egyéb módon nem élek vissza.</w:t>
      </w:r>
    </w:p>
    <w:p w14:paraId="5C1F189F" w14:textId="77777777" w:rsidR="000871EA" w:rsidRPr="00754960" w:rsidRDefault="000871EA" w:rsidP="000871EA">
      <w:pPr>
        <w:widowControl w:val="0"/>
        <w:spacing w:after="0" w:line="240" w:lineRule="auto"/>
        <w:jc w:val="both"/>
        <w:rPr>
          <w:rFonts w:ascii="Arial" w:hAnsi="Arial" w:cs="Arial"/>
          <w:sz w:val="18"/>
          <w:szCs w:val="18"/>
        </w:rPr>
      </w:pPr>
    </w:p>
    <w:p w14:paraId="30007DBB" w14:textId="77777777" w:rsidR="000871EA" w:rsidRPr="00754960" w:rsidRDefault="000871EA" w:rsidP="000871EA">
      <w:pPr>
        <w:widowControl w:val="0"/>
        <w:spacing w:after="0" w:line="240" w:lineRule="auto"/>
        <w:jc w:val="both"/>
        <w:rPr>
          <w:rFonts w:ascii="Arial" w:hAnsi="Arial" w:cs="Arial"/>
          <w:sz w:val="18"/>
          <w:szCs w:val="18"/>
        </w:rPr>
      </w:pPr>
      <w:r w:rsidRPr="00754960">
        <w:rPr>
          <w:rFonts w:ascii="Arial" w:hAnsi="Arial" w:cs="Arial"/>
          <w:sz w:val="18"/>
          <w:szCs w:val="18"/>
        </w:rPr>
        <w:t>Tudomásul veszem, hogy a védendő Adat az Adatfeldolgozónak és bármely ügyfelének gazdasági tevékenységhez kapcsolódó minden olyan információ és adat, amelynek nyilvánosságra hozatala, illetéktelenek által történő megszerzése vagy felhasználása a jogosult jogszerű pénzügyi, gazdasági, piaci vagy egyéb méltányolható érdekeit sértené, vagy veszélyeztetné.</w:t>
      </w:r>
    </w:p>
    <w:p w14:paraId="1DE42CFA" w14:textId="77777777" w:rsidR="000871EA" w:rsidRPr="00754960" w:rsidRDefault="000871EA" w:rsidP="000871EA">
      <w:pPr>
        <w:widowControl w:val="0"/>
        <w:spacing w:after="0" w:line="240" w:lineRule="auto"/>
        <w:jc w:val="both"/>
        <w:rPr>
          <w:rFonts w:ascii="Arial" w:hAnsi="Arial" w:cs="Arial"/>
          <w:sz w:val="18"/>
          <w:szCs w:val="18"/>
        </w:rPr>
      </w:pPr>
    </w:p>
    <w:p w14:paraId="559E3595" w14:textId="77777777" w:rsidR="000871EA" w:rsidRPr="00754960" w:rsidRDefault="000871EA" w:rsidP="000871EA">
      <w:pPr>
        <w:widowControl w:val="0"/>
        <w:spacing w:after="0" w:line="240" w:lineRule="auto"/>
        <w:jc w:val="both"/>
        <w:rPr>
          <w:rFonts w:ascii="Arial" w:hAnsi="Arial" w:cs="Arial"/>
          <w:sz w:val="18"/>
          <w:szCs w:val="18"/>
        </w:rPr>
      </w:pPr>
      <w:r w:rsidRPr="00754960">
        <w:rPr>
          <w:rFonts w:ascii="Arial" w:hAnsi="Arial" w:cs="Arial"/>
          <w:sz w:val="18"/>
          <w:szCs w:val="18"/>
        </w:rPr>
        <w:t>Kötelezem magam, hogy minden a munkám során birtokomba jutott Adatot csak munkavégzésem során az ahhoz szükséges mértékben, az Adatfeldolgozó és az adatkezelő(k) között megkötött szerződés vagy más jogi aktus rendelkezéseinek megfelelően használok fel.</w:t>
      </w:r>
    </w:p>
    <w:p w14:paraId="317A68E6" w14:textId="77777777" w:rsidR="000871EA" w:rsidRPr="00754960" w:rsidRDefault="000871EA" w:rsidP="000871EA">
      <w:pPr>
        <w:widowControl w:val="0"/>
        <w:spacing w:after="0" w:line="240" w:lineRule="auto"/>
        <w:jc w:val="both"/>
        <w:rPr>
          <w:rFonts w:ascii="Arial" w:hAnsi="Arial" w:cs="Arial"/>
          <w:sz w:val="18"/>
          <w:szCs w:val="18"/>
        </w:rPr>
      </w:pPr>
    </w:p>
    <w:p w14:paraId="40171C3E" w14:textId="77777777" w:rsidR="000871EA" w:rsidRPr="00754960" w:rsidRDefault="000871EA" w:rsidP="000871EA">
      <w:pPr>
        <w:widowControl w:val="0"/>
        <w:spacing w:after="0" w:line="240" w:lineRule="auto"/>
        <w:jc w:val="both"/>
        <w:rPr>
          <w:rFonts w:ascii="Arial" w:hAnsi="Arial" w:cs="Arial"/>
          <w:sz w:val="18"/>
          <w:szCs w:val="18"/>
        </w:rPr>
      </w:pPr>
      <w:r w:rsidRPr="00754960">
        <w:rPr>
          <w:rFonts w:ascii="Arial" w:hAnsi="Arial" w:cs="Arial"/>
          <w:sz w:val="18"/>
          <w:szCs w:val="18"/>
        </w:rPr>
        <w:t>Tudomásul veszem, hogy az Adatok védelmével kapcsolatos szabályok megszegésének polgári jogi, munkajogi és büntetőjogi következményei lehetnek. Fentebbi kötelezettségek alól csak akkor mentesülök, ha:</w:t>
      </w:r>
    </w:p>
    <w:p w14:paraId="51A34473" w14:textId="77777777" w:rsidR="000871EA" w:rsidRPr="00754960" w:rsidRDefault="000871EA" w:rsidP="000871EA">
      <w:pPr>
        <w:widowControl w:val="0"/>
        <w:spacing w:after="0" w:line="240" w:lineRule="auto"/>
        <w:ind w:left="708"/>
        <w:rPr>
          <w:rFonts w:ascii="Arial" w:hAnsi="Arial" w:cs="Arial"/>
          <w:sz w:val="18"/>
          <w:szCs w:val="18"/>
        </w:rPr>
      </w:pPr>
      <w:r w:rsidRPr="00754960">
        <w:rPr>
          <w:rFonts w:ascii="Arial" w:hAnsi="Arial" w:cs="Arial"/>
          <w:sz w:val="18"/>
          <w:szCs w:val="18"/>
        </w:rPr>
        <w:t>a)</w:t>
      </w:r>
      <w:r w:rsidRPr="00754960">
        <w:rPr>
          <w:rFonts w:ascii="Arial" w:hAnsi="Arial" w:cs="Arial"/>
          <w:sz w:val="18"/>
          <w:szCs w:val="18"/>
        </w:rPr>
        <w:tab/>
        <w:t>törvényben meghatározott kötelezettségemnek teszek eleget,</w:t>
      </w:r>
    </w:p>
    <w:p w14:paraId="7F85C604" w14:textId="77777777" w:rsidR="000871EA" w:rsidRPr="00754960" w:rsidRDefault="000871EA" w:rsidP="000871EA">
      <w:pPr>
        <w:widowControl w:val="0"/>
        <w:spacing w:after="0" w:line="240" w:lineRule="auto"/>
        <w:ind w:left="1417" w:hanging="709"/>
        <w:rPr>
          <w:rFonts w:ascii="Arial" w:hAnsi="Arial" w:cs="Arial"/>
          <w:sz w:val="18"/>
          <w:szCs w:val="18"/>
        </w:rPr>
      </w:pPr>
      <w:r w:rsidRPr="00754960">
        <w:rPr>
          <w:rFonts w:ascii="Arial" w:hAnsi="Arial" w:cs="Arial"/>
          <w:sz w:val="18"/>
          <w:szCs w:val="18"/>
        </w:rPr>
        <w:t>b)</w:t>
      </w:r>
      <w:r w:rsidRPr="00754960">
        <w:rPr>
          <w:rFonts w:ascii="Arial" w:hAnsi="Arial" w:cs="Arial"/>
          <w:sz w:val="18"/>
          <w:szCs w:val="18"/>
        </w:rPr>
        <w:tab/>
        <w:t>a pénzmosás megelőzéséről és megakadályozásáról</w:t>
      </w:r>
      <w:r w:rsidRPr="00754960">
        <w:rPr>
          <w:rFonts w:ascii="Arial" w:hAnsi="Arial" w:cs="Arial"/>
          <w:sz w:val="18"/>
          <w:szCs w:val="18"/>
        </w:rPr>
        <w:tab/>
        <w:t>szóló törvényben</w:t>
      </w:r>
      <w:r w:rsidRPr="00754960">
        <w:rPr>
          <w:rFonts w:ascii="Arial" w:hAnsi="Arial" w:cs="Arial"/>
          <w:sz w:val="18"/>
          <w:szCs w:val="18"/>
        </w:rPr>
        <w:tab/>
        <w:t xml:space="preserve"> előírt bejelentési kötelezettségemnek teszek eleget,</w:t>
      </w:r>
    </w:p>
    <w:p w14:paraId="4A0A8A47" w14:textId="77777777" w:rsidR="000871EA" w:rsidRPr="00754960" w:rsidRDefault="000871EA" w:rsidP="000871EA">
      <w:pPr>
        <w:widowControl w:val="0"/>
        <w:spacing w:after="0" w:line="240" w:lineRule="auto"/>
        <w:ind w:left="1417" w:hanging="709"/>
        <w:rPr>
          <w:rFonts w:ascii="Arial" w:hAnsi="Arial" w:cs="Arial"/>
          <w:sz w:val="18"/>
          <w:szCs w:val="18"/>
        </w:rPr>
      </w:pPr>
      <w:r w:rsidRPr="00754960">
        <w:rPr>
          <w:rFonts w:ascii="Arial" w:hAnsi="Arial" w:cs="Arial"/>
          <w:sz w:val="18"/>
          <w:szCs w:val="18"/>
        </w:rPr>
        <w:t>e)</w:t>
      </w:r>
      <w:r w:rsidRPr="00754960">
        <w:rPr>
          <w:rFonts w:ascii="Arial" w:hAnsi="Arial" w:cs="Arial"/>
          <w:sz w:val="18"/>
          <w:szCs w:val="18"/>
        </w:rPr>
        <w:tab/>
        <w:t>bennfentes kereskedelemmel, piacbefolyásolással vagy a terrorizmus elleni küzdelemmel kapcsolatos, törvényben előírt bejelentési kötelezettségemnek teszek eleget.</w:t>
      </w:r>
    </w:p>
    <w:p w14:paraId="1167A554" w14:textId="77777777" w:rsidR="000871EA" w:rsidRPr="00754960" w:rsidRDefault="000871EA" w:rsidP="000871EA">
      <w:pPr>
        <w:widowControl w:val="0"/>
        <w:spacing w:after="0" w:line="240" w:lineRule="auto"/>
        <w:jc w:val="both"/>
        <w:rPr>
          <w:rFonts w:ascii="Arial" w:hAnsi="Arial" w:cs="Arial"/>
          <w:sz w:val="18"/>
          <w:szCs w:val="18"/>
        </w:rPr>
      </w:pPr>
    </w:p>
    <w:p w14:paraId="503E51B2" w14:textId="77777777" w:rsidR="000871EA" w:rsidRPr="00754960" w:rsidRDefault="000871EA" w:rsidP="000871EA">
      <w:pPr>
        <w:widowControl w:val="0"/>
        <w:spacing w:after="0" w:line="240" w:lineRule="auto"/>
        <w:jc w:val="both"/>
        <w:rPr>
          <w:rFonts w:ascii="Arial" w:hAnsi="Arial" w:cs="Arial"/>
          <w:sz w:val="18"/>
          <w:szCs w:val="18"/>
        </w:rPr>
      </w:pPr>
      <w:r w:rsidRPr="00754960">
        <w:rPr>
          <w:rFonts w:ascii="Arial" w:hAnsi="Arial" w:cs="Arial"/>
          <w:sz w:val="18"/>
          <w:szCs w:val="18"/>
        </w:rPr>
        <w:t>Tudomásul veszem, hogy amennyiben a jelen titoktartási nyilatkozatban meghatározott kötelezettséget megszegem, úgy azért teljes körű felelősséggel tartozom. A jelen titoktartási nyilatkozatban foglaltak megszegése a hatályos munkaszerződésemben / egyéb szerződésemben foglaltak súlyos megszegésének minősül, amely felhatalmazza az Adatfeldolgozót arra, hogy a titoktartás megszegésére hivatkozással éljen a szerződésem azonnali hatályú felmondásának jogával.</w:t>
      </w:r>
    </w:p>
    <w:p w14:paraId="01D0ECC3" w14:textId="77777777" w:rsidR="000871EA" w:rsidRPr="00754960" w:rsidRDefault="000871EA" w:rsidP="000871EA">
      <w:pPr>
        <w:widowControl w:val="0"/>
        <w:spacing w:after="0" w:line="240" w:lineRule="auto"/>
        <w:jc w:val="both"/>
        <w:rPr>
          <w:rFonts w:ascii="Arial" w:hAnsi="Arial" w:cs="Arial"/>
          <w:sz w:val="18"/>
          <w:szCs w:val="18"/>
        </w:rPr>
      </w:pPr>
    </w:p>
    <w:p w14:paraId="4717B92D" w14:textId="77777777" w:rsidR="000871EA" w:rsidRPr="00754960" w:rsidRDefault="000871EA" w:rsidP="000871EA">
      <w:pPr>
        <w:widowControl w:val="0"/>
        <w:spacing w:after="0" w:line="240" w:lineRule="auto"/>
        <w:jc w:val="both"/>
        <w:rPr>
          <w:rFonts w:ascii="Arial" w:hAnsi="Arial" w:cs="Arial"/>
          <w:sz w:val="18"/>
          <w:szCs w:val="18"/>
        </w:rPr>
      </w:pPr>
      <w:r w:rsidRPr="00754960">
        <w:rPr>
          <w:rFonts w:ascii="Arial" w:hAnsi="Arial" w:cs="Arial"/>
          <w:sz w:val="18"/>
          <w:szCs w:val="18"/>
        </w:rPr>
        <w:t>Kelt:</w:t>
      </w:r>
    </w:p>
    <w:p w14:paraId="7427C000" w14:textId="77777777" w:rsidR="000871EA" w:rsidRPr="00754960" w:rsidRDefault="000871EA" w:rsidP="000871EA">
      <w:pPr>
        <w:widowControl w:val="0"/>
        <w:spacing w:after="0" w:line="240" w:lineRule="auto"/>
        <w:jc w:val="both"/>
        <w:rPr>
          <w:rFonts w:ascii="Arial" w:hAnsi="Arial" w:cs="Arial"/>
          <w:sz w:val="18"/>
          <w:szCs w:val="18"/>
        </w:rPr>
      </w:pPr>
    </w:p>
    <w:p w14:paraId="33FDA9E0" w14:textId="77777777" w:rsidR="000871EA" w:rsidRPr="00754960" w:rsidRDefault="000871EA" w:rsidP="000871EA">
      <w:pPr>
        <w:widowControl w:val="0"/>
        <w:spacing w:after="0" w:line="240" w:lineRule="auto"/>
        <w:jc w:val="both"/>
        <w:rPr>
          <w:rFonts w:ascii="Arial" w:hAnsi="Arial" w:cs="Arial"/>
          <w:sz w:val="18"/>
          <w:szCs w:val="18"/>
        </w:rPr>
      </w:pPr>
      <w:r w:rsidRPr="00754960">
        <w:rPr>
          <w:rFonts w:ascii="Arial" w:hAnsi="Arial" w:cs="Arial"/>
          <w:sz w:val="18"/>
          <w:szCs w:val="18"/>
        </w:rPr>
        <w:tab/>
      </w:r>
      <w:r w:rsidRPr="00754960">
        <w:rPr>
          <w:rFonts w:ascii="Arial" w:hAnsi="Arial" w:cs="Arial"/>
          <w:sz w:val="18"/>
          <w:szCs w:val="18"/>
        </w:rPr>
        <w:tab/>
      </w:r>
      <w:r w:rsidRPr="00754960">
        <w:rPr>
          <w:rFonts w:ascii="Arial" w:hAnsi="Arial" w:cs="Arial"/>
          <w:sz w:val="18"/>
          <w:szCs w:val="18"/>
        </w:rPr>
        <w:tab/>
      </w:r>
      <w:r w:rsidRPr="00754960">
        <w:rPr>
          <w:rFonts w:ascii="Arial" w:hAnsi="Arial" w:cs="Arial"/>
          <w:sz w:val="18"/>
          <w:szCs w:val="18"/>
        </w:rPr>
        <w:tab/>
      </w:r>
      <w:r w:rsidRPr="00754960">
        <w:rPr>
          <w:rFonts w:ascii="Arial" w:hAnsi="Arial" w:cs="Arial"/>
          <w:sz w:val="18"/>
          <w:szCs w:val="18"/>
        </w:rPr>
        <w:tab/>
      </w:r>
      <w:r w:rsidRPr="00754960">
        <w:rPr>
          <w:rFonts w:ascii="Arial" w:hAnsi="Arial" w:cs="Arial"/>
          <w:sz w:val="18"/>
          <w:szCs w:val="18"/>
        </w:rPr>
        <w:tab/>
      </w:r>
      <w:r w:rsidRPr="00754960">
        <w:rPr>
          <w:rFonts w:ascii="Arial" w:hAnsi="Arial" w:cs="Arial"/>
          <w:sz w:val="18"/>
          <w:szCs w:val="18"/>
        </w:rPr>
        <w:tab/>
      </w:r>
      <w:r w:rsidRPr="00754960">
        <w:rPr>
          <w:rFonts w:ascii="Arial" w:hAnsi="Arial" w:cs="Arial"/>
          <w:sz w:val="18"/>
          <w:szCs w:val="18"/>
        </w:rPr>
        <w:tab/>
      </w:r>
      <w:r w:rsidRPr="00754960">
        <w:rPr>
          <w:rFonts w:ascii="Arial" w:hAnsi="Arial" w:cs="Arial"/>
          <w:sz w:val="18"/>
          <w:szCs w:val="18"/>
        </w:rPr>
        <w:tab/>
        <w:t>………………………………</w:t>
      </w:r>
    </w:p>
    <w:p w14:paraId="256AC32E" w14:textId="77777777" w:rsidR="000871EA" w:rsidRPr="00754960" w:rsidRDefault="000871EA" w:rsidP="000871EA">
      <w:pPr>
        <w:widowControl w:val="0"/>
        <w:spacing w:after="0" w:line="240" w:lineRule="auto"/>
        <w:jc w:val="both"/>
        <w:rPr>
          <w:rFonts w:ascii="Arial" w:hAnsi="Arial" w:cs="Arial"/>
          <w:sz w:val="18"/>
          <w:szCs w:val="18"/>
        </w:rPr>
      </w:pPr>
      <w:r w:rsidRPr="00754960">
        <w:rPr>
          <w:rFonts w:ascii="Arial" w:hAnsi="Arial" w:cs="Arial"/>
          <w:sz w:val="18"/>
          <w:szCs w:val="18"/>
        </w:rPr>
        <w:tab/>
      </w:r>
      <w:r w:rsidRPr="00754960">
        <w:rPr>
          <w:rFonts w:ascii="Arial" w:hAnsi="Arial" w:cs="Arial"/>
          <w:sz w:val="18"/>
          <w:szCs w:val="18"/>
        </w:rPr>
        <w:tab/>
      </w:r>
      <w:r w:rsidRPr="00754960">
        <w:rPr>
          <w:rFonts w:ascii="Arial" w:hAnsi="Arial" w:cs="Arial"/>
          <w:sz w:val="18"/>
          <w:szCs w:val="18"/>
        </w:rPr>
        <w:tab/>
      </w:r>
      <w:r w:rsidRPr="00754960">
        <w:rPr>
          <w:rFonts w:ascii="Arial" w:hAnsi="Arial" w:cs="Arial"/>
          <w:sz w:val="18"/>
          <w:szCs w:val="18"/>
        </w:rPr>
        <w:tab/>
      </w:r>
      <w:r w:rsidRPr="00754960">
        <w:rPr>
          <w:rFonts w:ascii="Arial" w:hAnsi="Arial" w:cs="Arial"/>
          <w:sz w:val="18"/>
          <w:szCs w:val="18"/>
        </w:rPr>
        <w:tab/>
      </w:r>
      <w:r w:rsidRPr="00754960">
        <w:rPr>
          <w:rFonts w:ascii="Arial" w:hAnsi="Arial" w:cs="Arial"/>
          <w:sz w:val="18"/>
          <w:szCs w:val="18"/>
        </w:rPr>
        <w:tab/>
      </w:r>
      <w:r w:rsidRPr="00754960">
        <w:rPr>
          <w:rFonts w:ascii="Arial" w:hAnsi="Arial" w:cs="Arial"/>
          <w:sz w:val="18"/>
          <w:szCs w:val="18"/>
        </w:rPr>
        <w:tab/>
      </w:r>
      <w:r w:rsidRPr="00754960">
        <w:rPr>
          <w:rFonts w:ascii="Arial" w:hAnsi="Arial" w:cs="Arial"/>
          <w:sz w:val="18"/>
          <w:szCs w:val="18"/>
        </w:rPr>
        <w:tab/>
      </w:r>
      <w:r w:rsidRPr="00754960">
        <w:rPr>
          <w:rFonts w:ascii="Arial" w:hAnsi="Arial" w:cs="Arial"/>
          <w:sz w:val="18"/>
          <w:szCs w:val="18"/>
        </w:rPr>
        <w:tab/>
      </w:r>
      <w:r w:rsidRPr="00754960">
        <w:rPr>
          <w:rFonts w:ascii="Arial" w:hAnsi="Arial" w:cs="Arial"/>
          <w:sz w:val="18"/>
          <w:szCs w:val="18"/>
        </w:rPr>
        <w:tab/>
        <w:t>aláírás</w:t>
      </w:r>
    </w:p>
    <w:p w14:paraId="0BCE7629" w14:textId="77777777" w:rsidR="000871EA" w:rsidRPr="00754960" w:rsidRDefault="000871EA" w:rsidP="000871EA">
      <w:pPr>
        <w:widowControl w:val="0"/>
        <w:spacing w:after="0" w:line="240" w:lineRule="auto"/>
        <w:jc w:val="both"/>
        <w:rPr>
          <w:rFonts w:ascii="Arial" w:hAnsi="Arial" w:cs="Arial"/>
          <w:sz w:val="18"/>
          <w:szCs w:val="18"/>
          <w:u w:val="single"/>
        </w:rPr>
      </w:pPr>
    </w:p>
    <w:p w14:paraId="0A97AA16" w14:textId="77777777" w:rsidR="000871EA" w:rsidRPr="00754960" w:rsidRDefault="000871EA" w:rsidP="000871EA">
      <w:pPr>
        <w:widowControl w:val="0"/>
        <w:spacing w:after="0" w:line="240" w:lineRule="auto"/>
        <w:jc w:val="both"/>
        <w:rPr>
          <w:rFonts w:ascii="Arial" w:hAnsi="Arial" w:cs="Arial"/>
          <w:sz w:val="18"/>
          <w:szCs w:val="18"/>
          <w:u w:val="single"/>
        </w:rPr>
      </w:pPr>
      <w:r w:rsidRPr="00754960">
        <w:rPr>
          <w:rFonts w:ascii="Arial" w:hAnsi="Arial" w:cs="Arial"/>
          <w:sz w:val="18"/>
          <w:szCs w:val="18"/>
          <w:u w:val="single"/>
        </w:rPr>
        <w:t>Előttünk, mint tanúk előtt:</w:t>
      </w:r>
    </w:p>
    <w:p w14:paraId="7764C164" w14:textId="77777777" w:rsidR="000871EA" w:rsidRPr="00754960" w:rsidRDefault="000871EA" w:rsidP="000871EA">
      <w:pPr>
        <w:widowControl w:val="0"/>
        <w:spacing w:after="0" w:line="240" w:lineRule="auto"/>
        <w:jc w:val="both"/>
        <w:rPr>
          <w:rFonts w:ascii="Arial" w:hAnsi="Arial" w:cs="Arial"/>
          <w:sz w:val="18"/>
          <w:szCs w:val="18"/>
          <w:u w:val="single"/>
        </w:rPr>
      </w:pPr>
    </w:p>
    <w:p w14:paraId="6F5C0A64" w14:textId="77777777" w:rsidR="000871EA" w:rsidRPr="00754960" w:rsidRDefault="000871EA" w:rsidP="000871EA">
      <w:pPr>
        <w:widowControl w:val="0"/>
        <w:spacing w:after="0" w:line="240" w:lineRule="auto"/>
        <w:jc w:val="both"/>
        <w:rPr>
          <w:rFonts w:ascii="Arial" w:hAnsi="Arial" w:cs="Arial"/>
          <w:sz w:val="18"/>
          <w:szCs w:val="18"/>
        </w:rPr>
      </w:pPr>
      <w:r w:rsidRPr="00754960">
        <w:rPr>
          <w:rFonts w:ascii="Arial" w:hAnsi="Arial" w:cs="Arial"/>
          <w:sz w:val="18"/>
          <w:szCs w:val="18"/>
        </w:rPr>
        <w:t>Név:</w:t>
      </w:r>
      <w:r w:rsidRPr="00754960">
        <w:rPr>
          <w:rFonts w:ascii="Arial" w:hAnsi="Arial" w:cs="Arial"/>
          <w:sz w:val="18"/>
          <w:szCs w:val="18"/>
        </w:rPr>
        <w:tab/>
        <w:t>………………………………</w:t>
      </w:r>
      <w:r w:rsidRPr="00754960">
        <w:rPr>
          <w:rFonts w:ascii="Arial" w:hAnsi="Arial" w:cs="Arial"/>
          <w:sz w:val="18"/>
          <w:szCs w:val="18"/>
        </w:rPr>
        <w:tab/>
      </w:r>
      <w:r w:rsidRPr="00754960">
        <w:rPr>
          <w:rFonts w:ascii="Arial" w:hAnsi="Arial" w:cs="Arial"/>
          <w:sz w:val="18"/>
          <w:szCs w:val="18"/>
        </w:rPr>
        <w:tab/>
      </w:r>
      <w:r w:rsidRPr="00754960">
        <w:rPr>
          <w:rFonts w:ascii="Arial" w:hAnsi="Arial" w:cs="Arial"/>
          <w:sz w:val="18"/>
          <w:szCs w:val="18"/>
        </w:rPr>
        <w:tab/>
      </w:r>
      <w:r w:rsidRPr="00754960">
        <w:rPr>
          <w:rFonts w:ascii="Arial" w:hAnsi="Arial" w:cs="Arial"/>
          <w:sz w:val="18"/>
          <w:szCs w:val="18"/>
        </w:rPr>
        <w:tab/>
        <w:t>Név: ………………………………</w:t>
      </w:r>
    </w:p>
    <w:p w14:paraId="3907A247" w14:textId="77777777" w:rsidR="000871EA" w:rsidRPr="00754960" w:rsidRDefault="000871EA" w:rsidP="000871EA">
      <w:pPr>
        <w:widowControl w:val="0"/>
        <w:spacing w:after="0" w:line="240" w:lineRule="auto"/>
        <w:jc w:val="both"/>
        <w:rPr>
          <w:rFonts w:ascii="Arial" w:hAnsi="Arial" w:cs="Arial"/>
          <w:sz w:val="18"/>
          <w:szCs w:val="18"/>
        </w:rPr>
      </w:pPr>
      <w:r w:rsidRPr="00754960">
        <w:rPr>
          <w:rFonts w:ascii="Arial" w:hAnsi="Arial" w:cs="Arial"/>
          <w:sz w:val="18"/>
          <w:szCs w:val="18"/>
        </w:rPr>
        <w:t>Lakcím: ………………………………</w:t>
      </w:r>
      <w:r w:rsidRPr="00754960">
        <w:rPr>
          <w:rFonts w:ascii="Arial" w:hAnsi="Arial" w:cs="Arial"/>
          <w:sz w:val="18"/>
          <w:szCs w:val="18"/>
        </w:rPr>
        <w:tab/>
      </w:r>
      <w:r w:rsidRPr="00754960">
        <w:rPr>
          <w:rFonts w:ascii="Arial" w:hAnsi="Arial" w:cs="Arial"/>
          <w:sz w:val="18"/>
          <w:szCs w:val="18"/>
        </w:rPr>
        <w:tab/>
      </w:r>
      <w:r w:rsidRPr="00754960">
        <w:rPr>
          <w:rFonts w:ascii="Arial" w:hAnsi="Arial" w:cs="Arial"/>
          <w:sz w:val="18"/>
          <w:szCs w:val="18"/>
        </w:rPr>
        <w:tab/>
      </w:r>
      <w:r w:rsidRPr="00754960">
        <w:rPr>
          <w:rFonts w:ascii="Arial" w:hAnsi="Arial" w:cs="Arial"/>
          <w:sz w:val="18"/>
          <w:szCs w:val="18"/>
        </w:rPr>
        <w:tab/>
        <w:t>Lakcím: …………………………..</w:t>
      </w:r>
    </w:p>
    <w:p w14:paraId="74E952AF" w14:textId="77777777" w:rsidR="000871EA" w:rsidRPr="00754960" w:rsidRDefault="000871EA" w:rsidP="000871EA">
      <w:pPr>
        <w:widowControl w:val="0"/>
        <w:spacing w:after="0" w:line="240" w:lineRule="auto"/>
        <w:jc w:val="both"/>
        <w:rPr>
          <w:rFonts w:ascii="Arial" w:hAnsi="Arial" w:cs="Arial"/>
          <w:sz w:val="18"/>
          <w:szCs w:val="18"/>
        </w:rPr>
      </w:pPr>
      <w:r w:rsidRPr="00754960">
        <w:rPr>
          <w:rFonts w:ascii="Arial" w:hAnsi="Arial" w:cs="Arial"/>
          <w:sz w:val="18"/>
          <w:szCs w:val="18"/>
        </w:rPr>
        <w:t>Aláírás:</w:t>
      </w:r>
      <w:r w:rsidRPr="00754960">
        <w:rPr>
          <w:rFonts w:ascii="Arial" w:hAnsi="Arial" w:cs="Arial"/>
          <w:sz w:val="18"/>
          <w:szCs w:val="18"/>
        </w:rPr>
        <w:tab/>
        <w:t>………………………………</w:t>
      </w:r>
      <w:r w:rsidRPr="00754960">
        <w:rPr>
          <w:rFonts w:ascii="Arial" w:hAnsi="Arial" w:cs="Arial"/>
          <w:sz w:val="18"/>
          <w:szCs w:val="18"/>
        </w:rPr>
        <w:tab/>
      </w:r>
      <w:r w:rsidRPr="00754960">
        <w:rPr>
          <w:rFonts w:ascii="Arial" w:hAnsi="Arial" w:cs="Arial"/>
          <w:sz w:val="18"/>
          <w:szCs w:val="18"/>
        </w:rPr>
        <w:tab/>
      </w:r>
      <w:r w:rsidRPr="00754960">
        <w:rPr>
          <w:rFonts w:ascii="Arial" w:hAnsi="Arial" w:cs="Arial"/>
          <w:sz w:val="18"/>
          <w:szCs w:val="18"/>
        </w:rPr>
        <w:tab/>
      </w:r>
      <w:r w:rsidRPr="00754960">
        <w:rPr>
          <w:rFonts w:ascii="Arial" w:hAnsi="Arial" w:cs="Arial"/>
          <w:sz w:val="18"/>
          <w:szCs w:val="18"/>
        </w:rPr>
        <w:tab/>
        <w:t>Aláírás: …………………………..</w:t>
      </w:r>
    </w:p>
    <w:p w14:paraId="3615FC0F" w14:textId="77777777" w:rsidR="000871EA" w:rsidRPr="00754960" w:rsidRDefault="000871EA" w:rsidP="000871EA">
      <w:pPr>
        <w:spacing w:line="240" w:lineRule="auto"/>
        <w:rPr>
          <w:sz w:val="20"/>
          <w:szCs w:val="20"/>
          <w:lang w:eastAsia="ar-SA"/>
        </w:rPr>
      </w:pPr>
    </w:p>
    <w:p w14:paraId="0473A84A" w14:textId="77777777" w:rsidR="000871EA" w:rsidRPr="00754960" w:rsidRDefault="000871EA" w:rsidP="000871EA">
      <w:pPr>
        <w:spacing w:line="240" w:lineRule="auto"/>
        <w:rPr>
          <w:sz w:val="20"/>
          <w:szCs w:val="20"/>
          <w:lang w:eastAsia="ar-SA"/>
        </w:rPr>
        <w:sectPr w:rsidR="000871EA" w:rsidRPr="00754960" w:rsidSect="000871EA">
          <w:footerReference w:type="default" r:id="rId27"/>
          <w:pgSz w:w="11906" w:h="16838"/>
          <w:pgMar w:top="1417" w:right="1417" w:bottom="1135" w:left="1417" w:header="680" w:footer="907" w:gutter="0"/>
          <w:cols w:space="708"/>
          <w:docGrid w:linePitch="360"/>
        </w:sectPr>
      </w:pPr>
    </w:p>
    <w:p w14:paraId="640BD461" w14:textId="77777777" w:rsidR="000871EA" w:rsidRPr="00754960" w:rsidRDefault="000871EA" w:rsidP="000871EA">
      <w:pPr>
        <w:widowControl w:val="0"/>
        <w:spacing w:after="0" w:line="240" w:lineRule="auto"/>
        <w:jc w:val="center"/>
        <w:rPr>
          <w:rFonts w:cs="Arial"/>
          <w:b/>
          <w:caps/>
          <w:sz w:val="20"/>
          <w:szCs w:val="20"/>
        </w:rPr>
      </w:pPr>
      <w:r w:rsidRPr="00754960">
        <w:rPr>
          <w:rFonts w:cs="Arial"/>
          <w:b/>
          <w:caps/>
          <w:sz w:val="20"/>
          <w:szCs w:val="20"/>
        </w:rPr>
        <w:t xml:space="preserve">ADATFELDOLGOZÁSI MEGÁLLAPODÁS </w:t>
      </w:r>
      <w:commentRangeStart w:id="159"/>
      <w:r w:rsidRPr="00754960">
        <w:rPr>
          <w:rFonts w:cs="Arial"/>
          <w:b/>
          <w:caps/>
          <w:sz w:val="20"/>
          <w:szCs w:val="20"/>
        </w:rPr>
        <w:t>2. számú mellékletE</w:t>
      </w:r>
      <w:commentRangeEnd w:id="159"/>
      <w:r w:rsidRPr="00754960">
        <w:rPr>
          <w:rStyle w:val="CommentReference"/>
          <w:rFonts w:cs="Arial"/>
          <w:b/>
          <w:caps/>
          <w:sz w:val="20"/>
          <w:szCs w:val="20"/>
        </w:rPr>
        <w:commentReference w:id="159"/>
      </w:r>
    </w:p>
    <w:p w14:paraId="34DF819A" w14:textId="77777777" w:rsidR="000871EA" w:rsidRPr="00754960" w:rsidRDefault="000871EA" w:rsidP="000871EA">
      <w:pPr>
        <w:widowControl w:val="0"/>
        <w:spacing w:after="0" w:line="240" w:lineRule="auto"/>
        <w:jc w:val="center"/>
        <w:rPr>
          <w:rFonts w:cs="Arial"/>
          <w:b/>
          <w:sz w:val="20"/>
          <w:szCs w:val="20"/>
        </w:rPr>
      </w:pPr>
      <w:r w:rsidRPr="00754960">
        <w:rPr>
          <w:rFonts w:cs="Arial"/>
          <w:b/>
          <w:sz w:val="20"/>
          <w:szCs w:val="20"/>
        </w:rPr>
        <w:t>A Megbízó nevében végzett adatkezelési tevékenység részletes meghatározása</w:t>
      </w:r>
      <w:r w:rsidRPr="00754960">
        <w:rPr>
          <w:rFonts w:cs="Arial"/>
          <w:b/>
          <w:sz w:val="20"/>
          <w:szCs w:val="20"/>
          <w:vertAlign w:val="superscript"/>
        </w:rPr>
        <w:footnoteReference w:id="5"/>
      </w:r>
    </w:p>
    <w:p w14:paraId="7D7BCE27" w14:textId="77777777" w:rsidR="000871EA" w:rsidRPr="00754960" w:rsidRDefault="000871EA" w:rsidP="000871EA">
      <w:pPr>
        <w:widowControl w:val="0"/>
        <w:spacing w:after="0" w:line="240" w:lineRule="auto"/>
        <w:jc w:val="center"/>
        <w:rPr>
          <w:rFonts w:cs="Arial"/>
          <w:b/>
          <w:sz w:val="20"/>
          <w:szCs w:val="20"/>
        </w:rPr>
      </w:pPr>
    </w:p>
    <w:tbl>
      <w:tblPr>
        <w:tblW w:w="13964" w:type="dxa"/>
        <w:jc w:val="center"/>
        <w:tblLayout w:type="fixed"/>
        <w:tblCellMar>
          <w:left w:w="70" w:type="dxa"/>
          <w:right w:w="70" w:type="dxa"/>
        </w:tblCellMar>
        <w:tblLook w:val="04A0" w:firstRow="1" w:lastRow="0" w:firstColumn="1" w:lastColumn="0" w:noHBand="0" w:noVBand="1"/>
        <w:tblPrChange w:id="160" w:author="Miklós Nándor" w:date="2026-04-14T11:09:00Z" w16du:dateUtc="2026-04-14T09:09:00Z">
          <w:tblPr>
            <w:tblW w:w="13964" w:type="dxa"/>
            <w:jc w:val="center"/>
            <w:tblLayout w:type="fixed"/>
            <w:tblCellMar>
              <w:left w:w="70" w:type="dxa"/>
              <w:right w:w="70" w:type="dxa"/>
            </w:tblCellMar>
            <w:tblLook w:val="04A0" w:firstRow="1" w:lastRow="0" w:firstColumn="1" w:lastColumn="0" w:noHBand="0" w:noVBand="1"/>
          </w:tblPr>
        </w:tblPrChange>
      </w:tblPr>
      <w:tblGrid>
        <w:gridCol w:w="3539"/>
        <w:gridCol w:w="1701"/>
        <w:gridCol w:w="1843"/>
        <w:gridCol w:w="850"/>
        <w:gridCol w:w="988"/>
        <w:gridCol w:w="1847"/>
        <w:gridCol w:w="1353"/>
        <w:gridCol w:w="1843"/>
        <w:tblGridChange w:id="161">
          <w:tblGrid>
            <w:gridCol w:w="3539"/>
            <w:gridCol w:w="77"/>
            <w:gridCol w:w="1624"/>
            <w:gridCol w:w="1559"/>
            <w:gridCol w:w="284"/>
            <w:gridCol w:w="850"/>
            <w:gridCol w:w="988"/>
            <w:gridCol w:w="1847"/>
            <w:gridCol w:w="1353"/>
            <w:gridCol w:w="1843"/>
          </w:tblGrid>
        </w:tblGridChange>
      </w:tblGrid>
      <w:tr w:rsidR="000871EA" w:rsidRPr="00754960" w14:paraId="0CC66015" w14:textId="77777777" w:rsidTr="000D5536">
        <w:trPr>
          <w:trHeight w:val="878"/>
          <w:jc w:val="center"/>
          <w:trPrChange w:id="162" w:author="Miklós Nándor" w:date="2026-04-14T11:09:00Z" w16du:dateUtc="2026-04-14T09:09:00Z">
            <w:trPr>
              <w:trHeight w:val="878"/>
              <w:jc w:val="center"/>
            </w:trPr>
          </w:trPrChange>
        </w:trPr>
        <w:tc>
          <w:tcPr>
            <w:tcW w:w="5240" w:type="dxa"/>
            <w:gridSpan w:val="2"/>
            <w:tcBorders>
              <w:top w:val="single" w:sz="4" w:space="0" w:color="auto"/>
              <w:left w:val="single" w:sz="4" w:space="0" w:color="auto"/>
              <w:bottom w:val="single" w:sz="4" w:space="0" w:color="auto"/>
              <w:right w:val="single" w:sz="4" w:space="0" w:color="auto"/>
            </w:tcBorders>
            <w:shd w:val="clear" w:color="auto" w:fill="DDD9C3"/>
            <w:vAlign w:val="center"/>
            <w:hideMark/>
            <w:tcPrChange w:id="163" w:author="Miklós Nándor" w:date="2026-04-14T11:09:00Z" w16du:dateUtc="2026-04-14T09:09:00Z">
              <w:tcPr>
                <w:tcW w:w="3616" w:type="dxa"/>
                <w:gridSpan w:val="2"/>
                <w:tcBorders>
                  <w:top w:val="single" w:sz="4" w:space="0" w:color="auto"/>
                  <w:left w:val="single" w:sz="4" w:space="0" w:color="auto"/>
                  <w:bottom w:val="single" w:sz="4" w:space="0" w:color="auto"/>
                  <w:right w:val="single" w:sz="4" w:space="0" w:color="auto"/>
                </w:tcBorders>
                <w:shd w:val="clear" w:color="auto" w:fill="DDD9C3"/>
                <w:vAlign w:val="center"/>
                <w:hideMark/>
              </w:tcPr>
            </w:tcPrChange>
          </w:tcPr>
          <w:p w14:paraId="11A0ACE0" w14:textId="77777777" w:rsidR="000871EA" w:rsidRPr="00754960" w:rsidRDefault="000871EA">
            <w:pPr>
              <w:widowControl w:val="0"/>
              <w:spacing w:after="0" w:line="240" w:lineRule="auto"/>
              <w:jc w:val="center"/>
              <w:rPr>
                <w:rFonts w:cs="Arial"/>
                <w:b/>
                <w:bCs/>
                <w:sz w:val="20"/>
                <w:szCs w:val="20"/>
                <w:lang w:eastAsia="hu-HU"/>
              </w:rPr>
            </w:pPr>
            <w:r w:rsidRPr="00754960">
              <w:rPr>
                <w:rFonts w:cs="Arial"/>
                <w:b/>
                <w:bCs/>
                <w:sz w:val="20"/>
                <w:szCs w:val="20"/>
                <w:lang w:eastAsia="hu-HU"/>
              </w:rPr>
              <w:t>A Szerződés szerinti szolgáltatásra vonatkozó adatkezelési tevékenység</w:t>
            </w:r>
          </w:p>
          <w:p w14:paraId="5C14C6D8" w14:textId="77777777" w:rsidR="000871EA" w:rsidRPr="00754960" w:rsidRDefault="000871EA">
            <w:pPr>
              <w:widowControl w:val="0"/>
              <w:spacing w:after="0" w:line="240" w:lineRule="auto"/>
              <w:jc w:val="center"/>
              <w:rPr>
                <w:rFonts w:cs="Arial"/>
                <w:b/>
                <w:bCs/>
                <w:sz w:val="20"/>
                <w:szCs w:val="20"/>
                <w:lang w:eastAsia="hu-HU"/>
              </w:rPr>
            </w:pPr>
          </w:p>
        </w:tc>
        <w:tc>
          <w:tcPr>
            <w:tcW w:w="3681" w:type="dxa"/>
            <w:gridSpan w:val="3"/>
            <w:tcBorders>
              <w:top w:val="single" w:sz="4" w:space="0" w:color="auto"/>
              <w:left w:val="single" w:sz="4" w:space="0" w:color="auto"/>
              <w:bottom w:val="single" w:sz="4" w:space="0" w:color="auto"/>
              <w:right w:val="single" w:sz="4" w:space="0" w:color="auto"/>
            </w:tcBorders>
            <w:shd w:val="clear" w:color="auto" w:fill="DDD9C3"/>
            <w:vAlign w:val="center"/>
            <w:hideMark/>
            <w:tcPrChange w:id="164" w:author="Miklós Nándor" w:date="2026-04-14T11:09:00Z" w16du:dateUtc="2026-04-14T09:09:00Z">
              <w:tcPr>
                <w:tcW w:w="5305" w:type="dxa"/>
                <w:gridSpan w:val="5"/>
                <w:tcBorders>
                  <w:top w:val="single" w:sz="4" w:space="0" w:color="auto"/>
                  <w:left w:val="single" w:sz="4" w:space="0" w:color="auto"/>
                  <w:bottom w:val="single" w:sz="4" w:space="0" w:color="auto"/>
                  <w:right w:val="single" w:sz="4" w:space="0" w:color="auto"/>
                </w:tcBorders>
                <w:shd w:val="clear" w:color="auto" w:fill="DDD9C3"/>
                <w:vAlign w:val="center"/>
                <w:hideMark/>
              </w:tcPr>
            </w:tcPrChange>
          </w:tcPr>
          <w:p w14:paraId="241D3286" w14:textId="77777777" w:rsidR="000871EA" w:rsidRPr="00754960" w:rsidRDefault="000871EA">
            <w:pPr>
              <w:widowControl w:val="0"/>
              <w:spacing w:after="0" w:line="240" w:lineRule="auto"/>
              <w:jc w:val="center"/>
              <w:rPr>
                <w:rFonts w:cs="Arial"/>
                <w:b/>
                <w:bCs/>
                <w:sz w:val="20"/>
                <w:szCs w:val="20"/>
                <w:lang w:eastAsia="hu-HU"/>
              </w:rPr>
            </w:pPr>
            <w:r w:rsidRPr="00754960">
              <w:rPr>
                <w:rFonts w:cs="Arial"/>
                <w:b/>
                <w:bCs/>
                <w:sz w:val="20"/>
                <w:szCs w:val="20"/>
                <w:lang w:eastAsia="hu-HU"/>
              </w:rPr>
              <w:t xml:space="preserve">Személyes adatok kategóriái </w:t>
            </w:r>
          </w:p>
        </w:tc>
        <w:tc>
          <w:tcPr>
            <w:tcW w:w="5043" w:type="dxa"/>
            <w:gridSpan w:val="3"/>
            <w:tcBorders>
              <w:top w:val="single" w:sz="4" w:space="0" w:color="auto"/>
              <w:left w:val="nil"/>
              <w:bottom w:val="single" w:sz="4" w:space="0" w:color="auto"/>
              <w:right w:val="single" w:sz="4" w:space="0" w:color="auto"/>
            </w:tcBorders>
            <w:shd w:val="clear" w:color="auto" w:fill="DDD9C3"/>
            <w:vAlign w:val="center"/>
            <w:tcPrChange w:id="165" w:author="Miklós Nándor" w:date="2026-04-14T11:09:00Z" w16du:dateUtc="2026-04-14T09:09:00Z">
              <w:tcPr>
                <w:tcW w:w="5043" w:type="dxa"/>
                <w:gridSpan w:val="3"/>
                <w:tcBorders>
                  <w:top w:val="single" w:sz="4" w:space="0" w:color="auto"/>
                  <w:left w:val="nil"/>
                  <w:bottom w:val="single" w:sz="4" w:space="0" w:color="auto"/>
                  <w:right w:val="single" w:sz="4" w:space="0" w:color="auto"/>
                </w:tcBorders>
                <w:shd w:val="clear" w:color="auto" w:fill="DDD9C3"/>
                <w:vAlign w:val="center"/>
              </w:tcPr>
            </w:tcPrChange>
          </w:tcPr>
          <w:p w14:paraId="0F28014B" w14:textId="77777777" w:rsidR="000871EA" w:rsidRPr="00754960" w:rsidRDefault="000871EA">
            <w:pPr>
              <w:widowControl w:val="0"/>
              <w:spacing w:after="0" w:line="240" w:lineRule="auto"/>
              <w:jc w:val="center"/>
              <w:rPr>
                <w:rFonts w:cs="Arial"/>
                <w:b/>
                <w:bCs/>
                <w:sz w:val="20"/>
                <w:szCs w:val="20"/>
                <w:lang w:eastAsia="hu-HU"/>
              </w:rPr>
            </w:pPr>
            <w:r w:rsidRPr="00754960">
              <w:rPr>
                <w:rFonts w:cs="Arial"/>
                <w:b/>
                <w:bCs/>
                <w:sz w:val="20"/>
                <w:szCs w:val="20"/>
                <w:lang w:eastAsia="hu-HU"/>
              </w:rPr>
              <w:t>A Szerződés szerinti szolgáltatás további adatvédelmi feltételei</w:t>
            </w:r>
          </w:p>
        </w:tc>
      </w:tr>
      <w:tr w:rsidR="000D5536" w:rsidRPr="00754960" w14:paraId="4D25D07C" w14:textId="77777777" w:rsidTr="000D5536">
        <w:trPr>
          <w:cantSplit/>
          <w:trHeight w:val="1982"/>
          <w:jc w:val="center"/>
          <w:trPrChange w:id="166" w:author="Miklós Nándor" w:date="2026-04-14T11:10:00Z" w16du:dateUtc="2026-04-14T09:10:00Z">
            <w:trPr>
              <w:cantSplit/>
              <w:trHeight w:val="1982"/>
              <w:jc w:val="center"/>
            </w:trPr>
          </w:trPrChange>
        </w:trPr>
        <w:tc>
          <w:tcPr>
            <w:tcW w:w="3539" w:type="dxa"/>
            <w:tcBorders>
              <w:top w:val="nil"/>
              <w:left w:val="single" w:sz="4" w:space="0" w:color="auto"/>
              <w:bottom w:val="single" w:sz="4" w:space="0" w:color="auto"/>
              <w:right w:val="single" w:sz="4" w:space="0" w:color="auto"/>
            </w:tcBorders>
            <w:shd w:val="clear" w:color="auto" w:fill="DDD9C3"/>
            <w:vAlign w:val="center"/>
            <w:hideMark/>
            <w:tcPrChange w:id="167" w:author="Miklós Nándor" w:date="2026-04-14T11:10:00Z" w16du:dateUtc="2026-04-14T09:10:00Z">
              <w:tcPr>
                <w:tcW w:w="3539" w:type="dxa"/>
                <w:tcBorders>
                  <w:top w:val="nil"/>
                  <w:left w:val="single" w:sz="4" w:space="0" w:color="auto"/>
                  <w:bottom w:val="single" w:sz="4" w:space="0" w:color="auto"/>
                  <w:right w:val="single" w:sz="4" w:space="0" w:color="auto"/>
                </w:tcBorders>
                <w:shd w:val="clear" w:color="auto" w:fill="DDD9C3"/>
                <w:vAlign w:val="center"/>
                <w:hideMark/>
              </w:tcPr>
            </w:tcPrChange>
          </w:tcPr>
          <w:p w14:paraId="3160C432" w14:textId="77777777" w:rsidR="000871EA" w:rsidRPr="00754960" w:rsidRDefault="000871EA">
            <w:pPr>
              <w:widowControl w:val="0"/>
              <w:spacing w:after="0" w:line="240" w:lineRule="auto"/>
              <w:jc w:val="center"/>
              <w:rPr>
                <w:rFonts w:cs="Arial"/>
                <w:bCs/>
                <w:sz w:val="20"/>
                <w:szCs w:val="20"/>
                <w:lang w:eastAsia="hu-HU"/>
              </w:rPr>
            </w:pPr>
            <w:r w:rsidRPr="00754960">
              <w:rPr>
                <w:rFonts w:cs="Arial"/>
                <w:bCs/>
                <w:sz w:val="20"/>
                <w:szCs w:val="20"/>
                <w:lang w:eastAsia="hu-HU"/>
              </w:rPr>
              <w:t xml:space="preserve">Az adatkezelés célja </w:t>
            </w:r>
          </w:p>
        </w:tc>
        <w:tc>
          <w:tcPr>
            <w:tcW w:w="1701" w:type="dxa"/>
            <w:tcBorders>
              <w:top w:val="nil"/>
              <w:left w:val="nil"/>
              <w:bottom w:val="single" w:sz="4" w:space="0" w:color="auto"/>
              <w:right w:val="single" w:sz="4" w:space="0" w:color="auto"/>
            </w:tcBorders>
            <w:shd w:val="clear" w:color="auto" w:fill="DDD9C3"/>
            <w:vAlign w:val="center"/>
            <w:hideMark/>
            <w:tcPrChange w:id="168" w:author="Miklós Nándor" w:date="2026-04-14T11:10:00Z" w16du:dateUtc="2026-04-14T09:10:00Z">
              <w:tcPr>
                <w:tcW w:w="1701" w:type="dxa"/>
                <w:gridSpan w:val="2"/>
                <w:tcBorders>
                  <w:top w:val="nil"/>
                  <w:left w:val="nil"/>
                  <w:bottom w:val="single" w:sz="4" w:space="0" w:color="auto"/>
                  <w:right w:val="single" w:sz="4" w:space="0" w:color="auto"/>
                </w:tcBorders>
                <w:shd w:val="clear" w:color="auto" w:fill="DDD9C3"/>
                <w:vAlign w:val="center"/>
                <w:hideMark/>
              </w:tcPr>
            </w:tcPrChange>
          </w:tcPr>
          <w:p w14:paraId="68537F57" w14:textId="77777777" w:rsidR="000871EA" w:rsidRPr="00754960" w:rsidRDefault="000871EA">
            <w:pPr>
              <w:widowControl w:val="0"/>
              <w:spacing w:after="0" w:line="240" w:lineRule="auto"/>
              <w:jc w:val="center"/>
              <w:rPr>
                <w:rFonts w:cs="Arial"/>
                <w:bCs/>
                <w:sz w:val="20"/>
                <w:szCs w:val="20"/>
                <w:lang w:eastAsia="hu-HU"/>
              </w:rPr>
            </w:pPr>
            <w:r w:rsidRPr="00754960">
              <w:rPr>
                <w:rFonts w:cs="Arial"/>
                <w:bCs/>
                <w:sz w:val="20"/>
                <w:szCs w:val="20"/>
                <w:lang w:eastAsia="hu-HU"/>
              </w:rPr>
              <w:t>Érintetti kör(ök)</w:t>
            </w:r>
          </w:p>
        </w:tc>
        <w:tc>
          <w:tcPr>
            <w:tcW w:w="1843" w:type="dxa"/>
            <w:tcBorders>
              <w:top w:val="nil"/>
              <w:left w:val="single" w:sz="4" w:space="0" w:color="auto"/>
              <w:bottom w:val="single" w:sz="4" w:space="0" w:color="auto"/>
              <w:right w:val="single" w:sz="4" w:space="0" w:color="auto"/>
            </w:tcBorders>
            <w:shd w:val="clear" w:color="auto" w:fill="DDD9C3"/>
            <w:vAlign w:val="center"/>
            <w:hideMark/>
            <w:tcPrChange w:id="169" w:author="Miklós Nándor" w:date="2026-04-14T11:10:00Z" w16du:dateUtc="2026-04-14T09:10:00Z">
              <w:tcPr>
                <w:tcW w:w="1559" w:type="dxa"/>
                <w:tcBorders>
                  <w:top w:val="nil"/>
                  <w:left w:val="single" w:sz="4" w:space="0" w:color="auto"/>
                  <w:bottom w:val="single" w:sz="4" w:space="0" w:color="auto"/>
                  <w:right w:val="single" w:sz="4" w:space="0" w:color="auto"/>
                </w:tcBorders>
                <w:shd w:val="clear" w:color="auto" w:fill="DDD9C3"/>
                <w:vAlign w:val="center"/>
                <w:hideMark/>
              </w:tcPr>
            </w:tcPrChange>
          </w:tcPr>
          <w:p w14:paraId="664909E4" w14:textId="77777777" w:rsidR="000871EA" w:rsidRPr="00754960" w:rsidRDefault="000871EA">
            <w:pPr>
              <w:widowControl w:val="0"/>
              <w:spacing w:after="0" w:line="240" w:lineRule="auto"/>
              <w:jc w:val="center"/>
              <w:rPr>
                <w:rFonts w:cs="Arial"/>
                <w:bCs/>
                <w:sz w:val="20"/>
                <w:szCs w:val="20"/>
                <w:lang w:eastAsia="hu-HU"/>
              </w:rPr>
            </w:pPr>
            <w:r w:rsidRPr="00754960">
              <w:rPr>
                <w:rFonts w:cs="Arial"/>
                <w:bCs/>
                <w:sz w:val="20"/>
                <w:szCs w:val="20"/>
                <w:lang w:eastAsia="hu-HU"/>
              </w:rPr>
              <w:t xml:space="preserve">Személyes adatok vagy információk </w:t>
            </w:r>
          </w:p>
        </w:tc>
        <w:tc>
          <w:tcPr>
            <w:tcW w:w="850" w:type="dxa"/>
            <w:tcBorders>
              <w:top w:val="nil"/>
              <w:left w:val="nil"/>
              <w:bottom w:val="single" w:sz="4" w:space="0" w:color="auto"/>
              <w:right w:val="single" w:sz="4" w:space="0" w:color="auto"/>
            </w:tcBorders>
            <w:shd w:val="clear" w:color="auto" w:fill="DDD9C3"/>
            <w:vAlign w:val="center"/>
            <w:hideMark/>
            <w:tcPrChange w:id="170" w:author="Miklós Nándor" w:date="2026-04-14T11:10:00Z" w16du:dateUtc="2026-04-14T09:10:00Z">
              <w:tcPr>
                <w:tcW w:w="1134" w:type="dxa"/>
                <w:gridSpan w:val="2"/>
                <w:tcBorders>
                  <w:top w:val="nil"/>
                  <w:left w:val="nil"/>
                  <w:bottom w:val="single" w:sz="4" w:space="0" w:color="auto"/>
                  <w:right w:val="single" w:sz="4" w:space="0" w:color="auto"/>
                </w:tcBorders>
                <w:shd w:val="clear" w:color="auto" w:fill="DDD9C3"/>
                <w:vAlign w:val="center"/>
                <w:hideMark/>
              </w:tcPr>
            </w:tcPrChange>
          </w:tcPr>
          <w:p w14:paraId="1B0D4F24" w14:textId="77777777" w:rsidR="000871EA" w:rsidRPr="00754960" w:rsidRDefault="000871EA">
            <w:pPr>
              <w:widowControl w:val="0"/>
              <w:spacing w:after="0" w:line="240" w:lineRule="auto"/>
              <w:jc w:val="center"/>
              <w:rPr>
                <w:rFonts w:cs="Arial"/>
                <w:bCs/>
                <w:sz w:val="20"/>
                <w:szCs w:val="20"/>
                <w:lang w:eastAsia="hu-HU"/>
              </w:rPr>
            </w:pPr>
            <w:r w:rsidRPr="00754960">
              <w:rPr>
                <w:rFonts w:cs="Arial"/>
                <w:bCs/>
                <w:sz w:val="20"/>
                <w:szCs w:val="20"/>
                <w:lang w:eastAsia="hu-HU"/>
              </w:rPr>
              <w:t xml:space="preserve">Különleges adatok (igen/nem) </w:t>
            </w:r>
          </w:p>
        </w:tc>
        <w:tc>
          <w:tcPr>
            <w:tcW w:w="988" w:type="dxa"/>
            <w:tcBorders>
              <w:top w:val="nil"/>
              <w:left w:val="nil"/>
              <w:bottom w:val="single" w:sz="4" w:space="0" w:color="auto"/>
              <w:right w:val="single" w:sz="4" w:space="0" w:color="auto"/>
            </w:tcBorders>
            <w:shd w:val="clear" w:color="auto" w:fill="DDD9C3"/>
            <w:vAlign w:val="center"/>
            <w:hideMark/>
            <w:tcPrChange w:id="171" w:author="Miklós Nándor" w:date="2026-04-14T11:10:00Z" w16du:dateUtc="2026-04-14T09:10:00Z">
              <w:tcPr>
                <w:tcW w:w="988" w:type="dxa"/>
                <w:tcBorders>
                  <w:top w:val="nil"/>
                  <w:left w:val="nil"/>
                  <w:bottom w:val="single" w:sz="4" w:space="0" w:color="auto"/>
                  <w:right w:val="single" w:sz="4" w:space="0" w:color="auto"/>
                </w:tcBorders>
                <w:shd w:val="clear" w:color="auto" w:fill="DDD9C3"/>
                <w:vAlign w:val="center"/>
                <w:hideMark/>
              </w:tcPr>
            </w:tcPrChange>
          </w:tcPr>
          <w:p w14:paraId="68A1CD5A" w14:textId="77777777" w:rsidR="000871EA" w:rsidRPr="00754960" w:rsidRDefault="000871EA">
            <w:pPr>
              <w:widowControl w:val="0"/>
              <w:spacing w:after="0" w:line="240" w:lineRule="auto"/>
              <w:jc w:val="center"/>
              <w:rPr>
                <w:rFonts w:cs="Arial"/>
                <w:bCs/>
                <w:sz w:val="20"/>
                <w:szCs w:val="20"/>
                <w:lang w:eastAsia="hu-HU"/>
              </w:rPr>
            </w:pPr>
            <w:r w:rsidRPr="00754960">
              <w:rPr>
                <w:rFonts w:cs="Arial"/>
                <w:bCs/>
                <w:sz w:val="20"/>
                <w:szCs w:val="20"/>
                <w:lang w:eastAsia="hu-HU"/>
              </w:rPr>
              <w:t xml:space="preserve">Gyermekek adatai (igen/nem) </w:t>
            </w:r>
          </w:p>
        </w:tc>
        <w:tc>
          <w:tcPr>
            <w:tcW w:w="1847" w:type="dxa"/>
            <w:tcBorders>
              <w:top w:val="nil"/>
              <w:left w:val="nil"/>
              <w:bottom w:val="single" w:sz="4" w:space="0" w:color="auto"/>
              <w:right w:val="single" w:sz="4" w:space="0" w:color="auto"/>
            </w:tcBorders>
            <w:shd w:val="clear" w:color="auto" w:fill="DDD9C3"/>
            <w:vAlign w:val="center"/>
            <w:tcPrChange w:id="172" w:author="Miklós Nándor" w:date="2026-04-14T11:10:00Z" w16du:dateUtc="2026-04-14T09:10:00Z">
              <w:tcPr>
                <w:tcW w:w="1847" w:type="dxa"/>
                <w:tcBorders>
                  <w:top w:val="nil"/>
                  <w:left w:val="nil"/>
                  <w:bottom w:val="single" w:sz="4" w:space="0" w:color="auto"/>
                  <w:right w:val="single" w:sz="4" w:space="0" w:color="auto"/>
                </w:tcBorders>
                <w:shd w:val="clear" w:color="auto" w:fill="DDD9C3"/>
                <w:vAlign w:val="center"/>
              </w:tcPr>
            </w:tcPrChange>
          </w:tcPr>
          <w:p w14:paraId="224FD528" w14:textId="77777777" w:rsidR="000871EA" w:rsidRPr="00754960" w:rsidRDefault="000871EA">
            <w:pPr>
              <w:widowControl w:val="0"/>
              <w:spacing w:after="0" w:line="240" w:lineRule="auto"/>
              <w:jc w:val="center"/>
              <w:rPr>
                <w:rFonts w:cs="Arial"/>
                <w:bCs/>
                <w:sz w:val="20"/>
                <w:szCs w:val="20"/>
                <w:lang w:eastAsia="hu-HU"/>
              </w:rPr>
            </w:pPr>
            <w:r w:rsidRPr="00754960">
              <w:rPr>
                <w:rFonts w:cs="Arial"/>
                <w:bCs/>
                <w:sz w:val="20"/>
                <w:szCs w:val="20"/>
                <w:lang w:eastAsia="hu-HU"/>
              </w:rPr>
              <w:t>Adatkezelés időtartama</w:t>
            </w:r>
          </w:p>
        </w:tc>
        <w:tc>
          <w:tcPr>
            <w:tcW w:w="1353" w:type="dxa"/>
            <w:tcBorders>
              <w:top w:val="nil"/>
              <w:left w:val="nil"/>
              <w:bottom w:val="single" w:sz="4" w:space="0" w:color="auto"/>
              <w:right w:val="single" w:sz="4" w:space="0" w:color="auto"/>
            </w:tcBorders>
            <w:shd w:val="clear" w:color="auto" w:fill="DDD9C3"/>
            <w:vAlign w:val="center"/>
            <w:tcPrChange w:id="173" w:author="Miklós Nándor" w:date="2026-04-14T11:10:00Z" w16du:dateUtc="2026-04-14T09:10:00Z">
              <w:tcPr>
                <w:tcW w:w="1353" w:type="dxa"/>
                <w:tcBorders>
                  <w:top w:val="nil"/>
                  <w:left w:val="nil"/>
                  <w:bottom w:val="single" w:sz="4" w:space="0" w:color="auto"/>
                  <w:right w:val="single" w:sz="4" w:space="0" w:color="auto"/>
                </w:tcBorders>
                <w:shd w:val="clear" w:color="auto" w:fill="DDD9C3"/>
                <w:vAlign w:val="center"/>
              </w:tcPr>
            </w:tcPrChange>
          </w:tcPr>
          <w:p w14:paraId="6BB122BD" w14:textId="77777777" w:rsidR="000871EA" w:rsidRPr="00754960" w:rsidRDefault="000871EA">
            <w:pPr>
              <w:widowControl w:val="0"/>
              <w:spacing w:after="0" w:line="240" w:lineRule="auto"/>
              <w:jc w:val="center"/>
              <w:rPr>
                <w:rFonts w:cs="Arial"/>
                <w:bCs/>
                <w:sz w:val="20"/>
                <w:szCs w:val="20"/>
                <w:lang w:eastAsia="hu-HU"/>
              </w:rPr>
            </w:pPr>
            <w:r w:rsidRPr="00754960">
              <w:rPr>
                <w:rFonts w:cs="Arial"/>
                <w:bCs/>
                <w:sz w:val="20"/>
                <w:szCs w:val="20"/>
                <w:lang w:eastAsia="hu-HU"/>
              </w:rPr>
              <w:t>Ha a Megbízott Adatfeldolgozó végez adattovábbítást, kinek</w:t>
            </w:r>
          </w:p>
        </w:tc>
        <w:tc>
          <w:tcPr>
            <w:tcW w:w="1843" w:type="dxa"/>
            <w:tcBorders>
              <w:top w:val="nil"/>
              <w:left w:val="nil"/>
              <w:bottom w:val="single" w:sz="4" w:space="0" w:color="auto"/>
              <w:right w:val="single" w:sz="4" w:space="0" w:color="auto"/>
            </w:tcBorders>
            <w:shd w:val="clear" w:color="auto" w:fill="DDD9C3"/>
            <w:vAlign w:val="center"/>
            <w:tcPrChange w:id="174" w:author="Miklós Nándor" w:date="2026-04-14T11:10:00Z" w16du:dateUtc="2026-04-14T09:10:00Z">
              <w:tcPr>
                <w:tcW w:w="1843" w:type="dxa"/>
                <w:tcBorders>
                  <w:top w:val="nil"/>
                  <w:left w:val="nil"/>
                  <w:bottom w:val="single" w:sz="4" w:space="0" w:color="auto"/>
                  <w:right w:val="single" w:sz="4" w:space="0" w:color="auto"/>
                </w:tcBorders>
                <w:shd w:val="clear" w:color="auto" w:fill="DDD9C3"/>
                <w:vAlign w:val="center"/>
              </w:tcPr>
            </w:tcPrChange>
          </w:tcPr>
          <w:p w14:paraId="058EAA3E" w14:textId="77777777" w:rsidR="000871EA" w:rsidRPr="00754960" w:rsidRDefault="000871EA">
            <w:pPr>
              <w:widowControl w:val="0"/>
              <w:spacing w:after="0" w:line="240" w:lineRule="auto"/>
              <w:jc w:val="center"/>
              <w:rPr>
                <w:rFonts w:cs="Arial"/>
                <w:bCs/>
                <w:sz w:val="20"/>
                <w:szCs w:val="20"/>
                <w:lang w:eastAsia="hu-HU"/>
              </w:rPr>
            </w:pPr>
            <w:r w:rsidRPr="00754960">
              <w:rPr>
                <w:rFonts w:cs="Arial"/>
                <w:bCs/>
                <w:sz w:val="20"/>
                <w:szCs w:val="20"/>
                <w:lang w:eastAsia="hu-HU"/>
              </w:rPr>
              <w:t>A Megbízott Adatfeldolgozó által alkalmazott IT rendszer / egyéb módszer</w:t>
            </w:r>
          </w:p>
        </w:tc>
      </w:tr>
      <w:tr w:rsidR="000D5536" w:rsidRPr="00754960" w14:paraId="6F37283F" w14:textId="77777777" w:rsidTr="000D5536">
        <w:trPr>
          <w:cantSplit/>
          <w:trHeight w:val="1982"/>
          <w:jc w:val="center"/>
          <w:trPrChange w:id="175" w:author="Miklós Nándor" w:date="2026-04-14T11:10:00Z" w16du:dateUtc="2026-04-14T09:10:00Z">
            <w:trPr>
              <w:cantSplit/>
              <w:trHeight w:val="1982"/>
              <w:jc w:val="center"/>
            </w:trPr>
          </w:trPrChange>
        </w:trPr>
        <w:tc>
          <w:tcPr>
            <w:tcW w:w="3539" w:type="dxa"/>
            <w:tcBorders>
              <w:top w:val="single" w:sz="4" w:space="0" w:color="auto"/>
              <w:left w:val="single" w:sz="4" w:space="0" w:color="auto"/>
              <w:bottom w:val="single" w:sz="4" w:space="0" w:color="auto"/>
              <w:right w:val="single" w:sz="4" w:space="0" w:color="auto"/>
            </w:tcBorders>
            <w:vAlign w:val="center"/>
            <w:tcPrChange w:id="176" w:author="Miklós Nándor" w:date="2026-04-14T11:10:00Z" w16du:dateUtc="2026-04-14T09:10:00Z">
              <w:tcPr>
                <w:tcW w:w="3539" w:type="dxa"/>
                <w:tcBorders>
                  <w:top w:val="single" w:sz="4" w:space="0" w:color="auto"/>
                  <w:left w:val="single" w:sz="4" w:space="0" w:color="auto"/>
                  <w:bottom w:val="single" w:sz="4" w:space="0" w:color="auto"/>
                  <w:right w:val="single" w:sz="4" w:space="0" w:color="auto"/>
                </w:tcBorders>
                <w:vAlign w:val="center"/>
              </w:tcPr>
            </w:tcPrChange>
          </w:tcPr>
          <w:p w14:paraId="3EBBF538" w14:textId="2B8606E8" w:rsidR="000D5536" w:rsidRPr="00754960" w:rsidDel="00A36F45" w:rsidRDefault="000D5536" w:rsidP="000D5536">
            <w:pPr>
              <w:widowControl w:val="0"/>
              <w:spacing w:after="0" w:line="240" w:lineRule="auto"/>
              <w:jc w:val="center"/>
              <w:rPr>
                <w:del w:id="177" w:author="Miklós Nándor" w:date="2026-04-14T11:09:00Z" w16du:dateUtc="2026-04-14T09:09:00Z"/>
                <w:rFonts w:cs="Arial"/>
                <w:bCs/>
                <w:sz w:val="20"/>
                <w:szCs w:val="20"/>
                <w:highlight w:val="yellow"/>
                <w:lang w:eastAsia="hu-HU"/>
              </w:rPr>
            </w:pPr>
            <w:ins w:id="178" w:author="Miklós Nándor" w:date="2026-04-14T11:09:00Z" w16du:dateUtc="2026-04-14T09:09:00Z">
              <w:r w:rsidRPr="00990547">
                <w:rPr>
                  <w:sz w:val="20"/>
                  <w:szCs w:val="20"/>
                </w:rPr>
                <w:t xml:space="preserve">A szerződéseknek a jogszabályi elvárásokkal összhangban történő előkészítése érdekében a szerződéskezelésre vonatkozóan meghatározott dokumentumokkal és elektronikus rendszerekkel összefüggő személyes adatok kezelése a szerződésben szereplő felek, kapcsolattartók és képviselők vonatkozásában. </w:t>
              </w:r>
            </w:ins>
          </w:p>
          <w:p w14:paraId="4BBB4CD2" w14:textId="73CA1B4B" w:rsidR="000D5536" w:rsidRPr="00754960" w:rsidRDefault="000D5536" w:rsidP="000D5536">
            <w:pPr>
              <w:widowControl w:val="0"/>
              <w:spacing w:after="0" w:line="240" w:lineRule="auto"/>
              <w:jc w:val="center"/>
              <w:rPr>
                <w:rFonts w:cs="Arial"/>
                <w:bCs/>
                <w:sz w:val="20"/>
                <w:szCs w:val="20"/>
                <w:highlight w:val="yellow"/>
                <w:lang w:eastAsia="hu-HU"/>
              </w:rPr>
            </w:pPr>
            <w:del w:id="179" w:author="Miklós Nándor" w:date="2026-04-14T11:09:00Z" w16du:dateUtc="2026-04-14T09:09:00Z">
              <w:r w:rsidRPr="00754960" w:rsidDel="00A36F45">
                <w:rPr>
                  <w:rFonts w:cs="Arial"/>
                  <w:bCs/>
                  <w:sz w:val="20"/>
                  <w:szCs w:val="20"/>
                  <w:highlight w:val="yellow"/>
                  <w:lang w:eastAsia="hu-HU"/>
                </w:rPr>
                <w:delText>XXXXXXXX</w:delText>
              </w:r>
            </w:del>
          </w:p>
        </w:tc>
        <w:tc>
          <w:tcPr>
            <w:tcW w:w="1701" w:type="dxa"/>
            <w:tcBorders>
              <w:top w:val="single" w:sz="4" w:space="0" w:color="auto"/>
              <w:left w:val="nil"/>
              <w:bottom w:val="single" w:sz="4" w:space="0" w:color="auto"/>
              <w:right w:val="single" w:sz="4" w:space="0" w:color="auto"/>
            </w:tcBorders>
            <w:tcPrChange w:id="180" w:author="Miklós Nándor" w:date="2026-04-14T11:10:00Z" w16du:dateUtc="2026-04-14T09:10:00Z">
              <w:tcPr>
                <w:tcW w:w="1701" w:type="dxa"/>
                <w:gridSpan w:val="2"/>
                <w:tcBorders>
                  <w:top w:val="single" w:sz="4" w:space="0" w:color="auto"/>
                  <w:left w:val="nil"/>
                  <w:bottom w:val="single" w:sz="4" w:space="0" w:color="auto"/>
                  <w:right w:val="single" w:sz="4" w:space="0" w:color="auto"/>
                </w:tcBorders>
              </w:tcPr>
            </w:tcPrChange>
          </w:tcPr>
          <w:p w14:paraId="6B7EE835" w14:textId="0A858CBC" w:rsidR="000D5536" w:rsidRPr="00754960" w:rsidDel="00A36F45" w:rsidRDefault="000D5536" w:rsidP="000D5536">
            <w:pPr>
              <w:widowControl w:val="0"/>
              <w:spacing w:after="0" w:line="240" w:lineRule="auto"/>
              <w:jc w:val="center"/>
              <w:rPr>
                <w:del w:id="181" w:author="Miklós Nándor" w:date="2026-04-14T11:09:00Z" w16du:dateUtc="2026-04-14T09:09:00Z"/>
                <w:rFonts w:cs="Arial"/>
                <w:bCs/>
                <w:sz w:val="20"/>
                <w:szCs w:val="20"/>
                <w:highlight w:val="yellow"/>
                <w:lang w:eastAsia="hu-HU"/>
              </w:rPr>
            </w:pPr>
            <w:ins w:id="182" w:author="Miklós Nándor" w:date="2026-04-14T11:09:00Z" w16du:dateUtc="2026-04-14T09:09:00Z">
              <w:r w:rsidRPr="00990547">
                <w:rPr>
                  <w:sz w:val="20"/>
                  <w:szCs w:val="20"/>
                </w:rPr>
                <w:t>Szerződéses kapcsolattartók, cégképviselők, közreműködők</w:t>
              </w:r>
            </w:ins>
          </w:p>
          <w:p w14:paraId="7E9F23E0" w14:textId="21BA7E21" w:rsidR="000D5536" w:rsidRPr="00754960" w:rsidRDefault="000D5536" w:rsidP="000D5536">
            <w:pPr>
              <w:widowControl w:val="0"/>
              <w:spacing w:after="0" w:line="240" w:lineRule="auto"/>
              <w:jc w:val="center"/>
              <w:rPr>
                <w:rFonts w:cs="Arial"/>
                <w:bCs/>
                <w:sz w:val="20"/>
                <w:szCs w:val="20"/>
                <w:highlight w:val="yellow"/>
                <w:lang w:eastAsia="hu-HU"/>
              </w:rPr>
            </w:pPr>
            <w:del w:id="183" w:author="Miklós Nándor" w:date="2026-04-14T11:09:00Z" w16du:dateUtc="2026-04-14T09:09:00Z">
              <w:r w:rsidRPr="00754960" w:rsidDel="00A36F45">
                <w:rPr>
                  <w:rFonts w:cs="Arial"/>
                  <w:bCs/>
                  <w:sz w:val="20"/>
                  <w:szCs w:val="20"/>
                  <w:highlight w:val="yellow"/>
                  <w:lang w:eastAsia="hu-HU"/>
                </w:rPr>
                <w:delText>XXXXXXXX</w:delText>
              </w:r>
            </w:del>
          </w:p>
        </w:tc>
        <w:tc>
          <w:tcPr>
            <w:tcW w:w="1843" w:type="dxa"/>
            <w:tcBorders>
              <w:top w:val="single" w:sz="4" w:space="0" w:color="auto"/>
              <w:left w:val="single" w:sz="4" w:space="0" w:color="auto"/>
              <w:bottom w:val="single" w:sz="4" w:space="0" w:color="auto"/>
              <w:right w:val="single" w:sz="4" w:space="0" w:color="auto"/>
            </w:tcBorders>
            <w:tcPrChange w:id="184" w:author="Miklós Nándor" w:date="2026-04-14T11:10:00Z" w16du:dateUtc="2026-04-14T09:10:00Z">
              <w:tcPr>
                <w:tcW w:w="1559" w:type="dxa"/>
                <w:tcBorders>
                  <w:top w:val="single" w:sz="4" w:space="0" w:color="auto"/>
                  <w:left w:val="single" w:sz="4" w:space="0" w:color="auto"/>
                  <w:bottom w:val="single" w:sz="4" w:space="0" w:color="auto"/>
                  <w:right w:val="single" w:sz="4" w:space="0" w:color="auto"/>
                </w:tcBorders>
              </w:tcPr>
            </w:tcPrChange>
          </w:tcPr>
          <w:p w14:paraId="3A30347F" w14:textId="262D66F4" w:rsidR="000D5536" w:rsidRPr="00754960" w:rsidDel="00A36F45" w:rsidRDefault="000D5536" w:rsidP="000D5536">
            <w:pPr>
              <w:widowControl w:val="0"/>
              <w:spacing w:after="0" w:line="240" w:lineRule="auto"/>
              <w:jc w:val="center"/>
              <w:rPr>
                <w:del w:id="185" w:author="Miklós Nándor" w:date="2026-04-14T11:09:00Z" w16du:dateUtc="2026-04-14T09:09:00Z"/>
                <w:rFonts w:cs="Arial"/>
                <w:bCs/>
                <w:sz w:val="20"/>
                <w:szCs w:val="20"/>
                <w:highlight w:val="yellow"/>
                <w:lang w:eastAsia="hu-HU"/>
              </w:rPr>
            </w:pPr>
            <w:ins w:id="186" w:author="Miklós Nándor" w:date="2026-04-14T11:09:00Z" w16du:dateUtc="2026-04-14T09:09:00Z">
              <w:r w:rsidRPr="00990547">
                <w:rPr>
                  <w:sz w:val="20"/>
                  <w:szCs w:val="20"/>
                </w:rPr>
                <w:t xml:space="preserve">Név, Munkáltató/ foglalkoztató, Munkakör/ beosztás, Elérhetőségi adatok (telefonszám, e-mail cím) </w:t>
              </w:r>
            </w:ins>
          </w:p>
          <w:p w14:paraId="665ACA2B" w14:textId="5BD56FC3" w:rsidR="000D5536" w:rsidRPr="00754960" w:rsidRDefault="000D5536" w:rsidP="000D5536">
            <w:pPr>
              <w:widowControl w:val="0"/>
              <w:spacing w:after="0" w:line="240" w:lineRule="auto"/>
              <w:jc w:val="center"/>
              <w:rPr>
                <w:rFonts w:cs="Arial"/>
                <w:bCs/>
                <w:sz w:val="20"/>
                <w:szCs w:val="20"/>
                <w:highlight w:val="yellow"/>
                <w:lang w:eastAsia="hu-HU"/>
              </w:rPr>
            </w:pPr>
            <w:del w:id="187" w:author="Miklós Nándor" w:date="2026-04-14T11:09:00Z" w16du:dateUtc="2026-04-14T09:09:00Z">
              <w:r w:rsidRPr="00754960" w:rsidDel="00A36F45">
                <w:rPr>
                  <w:rFonts w:cs="Arial"/>
                  <w:bCs/>
                  <w:sz w:val="20"/>
                  <w:szCs w:val="20"/>
                  <w:highlight w:val="yellow"/>
                  <w:lang w:eastAsia="hu-HU"/>
                </w:rPr>
                <w:delText>XXXXXXXX</w:delText>
              </w:r>
            </w:del>
          </w:p>
        </w:tc>
        <w:tc>
          <w:tcPr>
            <w:tcW w:w="850" w:type="dxa"/>
            <w:tcBorders>
              <w:top w:val="single" w:sz="4" w:space="0" w:color="auto"/>
              <w:left w:val="nil"/>
              <w:bottom w:val="single" w:sz="4" w:space="0" w:color="auto"/>
              <w:right w:val="single" w:sz="4" w:space="0" w:color="auto"/>
            </w:tcBorders>
            <w:tcPrChange w:id="188" w:author="Miklós Nándor" w:date="2026-04-14T11:10:00Z" w16du:dateUtc="2026-04-14T09:10:00Z">
              <w:tcPr>
                <w:tcW w:w="1134" w:type="dxa"/>
                <w:gridSpan w:val="2"/>
                <w:tcBorders>
                  <w:top w:val="single" w:sz="4" w:space="0" w:color="auto"/>
                  <w:left w:val="nil"/>
                  <w:bottom w:val="single" w:sz="4" w:space="0" w:color="auto"/>
                  <w:right w:val="single" w:sz="4" w:space="0" w:color="auto"/>
                </w:tcBorders>
              </w:tcPr>
            </w:tcPrChange>
          </w:tcPr>
          <w:p w14:paraId="3AFB7B72" w14:textId="77777777" w:rsidR="000D5536" w:rsidRPr="00990547" w:rsidRDefault="000D5536" w:rsidP="000D5536">
            <w:pPr>
              <w:widowControl w:val="0"/>
              <w:spacing w:after="0" w:line="240" w:lineRule="auto"/>
              <w:jc w:val="center"/>
              <w:rPr>
                <w:ins w:id="189" w:author="Miklós Nándor" w:date="2026-04-14T11:09:00Z" w16du:dateUtc="2026-04-14T09:09:00Z"/>
                <w:rFonts w:cs="Arial"/>
                <w:bCs/>
                <w:sz w:val="20"/>
                <w:szCs w:val="20"/>
                <w:lang w:eastAsia="hu-HU"/>
              </w:rPr>
            </w:pPr>
          </w:p>
          <w:p w14:paraId="440AD240" w14:textId="5CBBA106" w:rsidR="000D5536" w:rsidRPr="00754960" w:rsidDel="00A36F45" w:rsidRDefault="000D5536" w:rsidP="000D5536">
            <w:pPr>
              <w:widowControl w:val="0"/>
              <w:spacing w:after="0" w:line="240" w:lineRule="auto"/>
              <w:jc w:val="center"/>
              <w:rPr>
                <w:del w:id="190" w:author="Miklós Nándor" w:date="2026-04-14T11:09:00Z" w16du:dateUtc="2026-04-14T09:09:00Z"/>
                <w:rFonts w:cs="Arial"/>
                <w:bCs/>
                <w:sz w:val="20"/>
                <w:szCs w:val="20"/>
                <w:highlight w:val="yellow"/>
                <w:lang w:eastAsia="hu-HU"/>
              </w:rPr>
            </w:pPr>
            <w:ins w:id="191" w:author="Miklós Nándor" w:date="2026-04-14T11:09:00Z" w16du:dateUtc="2026-04-14T09:09:00Z">
              <w:r w:rsidRPr="00990547">
                <w:rPr>
                  <w:rFonts w:cs="Arial"/>
                  <w:bCs/>
                  <w:sz w:val="20"/>
                  <w:szCs w:val="20"/>
                  <w:lang w:eastAsia="hu-HU"/>
                </w:rPr>
                <w:t>Nem</w:t>
              </w:r>
            </w:ins>
          </w:p>
          <w:p w14:paraId="6E30BA0A" w14:textId="6909E0A1" w:rsidR="000D5536" w:rsidRPr="00754960" w:rsidRDefault="000D5536" w:rsidP="000D5536">
            <w:pPr>
              <w:widowControl w:val="0"/>
              <w:spacing w:after="0" w:line="240" w:lineRule="auto"/>
              <w:jc w:val="center"/>
              <w:rPr>
                <w:rFonts w:cs="Arial"/>
                <w:bCs/>
                <w:sz w:val="20"/>
                <w:szCs w:val="20"/>
                <w:highlight w:val="yellow"/>
                <w:lang w:eastAsia="hu-HU"/>
              </w:rPr>
            </w:pPr>
            <w:del w:id="192" w:author="Miklós Nándor" w:date="2026-04-14T11:09:00Z" w16du:dateUtc="2026-04-14T09:09:00Z">
              <w:r w:rsidRPr="00754960" w:rsidDel="00A36F45">
                <w:rPr>
                  <w:rFonts w:cs="Arial"/>
                  <w:bCs/>
                  <w:sz w:val="20"/>
                  <w:szCs w:val="20"/>
                  <w:highlight w:val="yellow"/>
                  <w:lang w:eastAsia="hu-HU"/>
                </w:rPr>
                <w:delText>I/N</w:delText>
              </w:r>
            </w:del>
          </w:p>
        </w:tc>
        <w:tc>
          <w:tcPr>
            <w:tcW w:w="988" w:type="dxa"/>
            <w:tcBorders>
              <w:top w:val="single" w:sz="4" w:space="0" w:color="auto"/>
              <w:left w:val="nil"/>
              <w:bottom w:val="single" w:sz="4" w:space="0" w:color="auto"/>
              <w:right w:val="single" w:sz="4" w:space="0" w:color="auto"/>
            </w:tcBorders>
            <w:tcPrChange w:id="193" w:author="Miklós Nándor" w:date="2026-04-14T11:10:00Z" w16du:dateUtc="2026-04-14T09:10:00Z">
              <w:tcPr>
                <w:tcW w:w="988" w:type="dxa"/>
                <w:tcBorders>
                  <w:top w:val="single" w:sz="4" w:space="0" w:color="auto"/>
                  <w:left w:val="nil"/>
                  <w:bottom w:val="single" w:sz="4" w:space="0" w:color="auto"/>
                  <w:right w:val="single" w:sz="4" w:space="0" w:color="auto"/>
                </w:tcBorders>
              </w:tcPr>
            </w:tcPrChange>
          </w:tcPr>
          <w:p w14:paraId="2F14B260" w14:textId="77777777" w:rsidR="000D5536" w:rsidRPr="00990547" w:rsidRDefault="000D5536" w:rsidP="000D5536">
            <w:pPr>
              <w:widowControl w:val="0"/>
              <w:spacing w:after="0" w:line="240" w:lineRule="auto"/>
              <w:jc w:val="center"/>
              <w:rPr>
                <w:ins w:id="194" w:author="Miklós Nándor" w:date="2026-04-14T11:09:00Z" w16du:dateUtc="2026-04-14T09:09:00Z"/>
                <w:rFonts w:cs="Arial"/>
                <w:bCs/>
                <w:sz w:val="20"/>
                <w:szCs w:val="20"/>
                <w:lang w:eastAsia="hu-HU"/>
              </w:rPr>
            </w:pPr>
          </w:p>
          <w:p w14:paraId="5E5DF4D6" w14:textId="480BC97E" w:rsidR="000D5536" w:rsidRPr="00754960" w:rsidDel="00A36F45" w:rsidRDefault="000D5536" w:rsidP="000D5536">
            <w:pPr>
              <w:widowControl w:val="0"/>
              <w:spacing w:after="0" w:line="240" w:lineRule="auto"/>
              <w:jc w:val="center"/>
              <w:rPr>
                <w:del w:id="195" w:author="Miklós Nándor" w:date="2026-04-14T11:09:00Z" w16du:dateUtc="2026-04-14T09:09:00Z"/>
                <w:rFonts w:cs="Arial"/>
                <w:bCs/>
                <w:sz w:val="20"/>
                <w:szCs w:val="20"/>
                <w:highlight w:val="yellow"/>
                <w:lang w:eastAsia="hu-HU"/>
              </w:rPr>
            </w:pPr>
            <w:ins w:id="196" w:author="Miklós Nándor" w:date="2026-04-14T11:09:00Z" w16du:dateUtc="2026-04-14T09:09:00Z">
              <w:r w:rsidRPr="00990547">
                <w:rPr>
                  <w:rFonts w:cs="Arial"/>
                  <w:bCs/>
                  <w:sz w:val="20"/>
                  <w:szCs w:val="20"/>
                  <w:lang w:eastAsia="hu-HU"/>
                </w:rPr>
                <w:t>Nem</w:t>
              </w:r>
            </w:ins>
          </w:p>
          <w:p w14:paraId="5586A276" w14:textId="70A618DC" w:rsidR="000D5536" w:rsidRPr="00754960" w:rsidRDefault="000D5536" w:rsidP="000D5536">
            <w:pPr>
              <w:widowControl w:val="0"/>
              <w:spacing w:after="0" w:line="240" w:lineRule="auto"/>
              <w:jc w:val="center"/>
              <w:rPr>
                <w:rFonts w:cs="Arial"/>
                <w:bCs/>
                <w:sz w:val="20"/>
                <w:szCs w:val="20"/>
                <w:highlight w:val="yellow"/>
                <w:lang w:eastAsia="hu-HU"/>
              </w:rPr>
            </w:pPr>
            <w:del w:id="197" w:author="Miklós Nándor" w:date="2026-04-14T11:09:00Z" w16du:dateUtc="2026-04-14T09:09:00Z">
              <w:r w:rsidRPr="00754960" w:rsidDel="00A36F45">
                <w:rPr>
                  <w:rFonts w:cs="Arial"/>
                  <w:bCs/>
                  <w:sz w:val="20"/>
                  <w:szCs w:val="20"/>
                  <w:highlight w:val="yellow"/>
                  <w:lang w:eastAsia="hu-HU"/>
                </w:rPr>
                <w:delText>I/N</w:delText>
              </w:r>
            </w:del>
          </w:p>
        </w:tc>
        <w:tc>
          <w:tcPr>
            <w:tcW w:w="1847" w:type="dxa"/>
            <w:tcBorders>
              <w:top w:val="single" w:sz="4" w:space="0" w:color="auto"/>
              <w:left w:val="nil"/>
              <w:bottom w:val="single" w:sz="4" w:space="0" w:color="auto"/>
              <w:right w:val="single" w:sz="4" w:space="0" w:color="auto"/>
            </w:tcBorders>
            <w:tcPrChange w:id="198" w:author="Miklós Nándor" w:date="2026-04-14T11:10:00Z" w16du:dateUtc="2026-04-14T09:10:00Z">
              <w:tcPr>
                <w:tcW w:w="1847" w:type="dxa"/>
                <w:tcBorders>
                  <w:top w:val="single" w:sz="4" w:space="0" w:color="auto"/>
                  <w:left w:val="nil"/>
                  <w:bottom w:val="single" w:sz="4" w:space="0" w:color="auto"/>
                  <w:right w:val="single" w:sz="4" w:space="0" w:color="auto"/>
                </w:tcBorders>
              </w:tcPr>
            </w:tcPrChange>
          </w:tcPr>
          <w:p w14:paraId="413A8619" w14:textId="77777777" w:rsidR="000D5536" w:rsidRPr="00990547" w:rsidRDefault="000D5536" w:rsidP="000D5536">
            <w:pPr>
              <w:widowControl w:val="0"/>
              <w:spacing w:after="0" w:line="240" w:lineRule="auto"/>
              <w:jc w:val="center"/>
              <w:rPr>
                <w:ins w:id="199" w:author="Miklós Nándor" w:date="2026-04-14T11:09:00Z" w16du:dateUtc="2026-04-14T09:09:00Z"/>
                <w:rFonts w:cs="Arial"/>
                <w:bCs/>
                <w:sz w:val="20"/>
                <w:szCs w:val="20"/>
                <w:lang w:eastAsia="hu-HU"/>
              </w:rPr>
            </w:pPr>
          </w:p>
          <w:p w14:paraId="29137836" w14:textId="7D373130" w:rsidR="000D5536" w:rsidRPr="00754960" w:rsidDel="00A36F45" w:rsidRDefault="000D5536" w:rsidP="000D5536">
            <w:pPr>
              <w:widowControl w:val="0"/>
              <w:spacing w:after="0" w:line="240" w:lineRule="auto"/>
              <w:jc w:val="center"/>
              <w:rPr>
                <w:del w:id="200" w:author="Miklós Nándor" w:date="2026-04-14T11:09:00Z" w16du:dateUtc="2026-04-14T09:09:00Z"/>
                <w:rFonts w:cs="Arial"/>
                <w:bCs/>
                <w:sz w:val="20"/>
                <w:szCs w:val="20"/>
                <w:highlight w:val="yellow"/>
                <w:lang w:eastAsia="hu-HU"/>
              </w:rPr>
            </w:pPr>
            <w:ins w:id="201" w:author="Miklós Nándor" w:date="2026-04-14T11:09:00Z" w16du:dateUtc="2026-04-14T09:09:00Z">
              <w:r w:rsidRPr="00990547">
                <w:rPr>
                  <w:sz w:val="20"/>
                  <w:szCs w:val="20"/>
                </w:rPr>
                <w:t>A szerződés tárgya szerinti iratkezelési megőrzési időig</w:t>
              </w:r>
            </w:ins>
          </w:p>
          <w:p w14:paraId="6AF7864F" w14:textId="66C57C32" w:rsidR="000D5536" w:rsidRPr="00754960" w:rsidRDefault="000D5536" w:rsidP="000D5536">
            <w:pPr>
              <w:widowControl w:val="0"/>
              <w:spacing w:after="0" w:line="240" w:lineRule="auto"/>
              <w:jc w:val="center"/>
              <w:rPr>
                <w:rFonts w:cs="Arial"/>
                <w:bCs/>
                <w:sz w:val="20"/>
                <w:szCs w:val="20"/>
                <w:highlight w:val="yellow"/>
                <w:lang w:eastAsia="hu-HU"/>
              </w:rPr>
            </w:pPr>
            <w:del w:id="202" w:author="Miklós Nándor" w:date="2026-04-14T11:09:00Z" w16du:dateUtc="2026-04-14T09:09:00Z">
              <w:r w:rsidRPr="00754960" w:rsidDel="00A36F45">
                <w:rPr>
                  <w:rFonts w:cs="Arial"/>
                  <w:bCs/>
                  <w:sz w:val="20"/>
                  <w:szCs w:val="20"/>
                  <w:highlight w:val="yellow"/>
                  <w:lang w:eastAsia="hu-HU"/>
                </w:rPr>
                <w:delText>XXXXXXXX</w:delText>
              </w:r>
            </w:del>
          </w:p>
        </w:tc>
        <w:tc>
          <w:tcPr>
            <w:tcW w:w="1353" w:type="dxa"/>
            <w:tcBorders>
              <w:top w:val="single" w:sz="4" w:space="0" w:color="auto"/>
              <w:left w:val="nil"/>
              <w:bottom w:val="single" w:sz="4" w:space="0" w:color="auto"/>
              <w:right w:val="single" w:sz="4" w:space="0" w:color="auto"/>
            </w:tcBorders>
            <w:tcPrChange w:id="203" w:author="Miklós Nándor" w:date="2026-04-14T11:10:00Z" w16du:dateUtc="2026-04-14T09:10:00Z">
              <w:tcPr>
                <w:tcW w:w="1353" w:type="dxa"/>
                <w:tcBorders>
                  <w:top w:val="single" w:sz="4" w:space="0" w:color="auto"/>
                  <w:left w:val="nil"/>
                  <w:bottom w:val="single" w:sz="4" w:space="0" w:color="auto"/>
                  <w:right w:val="single" w:sz="4" w:space="0" w:color="auto"/>
                </w:tcBorders>
              </w:tcPr>
            </w:tcPrChange>
          </w:tcPr>
          <w:p w14:paraId="3FBB2368" w14:textId="77777777" w:rsidR="000D5536" w:rsidRPr="00990547" w:rsidRDefault="000D5536" w:rsidP="000D5536">
            <w:pPr>
              <w:widowControl w:val="0"/>
              <w:spacing w:after="0" w:line="240" w:lineRule="auto"/>
              <w:jc w:val="center"/>
              <w:rPr>
                <w:ins w:id="204" w:author="Miklós Nándor" w:date="2026-04-14T11:09:00Z" w16du:dateUtc="2026-04-14T09:09:00Z"/>
                <w:rFonts w:cs="Arial"/>
                <w:bCs/>
                <w:sz w:val="20"/>
                <w:szCs w:val="20"/>
                <w:lang w:eastAsia="hu-HU"/>
              </w:rPr>
            </w:pPr>
          </w:p>
          <w:p w14:paraId="34E8649C" w14:textId="496702E9" w:rsidR="000D5536" w:rsidRPr="00754960" w:rsidDel="00A36F45" w:rsidRDefault="000D5536" w:rsidP="000D5536">
            <w:pPr>
              <w:widowControl w:val="0"/>
              <w:spacing w:after="0" w:line="240" w:lineRule="auto"/>
              <w:jc w:val="center"/>
              <w:rPr>
                <w:del w:id="205" w:author="Miklós Nándor" w:date="2026-04-14T11:09:00Z" w16du:dateUtc="2026-04-14T09:09:00Z"/>
                <w:rFonts w:cs="Arial"/>
                <w:bCs/>
                <w:sz w:val="20"/>
                <w:szCs w:val="20"/>
                <w:highlight w:val="yellow"/>
                <w:lang w:eastAsia="hu-HU"/>
              </w:rPr>
            </w:pPr>
          </w:p>
          <w:p w14:paraId="52687B54" w14:textId="0FE783E2" w:rsidR="000D5536" w:rsidRPr="00754960" w:rsidRDefault="000D5536" w:rsidP="000D5536">
            <w:pPr>
              <w:widowControl w:val="0"/>
              <w:spacing w:after="0" w:line="240" w:lineRule="auto"/>
              <w:jc w:val="center"/>
              <w:rPr>
                <w:rFonts w:cs="Arial"/>
                <w:bCs/>
                <w:sz w:val="20"/>
                <w:szCs w:val="20"/>
                <w:highlight w:val="yellow"/>
                <w:lang w:eastAsia="hu-HU"/>
              </w:rPr>
            </w:pPr>
            <w:del w:id="206" w:author="Miklós Nándor" w:date="2026-04-14T11:09:00Z" w16du:dateUtc="2026-04-14T09:09:00Z">
              <w:r w:rsidRPr="00754960" w:rsidDel="00A36F45">
                <w:rPr>
                  <w:rFonts w:cs="Arial"/>
                  <w:bCs/>
                  <w:sz w:val="20"/>
                  <w:szCs w:val="20"/>
                  <w:highlight w:val="yellow"/>
                  <w:lang w:eastAsia="hu-HU"/>
                </w:rPr>
                <w:delText>XXXXXXXX</w:delText>
              </w:r>
            </w:del>
          </w:p>
        </w:tc>
        <w:tc>
          <w:tcPr>
            <w:tcW w:w="1843" w:type="dxa"/>
            <w:tcBorders>
              <w:top w:val="single" w:sz="4" w:space="0" w:color="auto"/>
              <w:left w:val="nil"/>
              <w:bottom w:val="single" w:sz="4" w:space="0" w:color="auto"/>
              <w:right w:val="single" w:sz="4" w:space="0" w:color="auto"/>
            </w:tcBorders>
            <w:tcPrChange w:id="207" w:author="Miklós Nándor" w:date="2026-04-14T11:10:00Z" w16du:dateUtc="2026-04-14T09:10:00Z">
              <w:tcPr>
                <w:tcW w:w="1843" w:type="dxa"/>
                <w:tcBorders>
                  <w:top w:val="single" w:sz="4" w:space="0" w:color="auto"/>
                  <w:left w:val="nil"/>
                  <w:bottom w:val="single" w:sz="4" w:space="0" w:color="auto"/>
                  <w:right w:val="single" w:sz="4" w:space="0" w:color="auto"/>
                </w:tcBorders>
              </w:tcPr>
            </w:tcPrChange>
          </w:tcPr>
          <w:p w14:paraId="4AF30880" w14:textId="77777777" w:rsidR="000D5536" w:rsidRPr="00990547" w:rsidRDefault="000D5536" w:rsidP="000D5536">
            <w:pPr>
              <w:widowControl w:val="0"/>
              <w:spacing w:after="0" w:line="240" w:lineRule="auto"/>
              <w:jc w:val="center"/>
              <w:rPr>
                <w:ins w:id="208" w:author="Miklós Nándor" w:date="2026-04-14T11:09:00Z" w16du:dateUtc="2026-04-14T09:09:00Z"/>
                <w:rFonts w:cs="Arial"/>
                <w:bCs/>
                <w:sz w:val="20"/>
                <w:szCs w:val="20"/>
                <w:lang w:eastAsia="hu-HU"/>
              </w:rPr>
            </w:pPr>
          </w:p>
          <w:p w14:paraId="0D502A5F" w14:textId="6899EF23" w:rsidR="000D5536" w:rsidRPr="00754960" w:rsidDel="00A36F45" w:rsidRDefault="000D5536" w:rsidP="000D5536">
            <w:pPr>
              <w:widowControl w:val="0"/>
              <w:spacing w:after="0" w:line="240" w:lineRule="auto"/>
              <w:jc w:val="center"/>
              <w:rPr>
                <w:del w:id="209" w:author="Miklós Nándor" w:date="2026-04-14T11:09:00Z" w16du:dateUtc="2026-04-14T09:09:00Z"/>
                <w:rFonts w:cs="Arial"/>
                <w:bCs/>
                <w:sz w:val="20"/>
                <w:szCs w:val="20"/>
                <w:highlight w:val="yellow"/>
                <w:lang w:eastAsia="hu-HU"/>
              </w:rPr>
            </w:pPr>
            <w:ins w:id="210" w:author="Miklós Nándor" w:date="2026-04-14T11:09:00Z" w16du:dateUtc="2026-04-14T09:09:00Z">
              <w:r w:rsidRPr="00990547">
                <w:rPr>
                  <w:rFonts w:cs="Arial"/>
                  <w:bCs/>
                  <w:sz w:val="20"/>
                  <w:szCs w:val="20"/>
                  <w:lang w:eastAsia="hu-HU"/>
                </w:rPr>
                <w:t>SalesForce, Microsoft Office365</w:t>
              </w:r>
            </w:ins>
          </w:p>
          <w:p w14:paraId="577644B8" w14:textId="7E2E229E" w:rsidR="000D5536" w:rsidRPr="00754960" w:rsidRDefault="000D5536" w:rsidP="000D5536">
            <w:pPr>
              <w:widowControl w:val="0"/>
              <w:spacing w:after="0" w:line="240" w:lineRule="auto"/>
              <w:jc w:val="center"/>
              <w:rPr>
                <w:rFonts w:cs="Arial"/>
                <w:bCs/>
                <w:sz w:val="20"/>
                <w:szCs w:val="20"/>
                <w:highlight w:val="yellow"/>
                <w:lang w:eastAsia="hu-HU"/>
              </w:rPr>
            </w:pPr>
            <w:del w:id="211" w:author="Miklós Nándor" w:date="2026-04-14T11:09:00Z" w16du:dateUtc="2026-04-14T09:09:00Z">
              <w:r w:rsidRPr="00754960" w:rsidDel="00A36F45">
                <w:rPr>
                  <w:rFonts w:cs="Arial"/>
                  <w:bCs/>
                  <w:sz w:val="20"/>
                  <w:szCs w:val="20"/>
                  <w:highlight w:val="yellow"/>
                  <w:lang w:eastAsia="hu-HU"/>
                </w:rPr>
                <w:delText>XXXXXXXX</w:delText>
              </w:r>
            </w:del>
          </w:p>
        </w:tc>
      </w:tr>
      <w:tr w:rsidR="00FF28D8" w:rsidRPr="00754960" w14:paraId="7D8C0BD6" w14:textId="77777777" w:rsidTr="009242F8">
        <w:trPr>
          <w:cantSplit/>
          <w:trHeight w:val="1982"/>
          <w:jc w:val="center"/>
          <w:ins w:id="212" w:author="Miklós Nándor" w:date="2026-04-14T11:10:00Z"/>
          <w:trPrChange w:id="213" w:author="Miklós Nándor" w:date="2026-04-14T11:10:00Z" w16du:dateUtc="2026-04-14T09:10:00Z">
            <w:trPr>
              <w:cantSplit/>
              <w:trHeight w:val="1982"/>
              <w:jc w:val="center"/>
            </w:trPr>
          </w:trPrChange>
        </w:trPr>
        <w:tc>
          <w:tcPr>
            <w:tcW w:w="3539" w:type="dxa"/>
            <w:tcBorders>
              <w:top w:val="single" w:sz="4" w:space="0" w:color="auto"/>
              <w:left w:val="single" w:sz="4" w:space="0" w:color="auto"/>
              <w:bottom w:val="single" w:sz="4" w:space="0" w:color="auto"/>
              <w:right w:val="single" w:sz="4" w:space="0" w:color="auto"/>
            </w:tcBorders>
            <w:tcPrChange w:id="214" w:author="Miklós Nándor" w:date="2026-04-14T11:10:00Z" w16du:dateUtc="2026-04-14T09:10:00Z">
              <w:tcPr>
                <w:tcW w:w="3539" w:type="dxa"/>
                <w:tcBorders>
                  <w:top w:val="single" w:sz="4" w:space="0" w:color="auto"/>
                  <w:left w:val="single" w:sz="4" w:space="0" w:color="auto"/>
                  <w:bottom w:val="single" w:sz="4" w:space="0" w:color="auto"/>
                  <w:right w:val="single" w:sz="4" w:space="0" w:color="auto"/>
                </w:tcBorders>
                <w:vAlign w:val="center"/>
              </w:tcPr>
            </w:tcPrChange>
          </w:tcPr>
          <w:p w14:paraId="4A0D7A61" w14:textId="2CBD4818" w:rsidR="00FF28D8" w:rsidRPr="00990547" w:rsidRDefault="00FF28D8" w:rsidP="00FF28D8">
            <w:pPr>
              <w:widowControl w:val="0"/>
              <w:spacing w:after="0" w:line="240" w:lineRule="auto"/>
              <w:jc w:val="center"/>
              <w:rPr>
                <w:ins w:id="215" w:author="Miklós Nándor" w:date="2026-04-14T11:10:00Z" w16du:dateUtc="2026-04-14T09:10:00Z"/>
                <w:sz w:val="20"/>
                <w:szCs w:val="20"/>
              </w:rPr>
            </w:pPr>
            <w:ins w:id="216" w:author="Miklós Nándor" w:date="2026-04-14T11:10:00Z" w16du:dateUtc="2026-04-14T09:10:00Z">
              <w:r w:rsidRPr="00990547">
                <w:rPr>
                  <w:sz w:val="20"/>
                  <w:szCs w:val="20"/>
                </w:rPr>
                <w:t>Szerződések teljesítése során keletkező dokumentumok nyilvántartása (jegyzőkönyvek, műszaki dokumentumok stb.).</w:t>
              </w:r>
            </w:ins>
          </w:p>
        </w:tc>
        <w:tc>
          <w:tcPr>
            <w:tcW w:w="1701" w:type="dxa"/>
            <w:tcBorders>
              <w:top w:val="single" w:sz="4" w:space="0" w:color="auto"/>
              <w:left w:val="nil"/>
              <w:bottom w:val="single" w:sz="4" w:space="0" w:color="auto"/>
              <w:right w:val="single" w:sz="4" w:space="0" w:color="auto"/>
            </w:tcBorders>
            <w:tcPrChange w:id="217" w:author="Miklós Nándor" w:date="2026-04-14T11:10:00Z" w16du:dateUtc="2026-04-14T09:10:00Z">
              <w:tcPr>
                <w:tcW w:w="1701" w:type="dxa"/>
                <w:gridSpan w:val="2"/>
                <w:tcBorders>
                  <w:top w:val="single" w:sz="4" w:space="0" w:color="auto"/>
                  <w:left w:val="nil"/>
                  <w:bottom w:val="single" w:sz="4" w:space="0" w:color="auto"/>
                  <w:right w:val="single" w:sz="4" w:space="0" w:color="auto"/>
                </w:tcBorders>
              </w:tcPr>
            </w:tcPrChange>
          </w:tcPr>
          <w:p w14:paraId="021CC245" w14:textId="74838593" w:rsidR="00FF28D8" w:rsidRPr="00990547" w:rsidRDefault="00FF28D8" w:rsidP="00FF28D8">
            <w:pPr>
              <w:widowControl w:val="0"/>
              <w:spacing w:after="0" w:line="240" w:lineRule="auto"/>
              <w:jc w:val="center"/>
              <w:rPr>
                <w:ins w:id="218" w:author="Miklós Nándor" w:date="2026-04-14T11:10:00Z" w16du:dateUtc="2026-04-14T09:10:00Z"/>
                <w:sz w:val="20"/>
                <w:szCs w:val="20"/>
              </w:rPr>
            </w:pPr>
            <w:ins w:id="219" w:author="Miklós Nándor" w:date="2026-04-14T11:10:00Z" w16du:dateUtc="2026-04-14T09:10:00Z">
              <w:r w:rsidRPr="007A0C44">
                <w:rPr>
                  <w:sz w:val="20"/>
                  <w:szCs w:val="20"/>
                </w:rPr>
                <w:t>Szerződéses kapcsolattartók, cégképviselők, közreműködők</w:t>
              </w:r>
            </w:ins>
          </w:p>
        </w:tc>
        <w:tc>
          <w:tcPr>
            <w:tcW w:w="1843" w:type="dxa"/>
            <w:tcBorders>
              <w:top w:val="single" w:sz="4" w:space="0" w:color="auto"/>
              <w:left w:val="single" w:sz="4" w:space="0" w:color="auto"/>
              <w:bottom w:val="single" w:sz="4" w:space="0" w:color="auto"/>
              <w:right w:val="single" w:sz="4" w:space="0" w:color="auto"/>
            </w:tcBorders>
            <w:tcPrChange w:id="220" w:author="Miklós Nándor" w:date="2026-04-14T11:10:00Z" w16du:dateUtc="2026-04-14T09:10:00Z">
              <w:tcPr>
                <w:tcW w:w="1843" w:type="dxa"/>
                <w:gridSpan w:val="2"/>
                <w:tcBorders>
                  <w:top w:val="single" w:sz="4" w:space="0" w:color="auto"/>
                  <w:left w:val="single" w:sz="4" w:space="0" w:color="auto"/>
                  <w:bottom w:val="single" w:sz="4" w:space="0" w:color="auto"/>
                  <w:right w:val="single" w:sz="4" w:space="0" w:color="auto"/>
                </w:tcBorders>
              </w:tcPr>
            </w:tcPrChange>
          </w:tcPr>
          <w:p w14:paraId="2455922E" w14:textId="74A855D4" w:rsidR="00FF28D8" w:rsidRPr="00990547" w:rsidRDefault="00FF28D8" w:rsidP="00FF28D8">
            <w:pPr>
              <w:widowControl w:val="0"/>
              <w:spacing w:after="0" w:line="240" w:lineRule="auto"/>
              <w:jc w:val="center"/>
              <w:rPr>
                <w:ins w:id="221" w:author="Miklós Nándor" w:date="2026-04-14T11:10:00Z" w16du:dateUtc="2026-04-14T09:10:00Z"/>
                <w:sz w:val="20"/>
                <w:szCs w:val="20"/>
              </w:rPr>
            </w:pPr>
            <w:ins w:id="222" w:author="Miklós Nándor" w:date="2026-04-14T11:10:00Z" w16du:dateUtc="2026-04-14T09:10:00Z">
              <w:r w:rsidRPr="00990547">
                <w:rPr>
                  <w:sz w:val="20"/>
                  <w:szCs w:val="20"/>
                </w:rPr>
                <w:t>Név, Munkáltató/ foglalkoztató, Munkakör/beosztás, Elérhetőségi adatok (telefonszám, e-mail cím)</w:t>
              </w:r>
            </w:ins>
          </w:p>
        </w:tc>
        <w:tc>
          <w:tcPr>
            <w:tcW w:w="850" w:type="dxa"/>
            <w:tcBorders>
              <w:top w:val="single" w:sz="4" w:space="0" w:color="auto"/>
              <w:left w:val="nil"/>
              <w:bottom w:val="single" w:sz="4" w:space="0" w:color="auto"/>
              <w:right w:val="single" w:sz="4" w:space="0" w:color="auto"/>
            </w:tcBorders>
            <w:tcPrChange w:id="223" w:author="Miklós Nándor" w:date="2026-04-14T11:10:00Z" w16du:dateUtc="2026-04-14T09:10:00Z">
              <w:tcPr>
                <w:tcW w:w="850" w:type="dxa"/>
                <w:tcBorders>
                  <w:top w:val="single" w:sz="4" w:space="0" w:color="auto"/>
                  <w:left w:val="nil"/>
                  <w:bottom w:val="single" w:sz="4" w:space="0" w:color="auto"/>
                  <w:right w:val="single" w:sz="4" w:space="0" w:color="auto"/>
                </w:tcBorders>
              </w:tcPr>
            </w:tcPrChange>
          </w:tcPr>
          <w:p w14:paraId="01D5C2A3" w14:textId="78F1A8C3" w:rsidR="00FF28D8" w:rsidRPr="00990547" w:rsidRDefault="00FF28D8" w:rsidP="00FF28D8">
            <w:pPr>
              <w:widowControl w:val="0"/>
              <w:spacing w:after="0" w:line="240" w:lineRule="auto"/>
              <w:jc w:val="center"/>
              <w:rPr>
                <w:ins w:id="224" w:author="Miklós Nándor" w:date="2026-04-14T11:10:00Z" w16du:dateUtc="2026-04-14T09:10:00Z"/>
                <w:rFonts w:cs="Arial"/>
                <w:bCs/>
                <w:sz w:val="20"/>
                <w:szCs w:val="20"/>
                <w:lang w:eastAsia="hu-HU"/>
              </w:rPr>
            </w:pPr>
            <w:ins w:id="225" w:author="Miklós Nándor" w:date="2026-04-14T11:10:00Z" w16du:dateUtc="2026-04-14T09:10:00Z">
              <w:r w:rsidRPr="00990547">
                <w:rPr>
                  <w:rFonts w:cs="Arial"/>
                  <w:bCs/>
                  <w:sz w:val="20"/>
                  <w:szCs w:val="20"/>
                  <w:lang w:eastAsia="hu-HU"/>
                </w:rPr>
                <w:t>Nem</w:t>
              </w:r>
            </w:ins>
          </w:p>
        </w:tc>
        <w:tc>
          <w:tcPr>
            <w:tcW w:w="988" w:type="dxa"/>
            <w:tcBorders>
              <w:top w:val="single" w:sz="4" w:space="0" w:color="auto"/>
              <w:left w:val="nil"/>
              <w:bottom w:val="single" w:sz="4" w:space="0" w:color="auto"/>
              <w:right w:val="single" w:sz="4" w:space="0" w:color="auto"/>
            </w:tcBorders>
            <w:tcPrChange w:id="226" w:author="Miklós Nándor" w:date="2026-04-14T11:10:00Z" w16du:dateUtc="2026-04-14T09:10:00Z">
              <w:tcPr>
                <w:tcW w:w="988" w:type="dxa"/>
                <w:tcBorders>
                  <w:top w:val="single" w:sz="4" w:space="0" w:color="auto"/>
                  <w:left w:val="nil"/>
                  <w:bottom w:val="single" w:sz="4" w:space="0" w:color="auto"/>
                  <w:right w:val="single" w:sz="4" w:space="0" w:color="auto"/>
                </w:tcBorders>
              </w:tcPr>
            </w:tcPrChange>
          </w:tcPr>
          <w:p w14:paraId="00989C1E" w14:textId="69E43FB1" w:rsidR="00FF28D8" w:rsidRPr="00990547" w:rsidRDefault="00FF28D8" w:rsidP="00FF28D8">
            <w:pPr>
              <w:widowControl w:val="0"/>
              <w:spacing w:after="0" w:line="240" w:lineRule="auto"/>
              <w:jc w:val="center"/>
              <w:rPr>
                <w:ins w:id="227" w:author="Miklós Nándor" w:date="2026-04-14T11:10:00Z" w16du:dateUtc="2026-04-14T09:10:00Z"/>
                <w:rFonts w:cs="Arial"/>
                <w:bCs/>
                <w:sz w:val="20"/>
                <w:szCs w:val="20"/>
                <w:lang w:eastAsia="hu-HU"/>
              </w:rPr>
            </w:pPr>
            <w:ins w:id="228" w:author="Miklós Nándor" w:date="2026-04-14T11:10:00Z" w16du:dateUtc="2026-04-14T09:10:00Z">
              <w:r w:rsidRPr="00990547">
                <w:rPr>
                  <w:rFonts w:cs="Arial"/>
                  <w:bCs/>
                  <w:sz w:val="20"/>
                  <w:szCs w:val="20"/>
                  <w:lang w:eastAsia="hu-HU"/>
                </w:rPr>
                <w:t>Nem</w:t>
              </w:r>
            </w:ins>
          </w:p>
        </w:tc>
        <w:tc>
          <w:tcPr>
            <w:tcW w:w="1847" w:type="dxa"/>
            <w:tcBorders>
              <w:top w:val="single" w:sz="4" w:space="0" w:color="auto"/>
              <w:left w:val="nil"/>
              <w:bottom w:val="single" w:sz="4" w:space="0" w:color="auto"/>
              <w:right w:val="single" w:sz="4" w:space="0" w:color="auto"/>
            </w:tcBorders>
            <w:tcPrChange w:id="229" w:author="Miklós Nándor" w:date="2026-04-14T11:10:00Z" w16du:dateUtc="2026-04-14T09:10:00Z">
              <w:tcPr>
                <w:tcW w:w="1847" w:type="dxa"/>
                <w:tcBorders>
                  <w:top w:val="single" w:sz="4" w:space="0" w:color="auto"/>
                  <w:left w:val="nil"/>
                  <w:bottom w:val="single" w:sz="4" w:space="0" w:color="auto"/>
                  <w:right w:val="single" w:sz="4" w:space="0" w:color="auto"/>
                </w:tcBorders>
              </w:tcPr>
            </w:tcPrChange>
          </w:tcPr>
          <w:p w14:paraId="79A9E784" w14:textId="746C5711" w:rsidR="00FF28D8" w:rsidRPr="00990547" w:rsidRDefault="00FF28D8" w:rsidP="00FF28D8">
            <w:pPr>
              <w:widowControl w:val="0"/>
              <w:spacing w:after="0" w:line="240" w:lineRule="auto"/>
              <w:jc w:val="center"/>
              <w:rPr>
                <w:ins w:id="230" w:author="Miklós Nándor" w:date="2026-04-14T11:10:00Z" w16du:dateUtc="2026-04-14T09:10:00Z"/>
                <w:rFonts w:cs="Arial"/>
                <w:bCs/>
                <w:sz w:val="20"/>
                <w:szCs w:val="20"/>
                <w:lang w:eastAsia="hu-HU"/>
              </w:rPr>
            </w:pPr>
            <w:ins w:id="231" w:author="Miklós Nándor" w:date="2026-04-14T11:10:00Z" w16du:dateUtc="2026-04-14T09:10:00Z">
              <w:r w:rsidRPr="007A0C44">
                <w:rPr>
                  <w:sz w:val="20"/>
                  <w:szCs w:val="20"/>
                </w:rPr>
                <w:t>A szerződés tárgya szerinti iratkezelési megőrzési időig</w:t>
              </w:r>
            </w:ins>
          </w:p>
        </w:tc>
        <w:tc>
          <w:tcPr>
            <w:tcW w:w="1353" w:type="dxa"/>
            <w:tcBorders>
              <w:top w:val="single" w:sz="4" w:space="0" w:color="auto"/>
              <w:left w:val="nil"/>
              <w:bottom w:val="single" w:sz="4" w:space="0" w:color="auto"/>
              <w:right w:val="single" w:sz="4" w:space="0" w:color="auto"/>
            </w:tcBorders>
            <w:tcPrChange w:id="232" w:author="Miklós Nándor" w:date="2026-04-14T11:10:00Z" w16du:dateUtc="2026-04-14T09:10:00Z">
              <w:tcPr>
                <w:tcW w:w="1353" w:type="dxa"/>
                <w:tcBorders>
                  <w:top w:val="single" w:sz="4" w:space="0" w:color="auto"/>
                  <w:left w:val="nil"/>
                  <w:bottom w:val="single" w:sz="4" w:space="0" w:color="auto"/>
                  <w:right w:val="single" w:sz="4" w:space="0" w:color="auto"/>
                </w:tcBorders>
              </w:tcPr>
            </w:tcPrChange>
          </w:tcPr>
          <w:p w14:paraId="0623A1C5" w14:textId="77777777" w:rsidR="00FF28D8" w:rsidRPr="00990547" w:rsidRDefault="00FF28D8" w:rsidP="00FF28D8">
            <w:pPr>
              <w:widowControl w:val="0"/>
              <w:spacing w:after="0" w:line="240" w:lineRule="auto"/>
              <w:jc w:val="center"/>
              <w:rPr>
                <w:ins w:id="233" w:author="Miklós Nándor" w:date="2026-04-14T11:10:00Z" w16du:dateUtc="2026-04-14T09:10:00Z"/>
                <w:rFonts w:cs="Arial"/>
                <w:bCs/>
                <w:sz w:val="20"/>
                <w:szCs w:val="20"/>
                <w:lang w:eastAsia="hu-HU"/>
              </w:rPr>
            </w:pPr>
          </w:p>
        </w:tc>
        <w:tc>
          <w:tcPr>
            <w:tcW w:w="1843" w:type="dxa"/>
            <w:tcBorders>
              <w:top w:val="single" w:sz="4" w:space="0" w:color="auto"/>
              <w:left w:val="nil"/>
              <w:bottom w:val="single" w:sz="4" w:space="0" w:color="auto"/>
              <w:right w:val="single" w:sz="4" w:space="0" w:color="auto"/>
            </w:tcBorders>
            <w:tcPrChange w:id="234" w:author="Miklós Nándor" w:date="2026-04-14T11:10:00Z" w16du:dateUtc="2026-04-14T09:10:00Z">
              <w:tcPr>
                <w:tcW w:w="1843" w:type="dxa"/>
                <w:tcBorders>
                  <w:top w:val="single" w:sz="4" w:space="0" w:color="auto"/>
                  <w:left w:val="nil"/>
                  <w:bottom w:val="single" w:sz="4" w:space="0" w:color="auto"/>
                  <w:right w:val="single" w:sz="4" w:space="0" w:color="auto"/>
                </w:tcBorders>
              </w:tcPr>
            </w:tcPrChange>
          </w:tcPr>
          <w:p w14:paraId="2001BBBD" w14:textId="7B552B59" w:rsidR="00FF28D8" w:rsidRPr="00990547" w:rsidRDefault="00FF28D8" w:rsidP="00FF28D8">
            <w:pPr>
              <w:widowControl w:val="0"/>
              <w:spacing w:after="0" w:line="240" w:lineRule="auto"/>
              <w:jc w:val="center"/>
              <w:rPr>
                <w:ins w:id="235" w:author="Miklós Nándor" w:date="2026-04-14T11:10:00Z" w16du:dateUtc="2026-04-14T09:10:00Z"/>
                <w:rFonts w:cs="Arial"/>
                <w:bCs/>
                <w:sz w:val="20"/>
                <w:szCs w:val="20"/>
                <w:lang w:eastAsia="hu-HU"/>
              </w:rPr>
            </w:pPr>
            <w:ins w:id="236" w:author="Miklós Nándor" w:date="2026-04-14T11:10:00Z" w16du:dateUtc="2026-04-14T09:10:00Z">
              <w:r w:rsidRPr="00990547">
                <w:rPr>
                  <w:rFonts w:cs="Arial"/>
                  <w:bCs/>
                  <w:sz w:val="20"/>
                  <w:szCs w:val="20"/>
                  <w:lang w:eastAsia="hu-HU"/>
                </w:rPr>
                <w:t>SalesForce, Microsoft Office365</w:t>
              </w:r>
            </w:ins>
          </w:p>
        </w:tc>
      </w:tr>
    </w:tbl>
    <w:p w14:paraId="320FFE2F" w14:textId="77777777" w:rsidR="000871EA" w:rsidRPr="00754960" w:rsidRDefault="000871EA" w:rsidP="000871EA">
      <w:pPr>
        <w:widowControl w:val="0"/>
        <w:spacing w:after="0" w:line="240" w:lineRule="auto"/>
        <w:jc w:val="both"/>
        <w:rPr>
          <w:sz w:val="20"/>
          <w:szCs w:val="20"/>
          <w:lang w:eastAsia="ar-SA"/>
        </w:rPr>
      </w:pPr>
    </w:p>
    <w:p w14:paraId="2A97304F" w14:textId="77777777" w:rsidR="000871EA" w:rsidRPr="00754960" w:rsidRDefault="000871EA" w:rsidP="000871EA">
      <w:pPr>
        <w:spacing w:line="240" w:lineRule="auto"/>
        <w:rPr>
          <w:sz w:val="20"/>
          <w:szCs w:val="20"/>
          <w:lang w:eastAsia="ar-SA"/>
        </w:rPr>
        <w:sectPr w:rsidR="000871EA" w:rsidRPr="00754960" w:rsidSect="000871EA">
          <w:pgSz w:w="16838" w:h="11906" w:orient="landscape"/>
          <w:pgMar w:top="1417" w:right="1417" w:bottom="1417" w:left="1417" w:header="708" w:footer="708" w:gutter="0"/>
          <w:cols w:space="708"/>
          <w:docGrid w:linePitch="360"/>
        </w:sectPr>
      </w:pPr>
    </w:p>
    <w:p w14:paraId="05251B5F" w14:textId="77777777" w:rsidR="000871EA" w:rsidRPr="00754960" w:rsidRDefault="000871EA" w:rsidP="000871EA">
      <w:pPr>
        <w:spacing w:line="240" w:lineRule="auto"/>
        <w:rPr>
          <w:sz w:val="20"/>
          <w:szCs w:val="20"/>
          <w:lang w:eastAsia="ar-SA"/>
        </w:rPr>
      </w:pPr>
    </w:p>
    <w:p w14:paraId="7B97C8BA" w14:textId="77777777" w:rsidR="000871EA" w:rsidRPr="00754960" w:rsidRDefault="000871EA" w:rsidP="000871EA">
      <w:pPr>
        <w:widowControl w:val="0"/>
        <w:spacing w:after="0" w:line="240" w:lineRule="auto"/>
        <w:jc w:val="center"/>
        <w:rPr>
          <w:rFonts w:cs="Arial"/>
          <w:b/>
          <w:caps/>
          <w:sz w:val="20"/>
          <w:szCs w:val="20"/>
        </w:rPr>
      </w:pPr>
      <w:r w:rsidRPr="00754960">
        <w:rPr>
          <w:rFonts w:cs="Arial"/>
          <w:b/>
          <w:caps/>
          <w:sz w:val="20"/>
          <w:szCs w:val="20"/>
        </w:rPr>
        <w:t>ADATFELDOLGOZÁSI MEGÁLLAPODÁS 3. számú melléklet</w:t>
      </w:r>
    </w:p>
    <w:p w14:paraId="08FC70C6" w14:textId="77777777" w:rsidR="000871EA" w:rsidRPr="00754960" w:rsidRDefault="000871EA" w:rsidP="000871EA">
      <w:pPr>
        <w:widowControl w:val="0"/>
        <w:spacing w:after="0" w:line="240" w:lineRule="auto"/>
        <w:jc w:val="center"/>
        <w:rPr>
          <w:rFonts w:cs="Arial"/>
          <w:b/>
          <w:sz w:val="20"/>
          <w:szCs w:val="20"/>
        </w:rPr>
      </w:pPr>
      <w:r w:rsidRPr="00754960">
        <w:rPr>
          <w:rFonts w:cs="Arial"/>
          <w:b/>
          <w:sz w:val="20"/>
          <w:szCs w:val="20"/>
        </w:rPr>
        <w:t>A Megbízó nevében végzett adatkezelési tevékenység részletes technikai és szervezési feltételei</w:t>
      </w:r>
      <w:r w:rsidRPr="00754960">
        <w:rPr>
          <w:rFonts w:cs="Arial"/>
          <w:b/>
          <w:sz w:val="20"/>
          <w:szCs w:val="20"/>
          <w:vertAlign w:val="superscript"/>
        </w:rPr>
        <w:footnoteReference w:id="6"/>
      </w:r>
    </w:p>
    <w:p w14:paraId="577F104E" w14:textId="77777777" w:rsidR="000871EA" w:rsidRPr="00754960" w:rsidRDefault="000871EA" w:rsidP="000871EA">
      <w:pPr>
        <w:widowControl w:val="0"/>
        <w:spacing w:after="0" w:line="240" w:lineRule="auto"/>
        <w:jc w:val="center"/>
        <w:rPr>
          <w:rFonts w:cs="Arial"/>
          <w:b/>
          <w:sz w:val="20"/>
          <w:szCs w:val="20"/>
        </w:rPr>
      </w:pPr>
      <w:commentRangeStart w:id="237"/>
      <w:r w:rsidRPr="00754960">
        <w:rPr>
          <w:rFonts w:cs="Arial"/>
          <w:b/>
          <w:sz w:val="20"/>
          <w:szCs w:val="20"/>
        </w:rPr>
        <w:t>(SZÜKSÉG SZERINT ALKALMAZANDÓ)</w:t>
      </w:r>
      <w:commentRangeEnd w:id="237"/>
      <w:r w:rsidR="000D5536" w:rsidRPr="00754960">
        <w:rPr>
          <w:rStyle w:val="CommentReference"/>
          <w:rFonts w:cs="Arial"/>
          <w:b/>
          <w:sz w:val="20"/>
          <w:szCs w:val="20"/>
        </w:rPr>
        <w:commentReference w:id="237"/>
      </w:r>
    </w:p>
    <w:p w14:paraId="40A158E7" w14:textId="77777777" w:rsidR="000871EA" w:rsidRPr="00754960" w:rsidRDefault="000871EA" w:rsidP="000871EA">
      <w:pPr>
        <w:spacing w:line="240" w:lineRule="auto"/>
        <w:rPr>
          <w:rFonts w:ascii="Arial" w:hAnsi="Arial" w:cs="Arial"/>
          <w:sz w:val="20"/>
          <w:szCs w:val="20"/>
        </w:rPr>
      </w:pPr>
    </w:p>
    <w:p w14:paraId="08DC6439" w14:textId="77777777" w:rsidR="000871EA" w:rsidRPr="00754960" w:rsidRDefault="000871EA" w:rsidP="000871EA">
      <w:pPr>
        <w:spacing w:line="240" w:lineRule="auto"/>
        <w:jc w:val="both"/>
        <w:rPr>
          <w:rFonts w:ascii="Arial" w:hAnsi="Arial" w:cs="Arial"/>
          <w:sz w:val="20"/>
          <w:szCs w:val="20"/>
        </w:rPr>
      </w:pPr>
      <w:r w:rsidRPr="00754960">
        <w:rPr>
          <w:rFonts w:ascii="Arial" w:hAnsi="Arial" w:cs="Arial"/>
          <w:sz w:val="20"/>
          <w:szCs w:val="20"/>
        </w:rPr>
        <w:t>A Megbízott valamennyi adatkezelése tekintetében megteszi mindazokat a technikai és szervezési intézkedéseket melyek a személyes adatok biztonságát biztosítják, továbbá betartja a Megbízó biztonsági szabályait.</w:t>
      </w:r>
    </w:p>
    <w:p w14:paraId="09FD8B11" w14:textId="77777777" w:rsidR="000871EA" w:rsidRPr="00754960" w:rsidRDefault="000871EA" w:rsidP="000871EA">
      <w:pPr>
        <w:spacing w:line="240" w:lineRule="auto"/>
        <w:jc w:val="both"/>
        <w:rPr>
          <w:rFonts w:ascii="Arial" w:hAnsi="Arial" w:cs="Arial"/>
          <w:sz w:val="20"/>
          <w:szCs w:val="20"/>
        </w:rPr>
      </w:pPr>
      <w:r w:rsidRPr="00754960">
        <w:rPr>
          <w:rFonts w:ascii="Arial" w:hAnsi="Arial" w:cs="Arial"/>
          <w:sz w:val="20"/>
          <w:szCs w:val="20"/>
        </w:rPr>
        <w:t>A Megbízott a saját infrastruktúráján végzett feladatok esetében a Megbízó adatait nem használja fel.</w:t>
      </w:r>
    </w:p>
    <w:p w14:paraId="5ECCD308" w14:textId="77777777" w:rsidR="000871EA" w:rsidRPr="00754960" w:rsidRDefault="000871EA" w:rsidP="000871EA">
      <w:pPr>
        <w:spacing w:line="240" w:lineRule="auto"/>
        <w:jc w:val="both"/>
        <w:rPr>
          <w:rFonts w:ascii="Arial" w:hAnsi="Arial" w:cs="Arial"/>
          <w:sz w:val="20"/>
          <w:szCs w:val="20"/>
        </w:rPr>
      </w:pPr>
      <w:r w:rsidRPr="00754960">
        <w:rPr>
          <w:rFonts w:ascii="Arial" w:hAnsi="Arial" w:cs="Arial"/>
          <w:sz w:val="20"/>
          <w:szCs w:val="20"/>
        </w:rPr>
        <w:t>A Megbízott a Megbízó produktív rendszerében lévő adatokat nem tölti le, másolatot nem készít.</w:t>
      </w:r>
    </w:p>
    <w:p w14:paraId="72C8BB29" w14:textId="77777777" w:rsidR="000871EA" w:rsidRPr="00754960" w:rsidRDefault="000871EA" w:rsidP="000871EA">
      <w:pPr>
        <w:widowControl w:val="0"/>
        <w:autoSpaceDE w:val="0"/>
        <w:autoSpaceDN w:val="0"/>
        <w:spacing w:after="0" w:line="240" w:lineRule="auto"/>
        <w:jc w:val="both"/>
        <w:rPr>
          <w:rFonts w:ascii="Arial" w:hAnsi="Arial" w:cs="Arial"/>
          <w:sz w:val="20"/>
          <w:szCs w:val="20"/>
        </w:rPr>
      </w:pPr>
      <w:r w:rsidRPr="00754960">
        <w:rPr>
          <w:rFonts w:ascii="Arial" w:hAnsi="Arial" w:cs="Arial"/>
          <w:sz w:val="20"/>
          <w:szCs w:val="20"/>
        </w:rPr>
        <w:t xml:space="preserve">A programváltoztatások esetében a Megbízott az általa végzett fejlesztéseket teszteli különösen annak érdekében, hogy biztosítsa </w:t>
      </w:r>
    </w:p>
    <w:p w14:paraId="19C10B42" w14:textId="77777777" w:rsidR="000871EA" w:rsidRPr="00754960" w:rsidRDefault="000871EA" w:rsidP="000871EA">
      <w:pPr>
        <w:widowControl w:val="0"/>
        <w:autoSpaceDE w:val="0"/>
        <w:autoSpaceDN w:val="0"/>
        <w:spacing w:after="0" w:line="240" w:lineRule="auto"/>
        <w:ind w:left="709"/>
        <w:jc w:val="both"/>
        <w:rPr>
          <w:rFonts w:ascii="Arial" w:hAnsi="Arial" w:cs="Arial"/>
          <w:sz w:val="20"/>
          <w:szCs w:val="20"/>
        </w:rPr>
      </w:pPr>
      <w:r w:rsidRPr="00754960">
        <w:rPr>
          <w:rFonts w:ascii="Arial" w:hAnsi="Arial" w:cs="Arial"/>
          <w:sz w:val="20"/>
          <w:szCs w:val="20"/>
        </w:rPr>
        <w:t>a) a jogosulatlan adatbevitel megakadályozását;</w:t>
      </w:r>
    </w:p>
    <w:p w14:paraId="1DD9A417" w14:textId="77777777" w:rsidR="000871EA" w:rsidRPr="00754960" w:rsidRDefault="000871EA" w:rsidP="000871EA">
      <w:pPr>
        <w:widowControl w:val="0"/>
        <w:autoSpaceDE w:val="0"/>
        <w:autoSpaceDN w:val="0"/>
        <w:spacing w:after="0" w:line="240" w:lineRule="auto"/>
        <w:ind w:left="709"/>
        <w:jc w:val="both"/>
        <w:rPr>
          <w:rFonts w:ascii="Arial" w:hAnsi="Arial" w:cs="Arial"/>
          <w:sz w:val="20"/>
          <w:szCs w:val="20"/>
        </w:rPr>
      </w:pPr>
      <w:r w:rsidRPr="00754960">
        <w:rPr>
          <w:rFonts w:ascii="Arial" w:hAnsi="Arial" w:cs="Arial"/>
          <w:sz w:val="20"/>
          <w:szCs w:val="20"/>
        </w:rPr>
        <w:t>b) az automatikus adatfeldolgozó rendszerek jogosulatlan személyek általi, adatátviteli berendezés segítségével történő használatának megakadályozását;</w:t>
      </w:r>
    </w:p>
    <w:p w14:paraId="4178DA47" w14:textId="77777777" w:rsidR="000871EA" w:rsidRPr="00754960" w:rsidRDefault="000871EA" w:rsidP="000871EA">
      <w:pPr>
        <w:widowControl w:val="0"/>
        <w:autoSpaceDE w:val="0"/>
        <w:autoSpaceDN w:val="0"/>
        <w:spacing w:after="0" w:line="240" w:lineRule="auto"/>
        <w:ind w:left="709"/>
        <w:jc w:val="both"/>
        <w:rPr>
          <w:rFonts w:ascii="Arial" w:hAnsi="Arial" w:cs="Arial"/>
          <w:sz w:val="20"/>
          <w:szCs w:val="20"/>
        </w:rPr>
      </w:pPr>
      <w:r w:rsidRPr="00754960">
        <w:rPr>
          <w:rFonts w:ascii="Arial" w:hAnsi="Arial" w:cs="Arial"/>
          <w:sz w:val="20"/>
          <w:szCs w:val="20"/>
        </w:rPr>
        <w:t>c) annak ellenőrizhetőségét és megállapíthatóságát, hogy a személyes adatokat adatátviteli berendezés alkalmazásával mely szerveknek továbbították vagy továbbíthatják;</w:t>
      </w:r>
    </w:p>
    <w:p w14:paraId="545A9A0D" w14:textId="77777777" w:rsidR="000871EA" w:rsidRPr="00754960" w:rsidRDefault="000871EA" w:rsidP="000871EA">
      <w:pPr>
        <w:widowControl w:val="0"/>
        <w:autoSpaceDE w:val="0"/>
        <w:autoSpaceDN w:val="0"/>
        <w:spacing w:after="0" w:line="240" w:lineRule="auto"/>
        <w:ind w:left="709"/>
        <w:jc w:val="both"/>
        <w:rPr>
          <w:rFonts w:ascii="Arial" w:hAnsi="Arial" w:cs="Arial"/>
          <w:sz w:val="20"/>
          <w:szCs w:val="20"/>
        </w:rPr>
      </w:pPr>
      <w:r w:rsidRPr="00754960">
        <w:rPr>
          <w:rFonts w:ascii="Arial" w:hAnsi="Arial" w:cs="Arial"/>
          <w:sz w:val="20"/>
          <w:szCs w:val="20"/>
        </w:rPr>
        <w:t>d) annak ellenőrizhetőségét és megállapíthatóságát, hogy mely személyes adatokat, mikor és ki vitte be az automatikus adatfeldolgozó rendszerekbe;</w:t>
      </w:r>
    </w:p>
    <w:tbl>
      <w:tblPr>
        <w:tblW w:w="484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85"/>
      </w:tblGrid>
      <w:tr w:rsidR="00E30477" w:rsidRPr="00754960" w14:paraId="0CB1A9E3" w14:textId="77777777">
        <w:tc>
          <w:tcPr>
            <w:tcW w:w="837" w:type="pct"/>
          </w:tcPr>
          <w:p w14:paraId="4485C2B5" w14:textId="77777777" w:rsidR="00E30477" w:rsidRPr="00754960" w:rsidRDefault="000871EA">
            <w:pPr>
              <w:spacing w:after="160" w:line="259" w:lineRule="auto"/>
            </w:pPr>
            <w:r w:rsidRPr="00754960">
              <w:rPr>
                <w:rFonts w:ascii="Arial" w:hAnsi="Arial" w:cs="Arial"/>
                <w:sz w:val="20"/>
                <w:szCs w:val="20"/>
              </w:rPr>
              <w:t>e) a telepített rendszerek üzemzavar esetén történő helyreállíthatóságá</w:t>
            </w:r>
          </w:p>
        </w:tc>
      </w:tr>
    </w:tbl>
    <w:p w14:paraId="32D4D0C5" w14:textId="27DBDFB1" w:rsidR="000871EA" w:rsidRPr="00754960" w:rsidRDefault="000871EA" w:rsidP="000871EA">
      <w:pPr>
        <w:widowControl w:val="0"/>
        <w:autoSpaceDE w:val="0"/>
        <w:autoSpaceDN w:val="0"/>
        <w:spacing w:after="0" w:line="240" w:lineRule="auto"/>
        <w:ind w:left="709"/>
        <w:jc w:val="both"/>
        <w:rPr>
          <w:rFonts w:ascii="Arial" w:hAnsi="Arial" w:cs="Arial"/>
          <w:sz w:val="20"/>
          <w:szCs w:val="20"/>
        </w:rPr>
      </w:pPr>
      <w:r w:rsidRPr="00754960">
        <w:rPr>
          <w:rFonts w:ascii="Arial" w:hAnsi="Arial" w:cs="Arial"/>
          <w:sz w:val="20"/>
          <w:szCs w:val="20"/>
        </w:rPr>
        <w:t xml:space="preserve"> és</w:t>
      </w:r>
    </w:p>
    <w:p w14:paraId="2959EC8F" w14:textId="77777777" w:rsidR="000871EA" w:rsidRPr="00754960" w:rsidRDefault="000871EA" w:rsidP="000871EA">
      <w:pPr>
        <w:widowControl w:val="0"/>
        <w:autoSpaceDE w:val="0"/>
        <w:autoSpaceDN w:val="0"/>
        <w:spacing w:after="0" w:line="240" w:lineRule="auto"/>
        <w:ind w:left="709"/>
        <w:jc w:val="both"/>
        <w:rPr>
          <w:rFonts w:ascii="Arial" w:hAnsi="Arial" w:cs="Arial"/>
          <w:sz w:val="20"/>
          <w:szCs w:val="20"/>
        </w:rPr>
      </w:pPr>
      <w:r w:rsidRPr="00754960">
        <w:rPr>
          <w:rFonts w:ascii="Arial" w:hAnsi="Arial" w:cs="Arial"/>
          <w:sz w:val="20"/>
          <w:szCs w:val="20"/>
        </w:rPr>
        <w:t>f) azt, hogy az automatizált feldolgozás során fellépő hibákról jelentés készüljön.</w:t>
      </w:r>
    </w:p>
    <w:p w14:paraId="79D4FF5D" w14:textId="77777777" w:rsidR="000871EA" w:rsidRPr="00754960" w:rsidRDefault="000871EA" w:rsidP="000871EA">
      <w:pPr>
        <w:spacing w:line="240" w:lineRule="auto"/>
        <w:jc w:val="both"/>
        <w:rPr>
          <w:rFonts w:ascii="Arial" w:hAnsi="Arial" w:cs="Arial"/>
          <w:sz w:val="20"/>
          <w:szCs w:val="20"/>
        </w:rPr>
      </w:pPr>
      <w:r w:rsidRPr="00754960">
        <w:rPr>
          <w:rFonts w:ascii="Arial" w:hAnsi="Arial" w:cs="Arial"/>
          <w:sz w:val="20"/>
          <w:szCs w:val="20"/>
        </w:rPr>
        <w:t xml:space="preserve">A programváltoztatásokat a Megbízott csak a Megbízó engedélyével helyezhet üzembe a Megbízó produktív infrastruktúráján. A Megbízott amennyiben távoli eléréssel végzi feladatit, akkor csak a Megbízó által biztosított távoli elérés szolágáltatást használja. </w:t>
      </w:r>
    </w:p>
    <w:p w14:paraId="7B5595AE" w14:textId="77777777" w:rsidR="000871EA" w:rsidRPr="00754960" w:rsidRDefault="000871EA" w:rsidP="000871EA">
      <w:pPr>
        <w:widowControl w:val="0"/>
        <w:autoSpaceDE w:val="0"/>
        <w:autoSpaceDN w:val="0"/>
        <w:spacing w:after="0" w:line="240" w:lineRule="auto"/>
        <w:jc w:val="both"/>
        <w:rPr>
          <w:rFonts w:ascii="Arial" w:hAnsi="Arial" w:cs="Arial"/>
          <w:sz w:val="20"/>
          <w:szCs w:val="20"/>
        </w:rPr>
      </w:pPr>
      <w:r w:rsidRPr="00754960">
        <w:rPr>
          <w:rFonts w:ascii="Arial" w:hAnsi="Arial" w:cs="Arial"/>
          <w:sz w:val="20"/>
          <w:szCs w:val="20"/>
        </w:rPr>
        <w:t>A Megbízott biztosítja a feladatai végzése során az adatok és az azokat hordozó eszközök, iratok megfelelő fizikai és adminisztratív védelmét, az éppen munkavégzéssel érintett adatokhoz, fájlokhoz, iratokhoz csak a feladattal érintett jogosultak férhetnek hozzá, a személyes adatokat tartalmazó papír alapú iratok fizikailag biztonságosan vannak elzárva.</w:t>
      </w:r>
    </w:p>
    <w:p w14:paraId="1D5C4101" w14:textId="77777777" w:rsidR="000871EA" w:rsidRPr="00754960" w:rsidRDefault="000871EA" w:rsidP="000871EA">
      <w:pPr>
        <w:spacing w:line="240" w:lineRule="auto"/>
        <w:rPr>
          <w:rFonts w:cs="Arial"/>
          <w:sz w:val="20"/>
          <w:szCs w:val="20"/>
        </w:rPr>
      </w:pPr>
    </w:p>
    <w:p w14:paraId="77368286" w14:textId="77777777" w:rsidR="000871EA" w:rsidRPr="00754960" w:rsidRDefault="000871EA" w:rsidP="000871EA">
      <w:pPr>
        <w:spacing w:line="240" w:lineRule="auto"/>
        <w:rPr>
          <w:rFonts w:cs="Arial"/>
          <w:sz w:val="20"/>
          <w:szCs w:val="20"/>
        </w:rPr>
      </w:pPr>
      <w:r w:rsidRPr="00754960">
        <w:rPr>
          <w:rFonts w:cs="Arial"/>
          <w:sz w:val="20"/>
          <w:szCs w:val="20"/>
        </w:rPr>
        <w:br w:type="page"/>
      </w:r>
    </w:p>
    <w:p w14:paraId="013A539B" w14:textId="77777777" w:rsidR="000871EA" w:rsidRPr="00754960" w:rsidRDefault="000871EA" w:rsidP="000871EA">
      <w:pPr>
        <w:widowControl w:val="0"/>
        <w:spacing w:after="0" w:line="240" w:lineRule="auto"/>
        <w:ind w:left="426"/>
        <w:jc w:val="center"/>
        <w:rPr>
          <w:rFonts w:cs="Arial"/>
          <w:b/>
          <w:caps/>
          <w:sz w:val="20"/>
          <w:szCs w:val="20"/>
        </w:rPr>
      </w:pPr>
    </w:p>
    <w:p w14:paraId="35A61DC7" w14:textId="77777777" w:rsidR="000871EA" w:rsidRPr="00754960" w:rsidRDefault="000871EA" w:rsidP="000871EA">
      <w:pPr>
        <w:widowControl w:val="0"/>
        <w:spacing w:after="0" w:line="240" w:lineRule="auto"/>
        <w:ind w:left="426"/>
        <w:jc w:val="center"/>
        <w:rPr>
          <w:rFonts w:cs="Arial"/>
          <w:b/>
          <w:caps/>
          <w:sz w:val="20"/>
          <w:szCs w:val="20"/>
        </w:rPr>
      </w:pPr>
      <w:r w:rsidRPr="00754960">
        <w:rPr>
          <w:rFonts w:cs="Arial"/>
          <w:b/>
          <w:caps/>
          <w:sz w:val="20"/>
          <w:szCs w:val="20"/>
        </w:rPr>
        <w:t>ADATFELDOLGOZÁSI MEGÁLLAPODÁS 4. sz. melléklet</w:t>
      </w:r>
    </w:p>
    <w:p w14:paraId="40D1252C" w14:textId="77777777" w:rsidR="000871EA" w:rsidRPr="00754960" w:rsidRDefault="000871EA" w:rsidP="000871EA">
      <w:pPr>
        <w:widowControl w:val="0"/>
        <w:spacing w:after="0" w:line="240" w:lineRule="auto"/>
        <w:ind w:left="426"/>
        <w:jc w:val="center"/>
        <w:rPr>
          <w:rFonts w:cs="Arial"/>
          <w:b/>
          <w:sz w:val="20"/>
          <w:szCs w:val="20"/>
        </w:rPr>
      </w:pPr>
      <w:r w:rsidRPr="00754960">
        <w:rPr>
          <w:rFonts w:cs="Arial"/>
          <w:b/>
          <w:sz w:val="20"/>
          <w:szCs w:val="20"/>
        </w:rPr>
        <w:t>A Megbízott által igénybe vett további adatfeldolgozók listája</w:t>
      </w:r>
    </w:p>
    <w:p w14:paraId="328BF209" w14:textId="77777777" w:rsidR="000871EA" w:rsidRPr="00754960" w:rsidRDefault="000871EA" w:rsidP="000871EA">
      <w:pPr>
        <w:widowControl w:val="0"/>
        <w:spacing w:after="0" w:line="240" w:lineRule="auto"/>
        <w:ind w:left="426"/>
        <w:jc w:val="center"/>
        <w:rPr>
          <w:rFonts w:cs="Arial"/>
          <w:b/>
          <w:sz w:val="20"/>
          <w:szCs w:val="20"/>
        </w:rPr>
      </w:pPr>
      <w:r w:rsidRPr="00754960">
        <w:rPr>
          <w:rFonts w:cs="Arial"/>
          <w:b/>
          <w:sz w:val="20"/>
          <w:szCs w:val="20"/>
        </w:rPr>
        <w:t>(SZÜKSÉG SZERINT ALKALMAZANDÓ)</w:t>
      </w:r>
    </w:p>
    <w:p w14:paraId="3DD11012" w14:textId="77777777" w:rsidR="000871EA" w:rsidRPr="00754960" w:rsidRDefault="000871EA" w:rsidP="000871EA">
      <w:pPr>
        <w:widowControl w:val="0"/>
        <w:spacing w:after="0" w:line="240" w:lineRule="auto"/>
        <w:ind w:left="426"/>
        <w:jc w:val="center"/>
        <w:rPr>
          <w:rFonts w:cs="Arial"/>
          <w:b/>
          <w:sz w:val="20"/>
          <w:szCs w:val="20"/>
        </w:rPr>
      </w:pPr>
    </w:p>
    <w:tbl>
      <w:tblPr>
        <w:tblW w:w="484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0"/>
        <w:gridCol w:w="1470"/>
        <w:gridCol w:w="1696"/>
        <w:gridCol w:w="1471"/>
        <w:gridCol w:w="2678"/>
      </w:tblGrid>
      <w:tr w:rsidR="000871EA" w:rsidRPr="00754960" w14:paraId="6459E4F9" w14:textId="77777777">
        <w:tc>
          <w:tcPr>
            <w:tcW w:w="837" w:type="pct"/>
          </w:tcPr>
          <w:p w14:paraId="18626359" w14:textId="77777777" w:rsidR="000871EA" w:rsidRPr="00754960" w:rsidRDefault="000871EA">
            <w:pPr>
              <w:widowControl w:val="0"/>
              <w:spacing w:line="240" w:lineRule="auto"/>
              <w:jc w:val="center"/>
              <w:rPr>
                <w:rFonts w:cs="Arial"/>
                <w:b/>
                <w:sz w:val="20"/>
                <w:szCs w:val="20"/>
                <w:lang w:val="en-US"/>
              </w:rPr>
            </w:pPr>
            <w:r w:rsidRPr="00754960">
              <w:rPr>
                <w:rFonts w:cs="Arial"/>
                <w:b/>
                <w:sz w:val="20"/>
                <w:szCs w:val="20"/>
                <w:lang w:val="en-US"/>
              </w:rPr>
              <w:t>cégnév</w:t>
            </w:r>
          </w:p>
        </w:tc>
        <w:tc>
          <w:tcPr>
            <w:tcW w:w="837" w:type="pct"/>
          </w:tcPr>
          <w:p w14:paraId="118A1AE3" w14:textId="77777777" w:rsidR="000871EA" w:rsidRPr="00754960" w:rsidRDefault="000871EA">
            <w:pPr>
              <w:widowControl w:val="0"/>
              <w:spacing w:line="240" w:lineRule="auto"/>
              <w:jc w:val="center"/>
              <w:rPr>
                <w:rFonts w:cs="Arial"/>
                <w:b/>
                <w:sz w:val="20"/>
                <w:szCs w:val="20"/>
                <w:lang w:val="en-US"/>
              </w:rPr>
            </w:pPr>
            <w:r w:rsidRPr="00754960">
              <w:rPr>
                <w:rFonts w:cs="Arial"/>
                <w:b/>
                <w:sz w:val="20"/>
                <w:szCs w:val="20"/>
                <w:lang w:val="en-US"/>
              </w:rPr>
              <w:t>székhely</w:t>
            </w:r>
          </w:p>
        </w:tc>
        <w:tc>
          <w:tcPr>
            <w:tcW w:w="965" w:type="pct"/>
          </w:tcPr>
          <w:p w14:paraId="7A3629DD" w14:textId="77777777" w:rsidR="000871EA" w:rsidRPr="00754960" w:rsidRDefault="000871EA">
            <w:pPr>
              <w:widowControl w:val="0"/>
              <w:spacing w:line="240" w:lineRule="auto"/>
              <w:jc w:val="center"/>
              <w:rPr>
                <w:rFonts w:cs="Arial"/>
                <w:b/>
                <w:sz w:val="20"/>
                <w:szCs w:val="20"/>
                <w:lang w:val="en-US"/>
              </w:rPr>
            </w:pPr>
            <w:r w:rsidRPr="00754960">
              <w:rPr>
                <w:rFonts w:cs="Arial"/>
                <w:b/>
                <w:sz w:val="20"/>
                <w:szCs w:val="20"/>
                <w:lang w:val="en-US"/>
              </w:rPr>
              <w:t>cégjegyzék-szám</w:t>
            </w:r>
          </w:p>
        </w:tc>
        <w:tc>
          <w:tcPr>
            <w:tcW w:w="837" w:type="pct"/>
          </w:tcPr>
          <w:p w14:paraId="0AF0F45B" w14:textId="77777777" w:rsidR="000871EA" w:rsidRPr="00754960" w:rsidRDefault="000871EA">
            <w:pPr>
              <w:widowControl w:val="0"/>
              <w:spacing w:line="240" w:lineRule="auto"/>
              <w:jc w:val="center"/>
              <w:rPr>
                <w:rFonts w:cs="Arial"/>
                <w:b/>
                <w:sz w:val="20"/>
                <w:szCs w:val="20"/>
                <w:lang w:val="en-US"/>
              </w:rPr>
            </w:pPr>
            <w:r w:rsidRPr="00754960">
              <w:rPr>
                <w:rFonts w:cs="Arial"/>
                <w:b/>
                <w:sz w:val="20"/>
                <w:szCs w:val="20"/>
                <w:lang w:val="en-US"/>
              </w:rPr>
              <w:t>adószám</w:t>
            </w:r>
          </w:p>
        </w:tc>
        <w:tc>
          <w:tcPr>
            <w:tcW w:w="1525" w:type="pct"/>
          </w:tcPr>
          <w:p w14:paraId="58DAFE48" w14:textId="77777777" w:rsidR="000871EA" w:rsidRPr="00754960" w:rsidRDefault="000871EA">
            <w:pPr>
              <w:widowControl w:val="0"/>
              <w:spacing w:line="240" w:lineRule="auto"/>
              <w:jc w:val="center"/>
              <w:rPr>
                <w:rFonts w:cs="Arial"/>
                <w:b/>
                <w:sz w:val="20"/>
                <w:szCs w:val="20"/>
                <w:lang w:val="en-US"/>
              </w:rPr>
            </w:pPr>
            <w:r w:rsidRPr="00754960">
              <w:rPr>
                <w:rFonts w:cs="Arial"/>
                <w:b/>
                <w:sz w:val="20"/>
                <w:szCs w:val="20"/>
                <w:lang w:val="en-US"/>
              </w:rPr>
              <w:t>konkrét adatkezelési tevékenység meghatározása, amelyhez a további adatfeldolgozó igénybe vételére szükség van</w:t>
            </w:r>
          </w:p>
        </w:tc>
      </w:tr>
      <w:tr w:rsidR="000871EA" w:rsidRPr="00754960" w14:paraId="15C6C7CD" w14:textId="77777777">
        <w:tc>
          <w:tcPr>
            <w:tcW w:w="837" w:type="pct"/>
          </w:tcPr>
          <w:p w14:paraId="67B215F9" w14:textId="77777777" w:rsidR="000871EA" w:rsidRPr="00754960" w:rsidRDefault="000871EA">
            <w:pPr>
              <w:widowControl w:val="0"/>
              <w:spacing w:line="240" w:lineRule="auto"/>
              <w:jc w:val="both"/>
              <w:rPr>
                <w:rFonts w:cs="Arial"/>
                <w:sz w:val="20"/>
                <w:szCs w:val="20"/>
                <w:lang w:val="en-US"/>
              </w:rPr>
            </w:pPr>
          </w:p>
        </w:tc>
        <w:tc>
          <w:tcPr>
            <w:tcW w:w="837" w:type="pct"/>
          </w:tcPr>
          <w:p w14:paraId="3601D26A" w14:textId="77777777" w:rsidR="000871EA" w:rsidRPr="00754960" w:rsidRDefault="000871EA">
            <w:pPr>
              <w:widowControl w:val="0"/>
              <w:spacing w:line="240" w:lineRule="auto"/>
              <w:jc w:val="both"/>
              <w:rPr>
                <w:rFonts w:cs="Arial"/>
                <w:sz w:val="20"/>
                <w:szCs w:val="20"/>
                <w:lang w:val="en-US"/>
              </w:rPr>
            </w:pPr>
          </w:p>
        </w:tc>
        <w:tc>
          <w:tcPr>
            <w:tcW w:w="965" w:type="pct"/>
          </w:tcPr>
          <w:p w14:paraId="7EF207FE" w14:textId="77777777" w:rsidR="000871EA" w:rsidRPr="00754960" w:rsidRDefault="000871EA">
            <w:pPr>
              <w:widowControl w:val="0"/>
              <w:spacing w:line="240" w:lineRule="auto"/>
              <w:jc w:val="both"/>
              <w:rPr>
                <w:rFonts w:cs="Arial"/>
                <w:sz w:val="20"/>
                <w:szCs w:val="20"/>
                <w:lang w:val="en-US"/>
              </w:rPr>
            </w:pPr>
          </w:p>
        </w:tc>
        <w:tc>
          <w:tcPr>
            <w:tcW w:w="837" w:type="pct"/>
          </w:tcPr>
          <w:p w14:paraId="26299329" w14:textId="77777777" w:rsidR="000871EA" w:rsidRPr="00754960" w:rsidRDefault="000871EA">
            <w:pPr>
              <w:widowControl w:val="0"/>
              <w:spacing w:line="240" w:lineRule="auto"/>
              <w:jc w:val="both"/>
              <w:rPr>
                <w:rFonts w:cs="Arial"/>
                <w:sz w:val="20"/>
                <w:szCs w:val="20"/>
                <w:lang w:val="en-US"/>
              </w:rPr>
            </w:pPr>
          </w:p>
        </w:tc>
        <w:tc>
          <w:tcPr>
            <w:tcW w:w="1525" w:type="pct"/>
          </w:tcPr>
          <w:p w14:paraId="23FF5759" w14:textId="77777777" w:rsidR="000871EA" w:rsidRPr="00754960" w:rsidRDefault="000871EA">
            <w:pPr>
              <w:widowControl w:val="0"/>
              <w:spacing w:line="240" w:lineRule="auto"/>
              <w:jc w:val="both"/>
              <w:rPr>
                <w:rFonts w:cs="Arial"/>
                <w:sz w:val="20"/>
                <w:szCs w:val="20"/>
                <w:lang w:val="en-US"/>
              </w:rPr>
            </w:pPr>
          </w:p>
        </w:tc>
      </w:tr>
      <w:tr w:rsidR="000871EA" w:rsidRPr="00754960" w14:paraId="4C86EF98" w14:textId="77777777">
        <w:tc>
          <w:tcPr>
            <w:tcW w:w="837" w:type="pct"/>
          </w:tcPr>
          <w:p w14:paraId="05EBCE7B" w14:textId="77777777" w:rsidR="000871EA" w:rsidRPr="00754960" w:rsidRDefault="000871EA">
            <w:pPr>
              <w:widowControl w:val="0"/>
              <w:spacing w:line="240" w:lineRule="auto"/>
              <w:jc w:val="both"/>
              <w:rPr>
                <w:rFonts w:cs="Arial"/>
                <w:sz w:val="20"/>
                <w:szCs w:val="20"/>
                <w:lang w:val="en-US"/>
              </w:rPr>
            </w:pPr>
          </w:p>
        </w:tc>
        <w:tc>
          <w:tcPr>
            <w:tcW w:w="837" w:type="pct"/>
          </w:tcPr>
          <w:p w14:paraId="425CF157" w14:textId="77777777" w:rsidR="000871EA" w:rsidRPr="00754960" w:rsidRDefault="000871EA">
            <w:pPr>
              <w:widowControl w:val="0"/>
              <w:spacing w:line="240" w:lineRule="auto"/>
              <w:jc w:val="both"/>
              <w:rPr>
                <w:rFonts w:cs="Arial"/>
                <w:sz w:val="20"/>
                <w:szCs w:val="20"/>
                <w:lang w:val="en-US"/>
              </w:rPr>
            </w:pPr>
          </w:p>
        </w:tc>
        <w:tc>
          <w:tcPr>
            <w:tcW w:w="965" w:type="pct"/>
          </w:tcPr>
          <w:p w14:paraId="02A37A57" w14:textId="77777777" w:rsidR="000871EA" w:rsidRPr="00754960" w:rsidRDefault="000871EA">
            <w:pPr>
              <w:widowControl w:val="0"/>
              <w:spacing w:line="240" w:lineRule="auto"/>
              <w:jc w:val="both"/>
              <w:rPr>
                <w:rFonts w:cs="Arial"/>
                <w:sz w:val="20"/>
                <w:szCs w:val="20"/>
                <w:lang w:val="en-US"/>
              </w:rPr>
            </w:pPr>
          </w:p>
        </w:tc>
        <w:tc>
          <w:tcPr>
            <w:tcW w:w="837" w:type="pct"/>
          </w:tcPr>
          <w:p w14:paraId="54990604" w14:textId="77777777" w:rsidR="000871EA" w:rsidRPr="00754960" w:rsidRDefault="000871EA">
            <w:pPr>
              <w:widowControl w:val="0"/>
              <w:spacing w:line="240" w:lineRule="auto"/>
              <w:jc w:val="both"/>
              <w:rPr>
                <w:rFonts w:cs="Arial"/>
                <w:sz w:val="20"/>
                <w:szCs w:val="20"/>
                <w:lang w:val="en-US"/>
              </w:rPr>
            </w:pPr>
          </w:p>
        </w:tc>
        <w:tc>
          <w:tcPr>
            <w:tcW w:w="1525" w:type="pct"/>
          </w:tcPr>
          <w:p w14:paraId="0D8899F4" w14:textId="77777777" w:rsidR="000871EA" w:rsidRPr="00754960" w:rsidRDefault="000871EA">
            <w:pPr>
              <w:widowControl w:val="0"/>
              <w:spacing w:line="240" w:lineRule="auto"/>
              <w:jc w:val="both"/>
              <w:rPr>
                <w:rFonts w:cs="Arial"/>
                <w:sz w:val="20"/>
                <w:szCs w:val="20"/>
                <w:lang w:val="en-US"/>
              </w:rPr>
            </w:pPr>
          </w:p>
        </w:tc>
      </w:tr>
      <w:tr w:rsidR="000871EA" w:rsidRPr="00754960" w14:paraId="299A1AB8" w14:textId="77777777">
        <w:tc>
          <w:tcPr>
            <w:tcW w:w="837" w:type="pct"/>
          </w:tcPr>
          <w:p w14:paraId="6FA27EC5" w14:textId="77777777" w:rsidR="000871EA" w:rsidRPr="00754960" w:rsidRDefault="000871EA">
            <w:pPr>
              <w:widowControl w:val="0"/>
              <w:spacing w:line="240" w:lineRule="auto"/>
              <w:jc w:val="both"/>
              <w:rPr>
                <w:rFonts w:cs="Arial"/>
                <w:sz w:val="20"/>
                <w:szCs w:val="20"/>
                <w:lang w:val="en-US"/>
              </w:rPr>
            </w:pPr>
          </w:p>
        </w:tc>
        <w:tc>
          <w:tcPr>
            <w:tcW w:w="837" w:type="pct"/>
          </w:tcPr>
          <w:p w14:paraId="47E642A1" w14:textId="77777777" w:rsidR="000871EA" w:rsidRPr="00754960" w:rsidRDefault="000871EA">
            <w:pPr>
              <w:widowControl w:val="0"/>
              <w:spacing w:line="240" w:lineRule="auto"/>
              <w:jc w:val="both"/>
              <w:rPr>
                <w:rFonts w:cs="Arial"/>
                <w:sz w:val="20"/>
                <w:szCs w:val="20"/>
                <w:lang w:val="en-US"/>
              </w:rPr>
            </w:pPr>
          </w:p>
        </w:tc>
        <w:tc>
          <w:tcPr>
            <w:tcW w:w="965" w:type="pct"/>
          </w:tcPr>
          <w:p w14:paraId="6796E617" w14:textId="77777777" w:rsidR="000871EA" w:rsidRPr="00754960" w:rsidRDefault="000871EA">
            <w:pPr>
              <w:widowControl w:val="0"/>
              <w:spacing w:line="240" w:lineRule="auto"/>
              <w:jc w:val="both"/>
              <w:rPr>
                <w:rFonts w:cs="Arial"/>
                <w:sz w:val="20"/>
                <w:szCs w:val="20"/>
                <w:lang w:val="en-US"/>
              </w:rPr>
            </w:pPr>
          </w:p>
        </w:tc>
        <w:tc>
          <w:tcPr>
            <w:tcW w:w="837" w:type="pct"/>
          </w:tcPr>
          <w:p w14:paraId="2305E4C3" w14:textId="77777777" w:rsidR="000871EA" w:rsidRPr="00754960" w:rsidRDefault="000871EA">
            <w:pPr>
              <w:widowControl w:val="0"/>
              <w:spacing w:line="240" w:lineRule="auto"/>
              <w:jc w:val="both"/>
              <w:rPr>
                <w:rFonts w:cs="Arial"/>
                <w:sz w:val="20"/>
                <w:szCs w:val="20"/>
                <w:lang w:val="en-US"/>
              </w:rPr>
            </w:pPr>
          </w:p>
        </w:tc>
        <w:tc>
          <w:tcPr>
            <w:tcW w:w="1525" w:type="pct"/>
          </w:tcPr>
          <w:p w14:paraId="3425CF9A" w14:textId="77777777" w:rsidR="000871EA" w:rsidRPr="00754960" w:rsidRDefault="000871EA">
            <w:pPr>
              <w:widowControl w:val="0"/>
              <w:spacing w:line="240" w:lineRule="auto"/>
              <w:jc w:val="both"/>
              <w:rPr>
                <w:rFonts w:cs="Arial"/>
                <w:sz w:val="20"/>
                <w:szCs w:val="20"/>
                <w:lang w:val="en-US"/>
              </w:rPr>
            </w:pPr>
          </w:p>
        </w:tc>
      </w:tr>
    </w:tbl>
    <w:p w14:paraId="17FFBB2B" w14:textId="77777777" w:rsidR="000871EA" w:rsidRPr="00754960" w:rsidRDefault="000871EA" w:rsidP="000871EA">
      <w:pPr>
        <w:widowControl w:val="0"/>
        <w:spacing w:after="0" w:line="240" w:lineRule="auto"/>
        <w:jc w:val="both"/>
        <w:rPr>
          <w:rFonts w:ascii="Arial" w:hAnsi="Arial" w:cs="Arial"/>
          <w:sz w:val="20"/>
          <w:szCs w:val="20"/>
        </w:rPr>
      </w:pPr>
    </w:p>
    <w:p w14:paraId="48BC2E8C" w14:textId="77777777" w:rsidR="000871EA" w:rsidRPr="00754960" w:rsidRDefault="000871EA" w:rsidP="000871EA">
      <w:pPr>
        <w:widowControl w:val="0"/>
        <w:spacing w:after="0" w:line="240" w:lineRule="auto"/>
        <w:jc w:val="both"/>
        <w:rPr>
          <w:sz w:val="20"/>
          <w:szCs w:val="20"/>
          <w:lang w:eastAsia="ar-SA"/>
        </w:rPr>
      </w:pPr>
    </w:p>
    <w:p w14:paraId="76528719" w14:textId="77777777" w:rsidR="000871EA" w:rsidRPr="00754960" w:rsidRDefault="000871EA" w:rsidP="000871EA">
      <w:pPr>
        <w:spacing w:after="0" w:line="240" w:lineRule="auto"/>
        <w:rPr>
          <w:rFonts w:ascii="Times New Roman" w:hAnsi="Times New Roman"/>
          <w:sz w:val="24"/>
          <w:szCs w:val="24"/>
        </w:rPr>
      </w:pPr>
    </w:p>
    <w:p w14:paraId="5715CCE8" w14:textId="77777777" w:rsidR="000871EA" w:rsidRPr="003906BD" w:rsidRDefault="000871EA" w:rsidP="000871EA">
      <w:pPr>
        <w:spacing w:after="0" w:line="240" w:lineRule="auto"/>
        <w:rPr>
          <w:rFonts w:ascii="Times New Roman" w:hAnsi="Times New Roman"/>
          <w:sz w:val="24"/>
          <w:szCs w:val="24"/>
        </w:rPr>
      </w:pPr>
    </w:p>
    <w:p w14:paraId="7B94885E" w14:textId="77777777" w:rsidR="000871EA" w:rsidRDefault="000871EA" w:rsidP="00C17978">
      <w:pPr>
        <w:spacing w:after="0" w:line="240" w:lineRule="auto"/>
        <w:jc w:val="both"/>
        <w:rPr>
          <w:rFonts w:ascii="Times New Roman" w:eastAsia="Times New Roman" w:hAnsi="Times New Roman"/>
          <w:snapToGrid w:val="0"/>
          <w:sz w:val="24"/>
          <w:szCs w:val="24"/>
          <w:lang w:eastAsia="hu-HU"/>
        </w:rPr>
      </w:pPr>
    </w:p>
    <w:p w14:paraId="3F5ECF84" w14:textId="77777777" w:rsidR="000871EA" w:rsidRDefault="000871EA" w:rsidP="00C17978">
      <w:pPr>
        <w:spacing w:after="0" w:line="240" w:lineRule="auto"/>
        <w:jc w:val="both"/>
        <w:rPr>
          <w:rFonts w:ascii="Times New Roman" w:eastAsia="Times New Roman" w:hAnsi="Times New Roman"/>
          <w:snapToGrid w:val="0"/>
          <w:sz w:val="24"/>
          <w:szCs w:val="24"/>
          <w:lang w:eastAsia="hu-HU"/>
        </w:rPr>
      </w:pPr>
    </w:p>
    <w:p w14:paraId="67E5C6D1" w14:textId="77777777" w:rsidR="000871EA" w:rsidRDefault="000871EA" w:rsidP="00C17978">
      <w:pPr>
        <w:spacing w:after="0" w:line="240" w:lineRule="auto"/>
        <w:jc w:val="both"/>
        <w:rPr>
          <w:rFonts w:ascii="Times New Roman" w:eastAsia="Times New Roman" w:hAnsi="Times New Roman"/>
          <w:snapToGrid w:val="0"/>
          <w:sz w:val="24"/>
          <w:szCs w:val="24"/>
          <w:lang w:eastAsia="hu-HU"/>
        </w:rPr>
      </w:pPr>
    </w:p>
    <w:p w14:paraId="1F46D5E2" w14:textId="77777777" w:rsidR="000871EA" w:rsidRDefault="000871EA" w:rsidP="00C17978">
      <w:pPr>
        <w:spacing w:after="0" w:line="240" w:lineRule="auto"/>
        <w:jc w:val="both"/>
        <w:rPr>
          <w:rFonts w:ascii="Times New Roman" w:eastAsia="Times New Roman" w:hAnsi="Times New Roman"/>
          <w:snapToGrid w:val="0"/>
          <w:sz w:val="24"/>
          <w:szCs w:val="24"/>
          <w:lang w:eastAsia="hu-HU"/>
        </w:rPr>
      </w:pPr>
    </w:p>
    <w:p w14:paraId="04D69B7A" w14:textId="77777777" w:rsidR="000871EA" w:rsidRDefault="000871EA" w:rsidP="00C17978">
      <w:pPr>
        <w:spacing w:after="0" w:line="240" w:lineRule="auto"/>
        <w:jc w:val="both"/>
        <w:rPr>
          <w:rFonts w:ascii="Times New Roman" w:eastAsia="Times New Roman" w:hAnsi="Times New Roman"/>
          <w:snapToGrid w:val="0"/>
          <w:sz w:val="24"/>
          <w:szCs w:val="24"/>
          <w:lang w:eastAsia="hu-HU"/>
        </w:rPr>
      </w:pPr>
    </w:p>
    <w:p w14:paraId="4017E24C" w14:textId="77777777" w:rsidR="000871EA" w:rsidRDefault="000871EA" w:rsidP="00C17978">
      <w:pPr>
        <w:spacing w:after="0" w:line="240" w:lineRule="auto"/>
        <w:jc w:val="both"/>
        <w:rPr>
          <w:rFonts w:ascii="Times New Roman" w:eastAsia="Times New Roman" w:hAnsi="Times New Roman"/>
          <w:snapToGrid w:val="0"/>
          <w:sz w:val="24"/>
          <w:szCs w:val="24"/>
          <w:lang w:eastAsia="hu-HU"/>
        </w:rPr>
      </w:pPr>
    </w:p>
    <w:p w14:paraId="793B68A8" w14:textId="77777777" w:rsidR="000871EA" w:rsidRDefault="000871EA" w:rsidP="00C17978">
      <w:pPr>
        <w:spacing w:after="0" w:line="240" w:lineRule="auto"/>
        <w:jc w:val="both"/>
        <w:rPr>
          <w:rFonts w:ascii="Times New Roman" w:eastAsia="Times New Roman" w:hAnsi="Times New Roman"/>
          <w:snapToGrid w:val="0"/>
          <w:sz w:val="24"/>
          <w:szCs w:val="24"/>
          <w:lang w:eastAsia="hu-HU"/>
        </w:rPr>
      </w:pPr>
    </w:p>
    <w:p w14:paraId="688C1F7A" w14:textId="77777777" w:rsidR="000871EA" w:rsidRDefault="000871EA" w:rsidP="00C17978">
      <w:pPr>
        <w:spacing w:after="0" w:line="240" w:lineRule="auto"/>
        <w:jc w:val="both"/>
        <w:rPr>
          <w:rFonts w:ascii="Times New Roman" w:eastAsia="Times New Roman" w:hAnsi="Times New Roman"/>
          <w:snapToGrid w:val="0"/>
          <w:sz w:val="24"/>
          <w:szCs w:val="24"/>
          <w:lang w:eastAsia="hu-HU"/>
        </w:rPr>
      </w:pPr>
    </w:p>
    <w:p w14:paraId="1E22A25B" w14:textId="77777777" w:rsidR="000871EA" w:rsidRDefault="000871EA" w:rsidP="00C17978">
      <w:pPr>
        <w:spacing w:after="0" w:line="240" w:lineRule="auto"/>
        <w:jc w:val="both"/>
        <w:rPr>
          <w:rFonts w:ascii="Times New Roman" w:eastAsia="Times New Roman" w:hAnsi="Times New Roman"/>
          <w:snapToGrid w:val="0"/>
          <w:sz w:val="24"/>
          <w:szCs w:val="24"/>
          <w:lang w:eastAsia="hu-HU"/>
        </w:rPr>
      </w:pPr>
    </w:p>
    <w:p w14:paraId="39F92F9D" w14:textId="77777777" w:rsidR="000871EA" w:rsidRDefault="000871EA" w:rsidP="00C17978">
      <w:pPr>
        <w:spacing w:after="0" w:line="240" w:lineRule="auto"/>
        <w:jc w:val="both"/>
        <w:rPr>
          <w:rFonts w:ascii="Times New Roman" w:eastAsia="Times New Roman" w:hAnsi="Times New Roman"/>
          <w:snapToGrid w:val="0"/>
          <w:sz w:val="24"/>
          <w:szCs w:val="24"/>
          <w:lang w:eastAsia="hu-HU"/>
        </w:rPr>
      </w:pPr>
    </w:p>
    <w:p w14:paraId="6AE792A5" w14:textId="77777777" w:rsidR="000871EA" w:rsidRDefault="000871EA" w:rsidP="00C17978">
      <w:pPr>
        <w:spacing w:after="0" w:line="240" w:lineRule="auto"/>
        <w:jc w:val="both"/>
        <w:rPr>
          <w:rFonts w:ascii="Times New Roman" w:eastAsia="Times New Roman" w:hAnsi="Times New Roman"/>
          <w:snapToGrid w:val="0"/>
          <w:sz w:val="24"/>
          <w:szCs w:val="24"/>
          <w:lang w:eastAsia="hu-HU"/>
        </w:rPr>
      </w:pPr>
    </w:p>
    <w:p w14:paraId="4830542C" w14:textId="77777777" w:rsidR="000871EA" w:rsidRDefault="000871EA" w:rsidP="00C17978">
      <w:pPr>
        <w:spacing w:after="0" w:line="240" w:lineRule="auto"/>
        <w:jc w:val="both"/>
        <w:rPr>
          <w:rFonts w:ascii="Times New Roman" w:eastAsia="Times New Roman" w:hAnsi="Times New Roman"/>
          <w:snapToGrid w:val="0"/>
          <w:sz w:val="24"/>
          <w:szCs w:val="24"/>
          <w:lang w:eastAsia="hu-HU"/>
        </w:rPr>
      </w:pPr>
    </w:p>
    <w:p w14:paraId="59D1712E" w14:textId="77777777" w:rsidR="000871EA" w:rsidRDefault="000871EA" w:rsidP="00C17978">
      <w:pPr>
        <w:spacing w:after="0" w:line="240" w:lineRule="auto"/>
        <w:jc w:val="both"/>
        <w:rPr>
          <w:rFonts w:ascii="Times New Roman" w:eastAsia="Times New Roman" w:hAnsi="Times New Roman"/>
          <w:snapToGrid w:val="0"/>
          <w:sz w:val="24"/>
          <w:szCs w:val="24"/>
          <w:lang w:eastAsia="hu-HU"/>
        </w:rPr>
      </w:pPr>
    </w:p>
    <w:p w14:paraId="54F90EBE" w14:textId="77777777" w:rsidR="000871EA" w:rsidRDefault="000871EA" w:rsidP="00C17978">
      <w:pPr>
        <w:spacing w:after="0" w:line="240" w:lineRule="auto"/>
        <w:jc w:val="both"/>
        <w:rPr>
          <w:rFonts w:ascii="Times New Roman" w:eastAsia="Times New Roman" w:hAnsi="Times New Roman"/>
          <w:snapToGrid w:val="0"/>
          <w:sz w:val="24"/>
          <w:szCs w:val="24"/>
          <w:lang w:eastAsia="hu-HU"/>
        </w:rPr>
      </w:pPr>
    </w:p>
    <w:p w14:paraId="5F5671A2" w14:textId="77777777" w:rsidR="000871EA" w:rsidRDefault="000871EA" w:rsidP="00C17978">
      <w:pPr>
        <w:spacing w:after="0" w:line="240" w:lineRule="auto"/>
        <w:jc w:val="both"/>
        <w:rPr>
          <w:rFonts w:ascii="Times New Roman" w:eastAsia="Times New Roman" w:hAnsi="Times New Roman"/>
          <w:snapToGrid w:val="0"/>
          <w:sz w:val="24"/>
          <w:szCs w:val="24"/>
          <w:lang w:eastAsia="hu-HU"/>
        </w:rPr>
      </w:pPr>
    </w:p>
    <w:p w14:paraId="323F2BFB" w14:textId="77777777" w:rsidR="000871EA" w:rsidRDefault="000871EA" w:rsidP="00C17978">
      <w:pPr>
        <w:spacing w:after="0" w:line="240" w:lineRule="auto"/>
        <w:jc w:val="both"/>
        <w:rPr>
          <w:rFonts w:ascii="Times New Roman" w:eastAsia="Times New Roman" w:hAnsi="Times New Roman"/>
          <w:snapToGrid w:val="0"/>
          <w:sz w:val="24"/>
          <w:szCs w:val="24"/>
          <w:lang w:eastAsia="hu-HU"/>
        </w:rPr>
      </w:pPr>
    </w:p>
    <w:p w14:paraId="5FB4080F" w14:textId="77777777" w:rsidR="000871EA" w:rsidRDefault="000871EA" w:rsidP="00C17978">
      <w:pPr>
        <w:spacing w:after="0" w:line="240" w:lineRule="auto"/>
        <w:jc w:val="both"/>
        <w:rPr>
          <w:rFonts w:ascii="Times New Roman" w:eastAsia="Times New Roman" w:hAnsi="Times New Roman"/>
          <w:snapToGrid w:val="0"/>
          <w:sz w:val="24"/>
          <w:szCs w:val="24"/>
          <w:lang w:eastAsia="hu-HU"/>
        </w:rPr>
      </w:pPr>
    </w:p>
    <w:p w14:paraId="7EAE056B" w14:textId="77777777" w:rsidR="000871EA" w:rsidRDefault="000871EA" w:rsidP="00C17978">
      <w:pPr>
        <w:spacing w:after="0" w:line="240" w:lineRule="auto"/>
        <w:jc w:val="both"/>
        <w:rPr>
          <w:rFonts w:ascii="Times New Roman" w:eastAsia="Times New Roman" w:hAnsi="Times New Roman"/>
          <w:snapToGrid w:val="0"/>
          <w:sz w:val="24"/>
          <w:szCs w:val="24"/>
          <w:lang w:eastAsia="hu-HU"/>
        </w:rPr>
      </w:pPr>
    </w:p>
    <w:p w14:paraId="79655092" w14:textId="77777777" w:rsidR="000871EA" w:rsidRDefault="000871EA" w:rsidP="00C17978">
      <w:pPr>
        <w:spacing w:after="0" w:line="240" w:lineRule="auto"/>
        <w:jc w:val="both"/>
        <w:rPr>
          <w:rFonts w:ascii="Times New Roman" w:eastAsia="Times New Roman" w:hAnsi="Times New Roman"/>
          <w:snapToGrid w:val="0"/>
          <w:sz w:val="24"/>
          <w:szCs w:val="24"/>
          <w:lang w:eastAsia="hu-HU"/>
        </w:rPr>
      </w:pPr>
    </w:p>
    <w:p w14:paraId="2ABE0211" w14:textId="77777777" w:rsidR="000871EA" w:rsidRDefault="000871EA" w:rsidP="00C17978">
      <w:pPr>
        <w:spacing w:after="0" w:line="240" w:lineRule="auto"/>
        <w:jc w:val="both"/>
        <w:rPr>
          <w:rFonts w:ascii="Times New Roman" w:eastAsia="Times New Roman" w:hAnsi="Times New Roman"/>
          <w:snapToGrid w:val="0"/>
          <w:sz w:val="24"/>
          <w:szCs w:val="24"/>
          <w:lang w:eastAsia="hu-HU"/>
        </w:rPr>
      </w:pPr>
    </w:p>
    <w:p w14:paraId="31DB227E" w14:textId="77777777" w:rsidR="000871EA" w:rsidRDefault="000871EA" w:rsidP="00C17978">
      <w:pPr>
        <w:spacing w:after="0" w:line="240" w:lineRule="auto"/>
        <w:jc w:val="both"/>
        <w:rPr>
          <w:rFonts w:ascii="Times New Roman" w:eastAsia="Times New Roman" w:hAnsi="Times New Roman"/>
          <w:snapToGrid w:val="0"/>
          <w:sz w:val="24"/>
          <w:szCs w:val="24"/>
          <w:lang w:eastAsia="hu-HU"/>
        </w:rPr>
      </w:pPr>
    </w:p>
    <w:p w14:paraId="39D067E3" w14:textId="77777777" w:rsidR="000871EA" w:rsidRDefault="000871EA" w:rsidP="00C17978">
      <w:pPr>
        <w:spacing w:after="0" w:line="240" w:lineRule="auto"/>
        <w:jc w:val="both"/>
        <w:rPr>
          <w:rFonts w:ascii="Times New Roman" w:eastAsia="Times New Roman" w:hAnsi="Times New Roman"/>
          <w:snapToGrid w:val="0"/>
          <w:sz w:val="24"/>
          <w:szCs w:val="24"/>
          <w:lang w:eastAsia="hu-HU"/>
        </w:rPr>
      </w:pPr>
    </w:p>
    <w:p w14:paraId="2FB9048E" w14:textId="77777777" w:rsidR="000871EA" w:rsidRDefault="000871EA" w:rsidP="00C17978">
      <w:pPr>
        <w:spacing w:after="0" w:line="240" w:lineRule="auto"/>
        <w:jc w:val="both"/>
        <w:rPr>
          <w:rFonts w:ascii="Times New Roman" w:eastAsia="Times New Roman" w:hAnsi="Times New Roman"/>
          <w:snapToGrid w:val="0"/>
          <w:sz w:val="24"/>
          <w:szCs w:val="24"/>
          <w:lang w:eastAsia="hu-HU"/>
        </w:rPr>
      </w:pPr>
    </w:p>
    <w:p w14:paraId="4E8FF5D9" w14:textId="77777777" w:rsidR="000871EA" w:rsidRDefault="000871EA" w:rsidP="00C17978">
      <w:pPr>
        <w:spacing w:after="0" w:line="240" w:lineRule="auto"/>
        <w:jc w:val="both"/>
        <w:rPr>
          <w:rFonts w:ascii="Times New Roman" w:eastAsia="Times New Roman" w:hAnsi="Times New Roman"/>
          <w:snapToGrid w:val="0"/>
          <w:sz w:val="24"/>
          <w:szCs w:val="24"/>
          <w:lang w:eastAsia="hu-HU"/>
        </w:rPr>
      </w:pPr>
    </w:p>
    <w:p w14:paraId="35CE5856" w14:textId="77777777" w:rsidR="000871EA" w:rsidRDefault="000871EA" w:rsidP="00C17978">
      <w:pPr>
        <w:spacing w:after="0" w:line="240" w:lineRule="auto"/>
        <w:jc w:val="both"/>
        <w:rPr>
          <w:rFonts w:ascii="Times New Roman" w:eastAsia="Times New Roman" w:hAnsi="Times New Roman"/>
          <w:snapToGrid w:val="0"/>
          <w:sz w:val="24"/>
          <w:szCs w:val="24"/>
          <w:lang w:eastAsia="hu-HU"/>
        </w:rPr>
      </w:pPr>
    </w:p>
    <w:p w14:paraId="492CE0D9" w14:textId="77777777" w:rsidR="000871EA" w:rsidRDefault="000871EA" w:rsidP="00C17978">
      <w:pPr>
        <w:spacing w:after="0" w:line="240" w:lineRule="auto"/>
        <w:jc w:val="both"/>
        <w:rPr>
          <w:rFonts w:ascii="Times New Roman" w:eastAsia="Times New Roman" w:hAnsi="Times New Roman"/>
          <w:snapToGrid w:val="0"/>
          <w:sz w:val="24"/>
          <w:szCs w:val="24"/>
          <w:lang w:eastAsia="hu-HU"/>
        </w:rPr>
      </w:pPr>
    </w:p>
    <w:p w14:paraId="4677BD58" w14:textId="77777777" w:rsidR="000871EA" w:rsidRDefault="000871EA" w:rsidP="00C17978">
      <w:pPr>
        <w:spacing w:after="0" w:line="240" w:lineRule="auto"/>
        <w:jc w:val="both"/>
        <w:rPr>
          <w:rFonts w:ascii="Times New Roman" w:eastAsia="Times New Roman" w:hAnsi="Times New Roman"/>
          <w:snapToGrid w:val="0"/>
          <w:sz w:val="24"/>
          <w:szCs w:val="24"/>
          <w:lang w:eastAsia="hu-HU"/>
        </w:rPr>
      </w:pPr>
    </w:p>
    <w:p w14:paraId="506918B6" w14:textId="77777777" w:rsidR="000871EA" w:rsidRDefault="000871EA" w:rsidP="00C17978">
      <w:pPr>
        <w:spacing w:after="0" w:line="240" w:lineRule="auto"/>
        <w:jc w:val="both"/>
        <w:rPr>
          <w:rFonts w:ascii="Times New Roman" w:eastAsia="Times New Roman" w:hAnsi="Times New Roman"/>
          <w:snapToGrid w:val="0"/>
          <w:sz w:val="24"/>
          <w:szCs w:val="24"/>
          <w:lang w:eastAsia="hu-HU"/>
        </w:rPr>
      </w:pPr>
    </w:p>
    <w:p w14:paraId="5F529FA0" w14:textId="77777777" w:rsidR="000871EA" w:rsidRDefault="000871EA" w:rsidP="00C17978">
      <w:pPr>
        <w:spacing w:after="0" w:line="240" w:lineRule="auto"/>
        <w:jc w:val="both"/>
        <w:rPr>
          <w:rFonts w:ascii="Times New Roman" w:eastAsia="Times New Roman" w:hAnsi="Times New Roman"/>
          <w:snapToGrid w:val="0"/>
          <w:sz w:val="24"/>
          <w:szCs w:val="24"/>
          <w:lang w:eastAsia="hu-HU"/>
        </w:rPr>
      </w:pPr>
    </w:p>
    <w:p w14:paraId="6B7C106E" w14:textId="77777777" w:rsidR="000871EA" w:rsidRDefault="000871EA" w:rsidP="00C17978">
      <w:pPr>
        <w:spacing w:after="0" w:line="240" w:lineRule="auto"/>
        <w:jc w:val="both"/>
        <w:rPr>
          <w:rFonts w:ascii="Times New Roman" w:eastAsia="Times New Roman" w:hAnsi="Times New Roman"/>
          <w:snapToGrid w:val="0"/>
          <w:sz w:val="24"/>
          <w:szCs w:val="24"/>
          <w:lang w:eastAsia="hu-HU"/>
        </w:rPr>
      </w:pPr>
    </w:p>
    <w:p w14:paraId="2F3A17AD" w14:textId="77777777" w:rsidR="000871EA" w:rsidRDefault="000871EA" w:rsidP="00C17978">
      <w:pPr>
        <w:spacing w:after="0" w:line="240" w:lineRule="auto"/>
        <w:jc w:val="both"/>
        <w:rPr>
          <w:rFonts w:ascii="Times New Roman" w:eastAsia="Times New Roman" w:hAnsi="Times New Roman"/>
          <w:snapToGrid w:val="0"/>
          <w:sz w:val="24"/>
          <w:szCs w:val="24"/>
          <w:lang w:eastAsia="hu-HU"/>
        </w:rPr>
      </w:pPr>
    </w:p>
    <w:p w14:paraId="785050BB" w14:textId="77777777" w:rsidR="000871EA" w:rsidRDefault="000871EA" w:rsidP="00C17978">
      <w:pPr>
        <w:spacing w:after="0" w:line="240" w:lineRule="auto"/>
        <w:jc w:val="both"/>
        <w:rPr>
          <w:rFonts w:ascii="Times New Roman" w:eastAsia="Times New Roman" w:hAnsi="Times New Roman"/>
          <w:snapToGrid w:val="0"/>
          <w:sz w:val="24"/>
          <w:szCs w:val="24"/>
          <w:lang w:eastAsia="hu-HU"/>
        </w:rPr>
      </w:pPr>
    </w:p>
    <w:p w14:paraId="5C0F348A" w14:textId="28FEC60F" w:rsidR="000871EA" w:rsidRPr="00461C8D" w:rsidRDefault="000871EA" w:rsidP="00E05D62">
      <w:pPr>
        <w:spacing w:line="240" w:lineRule="auto"/>
        <w:ind w:left="360"/>
        <w:contextualSpacing/>
        <w:jc w:val="right"/>
        <w:rPr>
          <w:rFonts w:ascii="Times New Roman" w:hAnsi="Times New Roman"/>
          <w:b/>
          <w:sz w:val="24"/>
          <w:szCs w:val="24"/>
        </w:rPr>
      </w:pPr>
      <w:r>
        <w:rPr>
          <w:rFonts w:ascii="Times New Roman" w:hAnsi="Times New Roman"/>
          <w:b/>
          <w:sz w:val="24"/>
          <w:szCs w:val="24"/>
        </w:rPr>
        <w:t>6.</w:t>
      </w:r>
      <w:r w:rsidRPr="00461C8D">
        <w:rPr>
          <w:rFonts w:ascii="Times New Roman" w:hAnsi="Times New Roman"/>
          <w:b/>
          <w:sz w:val="24"/>
          <w:szCs w:val="24"/>
        </w:rPr>
        <w:t>sz. melléklet</w:t>
      </w:r>
    </w:p>
    <w:p w14:paraId="4E5F7137" w14:textId="77777777" w:rsidR="000871EA" w:rsidRPr="00A26DC7" w:rsidRDefault="000871EA" w:rsidP="000871EA">
      <w:pPr>
        <w:tabs>
          <w:tab w:val="center" w:pos="7380"/>
        </w:tabs>
        <w:spacing w:after="0" w:line="240" w:lineRule="auto"/>
        <w:rPr>
          <w:rFonts w:ascii="Times New Roman" w:hAnsi="Times New Roman"/>
          <w:b/>
          <w:i/>
          <w:iCs/>
          <w:sz w:val="24"/>
          <w:szCs w:val="24"/>
        </w:rPr>
      </w:pPr>
    </w:p>
    <w:p w14:paraId="3E873814" w14:textId="77777777" w:rsidR="000871EA" w:rsidRPr="00B947CC" w:rsidRDefault="000871EA" w:rsidP="000871EA">
      <w:pPr>
        <w:spacing w:after="120" w:line="240" w:lineRule="auto"/>
        <w:jc w:val="center"/>
        <w:rPr>
          <w:rFonts w:ascii="Times New Roman" w:hAnsi="Times New Roman"/>
          <w:b/>
          <w:bCs/>
          <w:sz w:val="24"/>
          <w:szCs w:val="24"/>
          <w:lang w:eastAsia="hu-HU"/>
        </w:rPr>
      </w:pPr>
      <w:r w:rsidRPr="00B947CC">
        <w:rPr>
          <w:rFonts w:ascii="Times New Roman" w:hAnsi="Times New Roman"/>
          <w:b/>
          <w:bCs/>
          <w:sz w:val="24"/>
          <w:szCs w:val="24"/>
          <w:lang w:eastAsia="hu-HU"/>
        </w:rPr>
        <w:t>FELADATKIADÁSI LAP</w:t>
      </w:r>
    </w:p>
    <w:p w14:paraId="647F1CB9" w14:textId="77777777" w:rsidR="000871EA" w:rsidRDefault="000871EA" w:rsidP="000871EA">
      <w:pPr>
        <w:spacing w:after="120" w:line="240" w:lineRule="auto"/>
        <w:rPr>
          <w:rFonts w:ascii="Times New Roman" w:hAnsi="Times New Roman"/>
          <w:b/>
          <w:bCs/>
          <w:sz w:val="24"/>
          <w:szCs w:val="24"/>
          <w:lang w:eastAsia="hu-HU"/>
        </w:rPr>
      </w:pPr>
      <w:r w:rsidRPr="00B947CC">
        <w:rPr>
          <w:rFonts w:ascii="Times New Roman" w:hAnsi="Times New Roman"/>
          <w:b/>
          <w:bCs/>
          <w:sz w:val="24"/>
          <w:szCs w:val="24"/>
          <w:lang w:eastAsia="hu-HU"/>
        </w:rPr>
        <w:t>a …. számú szerződéshez</w:t>
      </w:r>
    </w:p>
    <w:p w14:paraId="7B7DCDA7" w14:textId="77777777" w:rsidR="000871EA" w:rsidRPr="00C97576" w:rsidRDefault="000871EA" w:rsidP="000871EA">
      <w:pPr>
        <w:spacing w:after="120" w:line="240" w:lineRule="auto"/>
        <w:rPr>
          <w:rFonts w:ascii="Times New Roman" w:hAnsi="Times New Roman"/>
          <w:b/>
          <w:bCs/>
          <w:sz w:val="24"/>
          <w:szCs w:val="24"/>
          <w:lang w:eastAsia="hu-HU"/>
        </w:rPr>
      </w:pPr>
      <w:r w:rsidRPr="00C97576">
        <w:rPr>
          <w:rFonts w:ascii="Times New Roman" w:hAnsi="Times New Roman"/>
          <w:b/>
          <w:bCs/>
          <w:sz w:val="24"/>
          <w:szCs w:val="24"/>
          <w:lang w:eastAsia="hu-HU"/>
        </w:rPr>
        <w:t>Feladatkiadási lap sorszáma: ……/20..</w:t>
      </w:r>
    </w:p>
    <w:p w14:paraId="244787D1" w14:textId="77777777" w:rsidR="000871EA" w:rsidRPr="00B947CC" w:rsidRDefault="000871EA" w:rsidP="000871EA">
      <w:pPr>
        <w:spacing w:after="120" w:line="240" w:lineRule="auto"/>
        <w:rPr>
          <w:rFonts w:ascii="Times New Roman" w:hAnsi="Times New Roman"/>
          <w:b/>
          <w:bCs/>
          <w:sz w:val="24"/>
          <w:szCs w:val="24"/>
          <w:lang w:eastAsia="hu-HU"/>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31"/>
        <w:gridCol w:w="4531"/>
      </w:tblGrid>
      <w:tr w:rsidR="000871EA" w:rsidRPr="00484E69" w14:paraId="0C259258" w14:textId="77777777">
        <w:tc>
          <w:tcPr>
            <w:tcW w:w="3588" w:type="dxa"/>
          </w:tcPr>
          <w:p w14:paraId="6732120C" w14:textId="77777777" w:rsidR="000871EA" w:rsidRPr="00142308" w:rsidRDefault="000871EA">
            <w:pPr>
              <w:spacing w:after="120" w:line="240" w:lineRule="auto"/>
              <w:rPr>
                <w:rFonts w:ascii="Times New Roman" w:hAnsi="Times New Roman"/>
                <w:bCs/>
                <w:sz w:val="24"/>
                <w:szCs w:val="24"/>
                <w:lang w:eastAsia="hu-HU"/>
              </w:rPr>
            </w:pPr>
            <w:r w:rsidRPr="00142308">
              <w:rPr>
                <w:rFonts w:ascii="Times New Roman" w:hAnsi="Times New Roman"/>
                <w:bCs/>
                <w:sz w:val="24"/>
                <w:szCs w:val="24"/>
                <w:lang w:eastAsia="hu-HU"/>
              </w:rPr>
              <w:t>A szerződés tárgya</w:t>
            </w:r>
          </w:p>
        </w:tc>
        <w:tc>
          <w:tcPr>
            <w:tcW w:w="5474" w:type="dxa"/>
          </w:tcPr>
          <w:p w14:paraId="06EB4E40" w14:textId="77777777" w:rsidR="000871EA" w:rsidRPr="00142308" w:rsidRDefault="000871EA">
            <w:pPr>
              <w:spacing w:after="120" w:line="240" w:lineRule="auto"/>
              <w:rPr>
                <w:rFonts w:ascii="Times New Roman" w:hAnsi="Times New Roman"/>
                <w:bCs/>
                <w:sz w:val="24"/>
                <w:szCs w:val="24"/>
                <w:lang w:eastAsia="hu-HU"/>
              </w:rPr>
            </w:pPr>
          </w:p>
        </w:tc>
      </w:tr>
      <w:tr w:rsidR="000871EA" w:rsidRPr="00484E69" w14:paraId="308C884E" w14:textId="77777777">
        <w:tc>
          <w:tcPr>
            <w:tcW w:w="3588" w:type="dxa"/>
          </w:tcPr>
          <w:p w14:paraId="186BEA13" w14:textId="77777777" w:rsidR="000871EA" w:rsidRPr="00142308" w:rsidRDefault="000871EA">
            <w:pPr>
              <w:spacing w:after="120" w:line="240" w:lineRule="auto"/>
              <w:rPr>
                <w:rFonts w:ascii="Times New Roman" w:hAnsi="Times New Roman"/>
                <w:bCs/>
                <w:sz w:val="24"/>
                <w:szCs w:val="24"/>
                <w:lang w:eastAsia="hu-HU"/>
              </w:rPr>
            </w:pPr>
            <w:r w:rsidRPr="00142308">
              <w:rPr>
                <w:rFonts w:ascii="Times New Roman" w:hAnsi="Times New Roman"/>
                <w:bCs/>
                <w:sz w:val="24"/>
                <w:szCs w:val="24"/>
                <w:lang w:eastAsia="hu-HU"/>
              </w:rPr>
              <w:t>A lehívás száma a Megrendelőnél</w:t>
            </w:r>
          </w:p>
        </w:tc>
        <w:tc>
          <w:tcPr>
            <w:tcW w:w="5474" w:type="dxa"/>
          </w:tcPr>
          <w:p w14:paraId="7EFFA5E7" w14:textId="77777777" w:rsidR="000871EA" w:rsidRPr="00142308" w:rsidRDefault="000871EA">
            <w:pPr>
              <w:spacing w:after="120" w:line="240" w:lineRule="auto"/>
              <w:rPr>
                <w:rFonts w:ascii="Times New Roman" w:hAnsi="Times New Roman"/>
                <w:bCs/>
                <w:sz w:val="24"/>
                <w:szCs w:val="24"/>
                <w:lang w:eastAsia="hu-HU"/>
              </w:rPr>
            </w:pPr>
          </w:p>
        </w:tc>
      </w:tr>
      <w:tr w:rsidR="000871EA" w:rsidRPr="00484E69" w14:paraId="5728BCC1" w14:textId="77777777">
        <w:tc>
          <w:tcPr>
            <w:tcW w:w="3588" w:type="dxa"/>
          </w:tcPr>
          <w:p w14:paraId="1A55D5B4" w14:textId="77777777" w:rsidR="000871EA" w:rsidRPr="00142308" w:rsidRDefault="000871EA">
            <w:pPr>
              <w:spacing w:after="120" w:line="240" w:lineRule="auto"/>
              <w:rPr>
                <w:rFonts w:ascii="Times New Roman" w:hAnsi="Times New Roman"/>
                <w:bCs/>
                <w:sz w:val="24"/>
                <w:szCs w:val="24"/>
                <w:lang w:eastAsia="hu-HU"/>
              </w:rPr>
            </w:pPr>
            <w:r w:rsidRPr="00142308">
              <w:rPr>
                <w:rFonts w:ascii="Times New Roman" w:hAnsi="Times New Roman"/>
                <w:bCs/>
                <w:sz w:val="24"/>
                <w:szCs w:val="24"/>
                <w:lang w:eastAsia="hu-HU"/>
              </w:rPr>
              <w:t>A szerződő partner neve</w:t>
            </w:r>
          </w:p>
        </w:tc>
        <w:tc>
          <w:tcPr>
            <w:tcW w:w="5474" w:type="dxa"/>
          </w:tcPr>
          <w:p w14:paraId="69F42B29" w14:textId="77777777" w:rsidR="000871EA" w:rsidRPr="00142308" w:rsidRDefault="000871EA">
            <w:pPr>
              <w:spacing w:after="120" w:line="240" w:lineRule="auto"/>
              <w:rPr>
                <w:rFonts w:ascii="Times New Roman" w:hAnsi="Times New Roman"/>
                <w:bCs/>
                <w:sz w:val="24"/>
                <w:szCs w:val="24"/>
                <w:lang w:eastAsia="hu-HU"/>
              </w:rPr>
            </w:pPr>
          </w:p>
        </w:tc>
      </w:tr>
      <w:tr w:rsidR="000871EA" w:rsidRPr="00484E69" w14:paraId="6C90E437" w14:textId="77777777">
        <w:tc>
          <w:tcPr>
            <w:tcW w:w="3588" w:type="dxa"/>
          </w:tcPr>
          <w:p w14:paraId="50DE116D" w14:textId="77777777" w:rsidR="000871EA" w:rsidRPr="00142308" w:rsidRDefault="000871EA">
            <w:pPr>
              <w:spacing w:after="120" w:line="240" w:lineRule="auto"/>
              <w:rPr>
                <w:rFonts w:ascii="Times New Roman" w:hAnsi="Times New Roman"/>
                <w:bCs/>
                <w:sz w:val="24"/>
                <w:szCs w:val="24"/>
                <w:lang w:eastAsia="hu-HU"/>
              </w:rPr>
            </w:pPr>
            <w:r w:rsidRPr="00142308">
              <w:rPr>
                <w:rFonts w:ascii="Times New Roman" w:hAnsi="Times New Roman"/>
                <w:bCs/>
                <w:sz w:val="24"/>
                <w:szCs w:val="24"/>
                <w:lang w:eastAsia="hu-HU"/>
              </w:rPr>
              <w:t>A lehívás száma a Vállalkozónál</w:t>
            </w:r>
          </w:p>
        </w:tc>
        <w:tc>
          <w:tcPr>
            <w:tcW w:w="5474" w:type="dxa"/>
          </w:tcPr>
          <w:p w14:paraId="724F7037" w14:textId="77777777" w:rsidR="000871EA" w:rsidRPr="00142308" w:rsidRDefault="000871EA">
            <w:pPr>
              <w:spacing w:after="120" w:line="240" w:lineRule="auto"/>
              <w:rPr>
                <w:rFonts w:ascii="Times New Roman" w:hAnsi="Times New Roman"/>
                <w:bCs/>
                <w:sz w:val="24"/>
                <w:szCs w:val="24"/>
                <w:lang w:eastAsia="hu-HU"/>
              </w:rPr>
            </w:pPr>
          </w:p>
        </w:tc>
      </w:tr>
      <w:tr w:rsidR="000871EA" w:rsidRPr="00484E69" w14:paraId="5B2AD24A" w14:textId="77777777">
        <w:tc>
          <w:tcPr>
            <w:tcW w:w="3588" w:type="dxa"/>
          </w:tcPr>
          <w:p w14:paraId="0D90041A" w14:textId="77777777" w:rsidR="000871EA" w:rsidRPr="00142308" w:rsidRDefault="000871EA">
            <w:pPr>
              <w:spacing w:after="120" w:line="240" w:lineRule="auto"/>
              <w:rPr>
                <w:rFonts w:ascii="Times New Roman" w:hAnsi="Times New Roman"/>
                <w:bCs/>
                <w:sz w:val="24"/>
                <w:szCs w:val="24"/>
                <w:lang w:eastAsia="hu-HU"/>
              </w:rPr>
            </w:pPr>
            <w:r w:rsidRPr="00142308">
              <w:rPr>
                <w:rFonts w:ascii="Times New Roman" w:hAnsi="Times New Roman"/>
                <w:bCs/>
                <w:sz w:val="24"/>
                <w:szCs w:val="24"/>
                <w:lang w:eastAsia="hu-HU"/>
              </w:rPr>
              <w:t>A lehívásban a munkák koordinálására kijelölt személy</w:t>
            </w:r>
          </w:p>
        </w:tc>
        <w:tc>
          <w:tcPr>
            <w:tcW w:w="5474" w:type="dxa"/>
          </w:tcPr>
          <w:p w14:paraId="68F9FF22" w14:textId="77777777" w:rsidR="000871EA" w:rsidRPr="00142308" w:rsidRDefault="000871EA">
            <w:pPr>
              <w:spacing w:after="120" w:line="240" w:lineRule="auto"/>
              <w:rPr>
                <w:rFonts w:ascii="Times New Roman" w:hAnsi="Times New Roman"/>
                <w:bCs/>
                <w:sz w:val="24"/>
                <w:szCs w:val="24"/>
                <w:lang w:eastAsia="hu-HU"/>
              </w:rPr>
            </w:pPr>
            <w:r w:rsidRPr="00142308">
              <w:rPr>
                <w:rFonts w:ascii="Times New Roman" w:hAnsi="Times New Roman"/>
                <w:bCs/>
                <w:sz w:val="24"/>
                <w:szCs w:val="24"/>
                <w:lang w:eastAsia="hu-HU"/>
              </w:rPr>
              <w:t xml:space="preserve">Megrendelő részéről: </w:t>
            </w:r>
          </w:p>
          <w:p w14:paraId="59BDA333" w14:textId="77777777" w:rsidR="000871EA" w:rsidRPr="00142308" w:rsidRDefault="000871EA">
            <w:pPr>
              <w:spacing w:after="120" w:line="240" w:lineRule="auto"/>
              <w:rPr>
                <w:rFonts w:ascii="Times New Roman" w:hAnsi="Times New Roman"/>
                <w:bCs/>
                <w:sz w:val="24"/>
                <w:szCs w:val="24"/>
                <w:lang w:eastAsia="hu-HU"/>
              </w:rPr>
            </w:pPr>
            <w:r w:rsidRPr="00142308">
              <w:rPr>
                <w:rFonts w:ascii="Times New Roman" w:hAnsi="Times New Roman"/>
                <w:bCs/>
                <w:sz w:val="24"/>
                <w:szCs w:val="24"/>
                <w:lang w:eastAsia="hu-HU"/>
              </w:rPr>
              <w:t xml:space="preserve">Vállalkozó részéről: </w:t>
            </w:r>
          </w:p>
        </w:tc>
      </w:tr>
      <w:tr w:rsidR="000871EA" w:rsidRPr="00484E69" w14:paraId="593F24B4" w14:textId="77777777">
        <w:tc>
          <w:tcPr>
            <w:tcW w:w="3588" w:type="dxa"/>
            <w:tcBorders>
              <w:top w:val="single" w:sz="4" w:space="0" w:color="000000"/>
              <w:left w:val="single" w:sz="4" w:space="0" w:color="000000"/>
              <w:bottom w:val="single" w:sz="4" w:space="0" w:color="000000"/>
              <w:right w:val="single" w:sz="4" w:space="0" w:color="000000"/>
            </w:tcBorders>
          </w:tcPr>
          <w:tbl>
            <w:tblPr>
              <w:tblW w:w="13964" w:type="dxa"/>
              <w:jc w:val="center"/>
              <w:tblLayout w:type="fixed"/>
              <w:tblCellMar>
                <w:left w:w="70" w:type="dxa"/>
                <w:right w:w="70" w:type="dxa"/>
              </w:tblCellMar>
              <w:tblLook w:val="04A0" w:firstRow="1" w:lastRow="0" w:firstColumn="1" w:lastColumn="0" w:noHBand="0" w:noVBand="1"/>
            </w:tblPr>
            <w:tblGrid>
              <w:gridCol w:w="13964"/>
            </w:tblGrid>
            <w:tr w:rsidR="008C71BD" w:rsidRPr="00754960" w14:paraId="16CF1CA5" w14:textId="77777777">
              <w:trPr>
                <w:cantSplit/>
                <w:trHeight w:val="1212"/>
                <w:jc w:val="center"/>
                <w:ins w:id="238" w:author="Miklós Nándor" w:date="2026-04-14T11:07:00Z"/>
              </w:trPr>
              <w:tc>
                <w:tcPr>
                  <w:tcW w:w="3256" w:type="dxa"/>
                  <w:tcBorders>
                    <w:top w:val="nil"/>
                    <w:left w:val="single" w:sz="4" w:space="0" w:color="auto"/>
                    <w:bottom w:val="single" w:sz="4" w:space="0" w:color="auto"/>
                    <w:right w:val="single" w:sz="4" w:space="0" w:color="auto"/>
                  </w:tcBorders>
                  <w:shd w:val="clear" w:color="auto" w:fill="DDD9C3"/>
                  <w:vAlign w:val="center"/>
                  <w:hideMark/>
                </w:tcPr>
                <w:p w14:paraId="682EFD7B" w14:textId="77777777" w:rsidR="008C71BD" w:rsidRPr="00754960" w:rsidRDefault="000871EA">
                  <w:pPr>
                    <w:spacing w:after="160" w:line="259" w:lineRule="auto"/>
                    <w:rPr>
                      <w:ins w:id="239" w:author="Miklós Nándor" w:date="2026-04-14T11:07:00Z" w16du:dateUtc="2026-04-14T09:07:00Z"/>
                    </w:rPr>
                  </w:pPr>
                  <w:r w:rsidRPr="00142308">
                    <w:rPr>
                      <w:rFonts w:ascii="Times New Roman" w:hAnsi="Times New Roman"/>
                      <w:bCs/>
                      <w:sz w:val="24"/>
                      <w:szCs w:val="24"/>
                      <w:lang w:eastAsia="hu-HU"/>
                    </w:rPr>
                    <w:t>A feladat m</w:t>
                  </w:r>
                </w:p>
              </w:tc>
            </w:tr>
          </w:tbl>
          <w:p w14:paraId="14D236E7" w14:textId="1B2EA9C5" w:rsidR="000871EA" w:rsidRPr="00142308" w:rsidRDefault="000871EA">
            <w:pPr>
              <w:spacing w:after="120" w:line="240" w:lineRule="auto"/>
              <w:rPr>
                <w:rFonts w:ascii="Times New Roman" w:hAnsi="Times New Roman"/>
                <w:bCs/>
                <w:sz w:val="24"/>
                <w:szCs w:val="24"/>
                <w:lang w:eastAsia="hu-HU"/>
              </w:rPr>
            </w:pPr>
            <w:r w:rsidRPr="00142308">
              <w:rPr>
                <w:rFonts w:ascii="Times New Roman" w:hAnsi="Times New Roman"/>
                <w:bCs/>
                <w:sz w:val="24"/>
                <w:szCs w:val="24"/>
                <w:lang w:eastAsia="hu-HU"/>
              </w:rPr>
              <w:t>gnevezése</w:t>
            </w:r>
          </w:p>
        </w:tc>
        <w:tc>
          <w:tcPr>
            <w:tcW w:w="5474" w:type="dxa"/>
            <w:tcBorders>
              <w:top w:val="single" w:sz="4" w:space="0" w:color="000000"/>
              <w:left w:val="single" w:sz="4" w:space="0" w:color="000000"/>
              <w:bottom w:val="single" w:sz="4" w:space="0" w:color="000000"/>
              <w:right w:val="single" w:sz="4" w:space="0" w:color="000000"/>
            </w:tcBorders>
          </w:tcPr>
          <w:p w14:paraId="5F910379" w14:textId="77777777" w:rsidR="000871EA" w:rsidRPr="00142308" w:rsidRDefault="000871EA">
            <w:pPr>
              <w:spacing w:after="120" w:line="240" w:lineRule="auto"/>
              <w:rPr>
                <w:rFonts w:ascii="Times New Roman" w:hAnsi="Times New Roman"/>
                <w:bCs/>
                <w:sz w:val="24"/>
                <w:szCs w:val="24"/>
                <w:lang w:eastAsia="hu-HU"/>
              </w:rPr>
            </w:pPr>
          </w:p>
        </w:tc>
      </w:tr>
      <w:tr w:rsidR="000871EA" w:rsidRPr="00484E69" w14:paraId="7D7ADA0B" w14:textId="77777777">
        <w:tc>
          <w:tcPr>
            <w:tcW w:w="3588" w:type="dxa"/>
            <w:tcBorders>
              <w:top w:val="single" w:sz="4" w:space="0" w:color="000000"/>
              <w:left w:val="single" w:sz="4" w:space="0" w:color="000000"/>
              <w:bottom w:val="single" w:sz="4" w:space="0" w:color="000000"/>
              <w:right w:val="single" w:sz="4" w:space="0" w:color="000000"/>
            </w:tcBorders>
          </w:tcPr>
          <w:p w14:paraId="666FEEDF" w14:textId="77777777" w:rsidR="000871EA" w:rsidRPr="00142308" w:rsidRDefault="000871EA">
            <w:pPr>
              <w:spacing w:after="120" w:line="240" w:lineRule="auto"/>
              <w:rPr>
                <w:rFonts w:ascii="Times New Roman" w:hAnsi="Times New Roman"/>
                <w:bCs/>
                <w:sz w:val="24"/>
                <w:szCs w:val="24"/>
                <w:lang w:eastAsia="hu-HU"/>
              </w:rPr>
            </w:pPr>
            <w:r w:rsidRPr="00142308">
              <w:rPr>
                <w:rFonts w:ascii="Times New Roman" w:hAnsi="Times New Roman"/>
                <w:bCs/>
                <w:sz w:val="24"/>
                <w:szCs w:val="24"/>
                <w:lang w:eastAsia="hu-HU"/>
              </w:rPr>
              <w:t>A feladat leírása</w:t>
            </w:r>
          </w:p>
        </w:tc>
        <w:tc>
          <w:tcPr>
            <w:tcW w:w="5474" w:type="dxa"/>
            <w:tcBorders>
              <w:top w:val="single" w:sz="4" w:space="0" w:color="000000"/>
              <w:left w:val="single" w:sz="4" w:space="0" w:color="000000"/>
              <w:bottom w:val="single" w:sz="4" w:space="0" w:color="000000"/>
              <w:right w:val="single" w:sz="4" w:space="0" w:color="000000"/>
            </w:tcBorders>
          </w:tcPr>
          <w:p w14:paraId="6F2BC6E9" w14:textId="77777777" w:rsidR="000871EA" w:rsidRPr="00142308" w:rsidRDefault="000871EA">
            <w:pPr>
              <w:spacing w:after="120" w:line="240" w:lineRule="auto"/>
              <w:rPr>
                <w:rFonts w:ascii="Times New Roman" w:hAnsi="Times New Roman"/>
                <w:bCs/>
                <w:sz w:val="24"/>
                <w:szCs w:val="24"/>
                <w:lang w:eastAsia="hu-HU"/>
              </w:rPr>
            </w:pPr>
          </w:p>
        </w:tc>
      </w:tr>
      <w:tr w:rsidR="00861467" w:rsidRPr="00484E69" w14:paraId="3880EC2B" w14:textId="77777777">
        <w:tc>
          <w:tcPr>
            <w:tcW w:w="3588" w:type="dxa"/>
            <w:tcBorders>
              <w:top w:val="single" w:sz="4" w:space="0" w:color="000000"/>
              <w:left w:val="single" w:sz="4" w:space="0" w:color="000000"/>
              <w:bottom w:val="single" w:sz="4" w:space="0" w:color="000000"/>
              <w:right w:val="single" w:sz="4" w:space="0" w:color="000000"/>
            </w:tcBorders>
          </w:tcPr>
          <w:p w14:paraId="05C593C1" w14:textId="684836A6" w:rsidR="00861467" w:rsidRPr="00E32CB7" w:rsidRDefault="00861467" w:rsidP="00861467">
            <w:pPr>
              <w:spacing w:after="120" w:line="240" w:lineRule="auto"/>
              <w:rPr>
                <w:rFonts w:ascii="Times New Roman" w:hAnsi="Times New Roman"/>
                <w:bCs/>
                <w:sz w:val="24"/>
                <w:szCs w:val="24"/>
                <w:lang w:eastAsia="hu-HU"/>
              </w:rPr>
            </w:pPr>
            <w:r w:rsidRPr="00E32CB7">
              <w:rPr>
                <w:rFonts w:ascii="Times New Roman" w:hAnsi="Times New Roman"/>
                <w:sz w:val="24"/>
                <w:szCs w:val="24"/>
              </w:rPr>
              <w:t>A vállalkozó a feladat teljesítése során személyes adatokat lát, adatfeldolgozást végez-e?</w:t>
            </w:r>
          </w:p>
        </w:tc>
        <w:tc>
          <w:tcPr>
            <w:tcW w:w="5474" w:type="dxa"/>
            <w:tcBorders>
              <w:top w:val="single" w:sz="4" w:space="0" w:color="000000"/>
              <w:left w:val="single" w:sz="4" w:space="0" w:color="000000"/>
              <w:bottom w:val="single" w:sz="4" w:space="0" w:color="000000"/>
              <w:right w:val="single" w:sz="4" w:space="0" w:color="000000"/>
            </w:tcBorders>
          </w:tcPr>
          <w:p w14:paraId="35656568" w14:textId="77777777" w:rsidR="00861467" w:rsidRPr="00E32CB7" w:rsidRDefault="00861467" w:rsidP="00861467">
            <w:pPr>
              <w:jc w:val="both"/>
              <w:rPr>
                <w:rFonts w:ascii="Times New Roman" w:hAnsi="Times New Roman"/>
                <w:sz w:val="24"/>
                <w:szCs w:val="24"/>
              </w:rPr>
            </w:pPr>
            <w:r w:rsidRPr="00E32CB7">
              <w:rPr>
                <w:rFonts w:ascii="Times New Roman" w:hAnsi="Times New Roman"/>
                <w:sz w:val="24"/>
                <w:szCs w:val="24"/>
              </w:rPr>
              <w:t>Igen/Nem</w:t>
            </w:r>
          </w:p>
          <w:p w14:paraId="07C1FFD9" w14:textId="0DF01E3A" w:rsidR="00861467" w:rsidRPr="00E32CB7" w:rsidRDefault="00861467" w:rsidP="00861467">
            <w:pPr>
              <w:spacing w:after="120" w:line="240" w:lineRule="auto"/>
              <w:rPr>
                <w:rFonts w:ascii="Times New Roman" w:hAnsi="Times New Roman"/>
                <w:bCs/>
                <w:sz w:val="24"/>
                <w:szCs w:val="24"/>
                <w:lang w:eastAsia="hu-HU"/>
              </w:rPr>
            </w:pPr>
            <w:r w:rsidRPr="00E32CB7">
              <w:rPr>
                <w:rFonts w:ascii="Times New Roman" w:hAnsi="Times New Roman"/>
                <w:sz w:val="16"/>
                <w:szCs w:val="16"/>
              </w:rPr>
              <w:t>Ha „Igen” a válasz és a szerződéskötéskor nem lett kötve „Adatfeldolgozási megállapodás” akkor az 5. sz. melléklet utólagos megkötése szükséges a szerződéshez.</w:t>
            </w:r>
          </w:p>
        </w:tc>
      </w:tr>
      <w:tr w:rsidR="000871EA" w:rsidRPr="00484E69" w14:paraId="4CE64CEB" w14:textId="77777777">
        <w:tc>
          <w:tcPr>
            <w:tcW w:w="3588" w:type="dxa"/>
            <w:tcBorders>
              <w:top w:val="single" w:sz="4" w:space="0" w:color="000000"/>
              <w:left w:val="single" w:sz="4" w:space="0" w:color="000000"/>
              <w:bottom w:val="single" w:sz="4" w:space="0" w:color="000000"/>
              <w:right w:val="single" w:sz="4" w:space="0" w:color="000000"/>
            </w:tcBorders>
          </w:tcPr>
          <w:p w14:paraId="6D0BCC82" w14:textId="77777777" w:rsidR="000871EA" w:rsidRPr="00142308" w:rsidRDefault="000871EA">
            <w:pPr>
              <w:spacing w:after="120" w:line="240" w:lineRule="auto"/>
              <w:rPr>
                <w:rFonts w:ascii="Times New Roman" w:hAnsi="Times New Roman"/>
                <w:bCs/>
                <w:sz w:val="24"/>
                <w:szCs w:val="24"/>
                <w:lang w:eastAsia="hu-HU"/>
              </w:rPr>
            </w:pPr>
            <w:r w:rsidRPr="00142308">
              <w:rPr>
                <w:rFonts w:ascii="Times New Roman" w:hAnsi="Times New Roman"/>
                <w:bCs/>
                <w:sz w:val="24"/>
                <w:szCs w:val="24"/>
                <w:lang w:eastAsia="hu-HU"/>
              </w:rPr>
              <w:t>A válla</w:t>
            </w:r>
            <w:r>
              <w:rPr>
                <w:rFonts w:ascii="Times New Roman" w:hAnsi="Times New Roman"/>
                <w:bCs/>
                <w:sz w:val="24"/>
                <w:szCs w:val="24"/>
                <w:lang w:eastAsia="hu-HU"/>
              </w:rPr>
              <w:t>l</w:t>
            </w:r>
            <w:r w:rsidRPr="00142308">
              <w:rPr>
                <w:rFonts w:ascii="Times New Roman" w:hAnsi="Times New Roman"/>
                <w:bCs/>
                <w:sz w:val="24"/>
                <w:szCs w:val="24"/>
                <w:lang w:eastAsia="hu-HU"/>
              </w:rPr>
              <w:t>kozó részére a feladat elvégzéséhez biztosított eseti jogosultságok (Név, felhasználói azonosító, jogosultság időbeli terjedelem (tól-ig) ):</w:t>
            </w:r>
          </w:p>
        </w:tc>
        <w:tc>
          <w:tcPr>
            <w:tcW w:w="5474" w:type="dxa"/>
            <w:tcBorders>
              <w:top w:val="single" w:sz="4" w:space="0" w:color="000000"/>
              <w:left w:val="single" w:sz="4" w:space="0" w:color="000000"/>
              <w:bottom w:val="single" w:sz="4" w:space="0" w:color="000000"/>
              <w:right w:val="single" w:sz="4" w:space="0" w:color="000000"/>
            </w:tcBorders>
          </w:tcPr>
          <w:p w14:paraId="78B18272" w14:textId="77777777" w:rsidR="000871EA" w:rsidRPr="00142308" w:rsidRDefault="000871EA">
            <w:pPr>
              <w:spacing w:after="120" w:line="240" w:lineRule="auto"/>
              <w:rPr>
                <w:rFonts w:ascii="Times New Roman" w:hAnsi="Times New Roman"/>
                <w:bCs/>
                <w:sz w:val="24"/>
                <w:szCs w:val="24"/>
                <w:lang w:eastAsia="hu-HU"/>
              </w:rPr>
            </w:pPr>
          </w:p>
        </w:tc>
      </w:tr>
      <w:tr w:rsidR="000871EA" w:rsidRPr="00484E69" w14:paraId="43A55C47" w14:textId="77777777">
        <w:tc>
          <w:tcPr>
            <w:tcW w:w="3588" w:type="dxa"/>
            <w:tcBorders>
              <w:top w:val="single" w:sz="4" w:space="0" w:color="000000"/>
              <w:left w:val="single" w:sz="4" w:space="0" w:color="000000"/>
              <w:bottom w:val="single" w:sz="4" w:space="0" w:color="000000"/>
              <w:right w:val="single" w:sz="4" w:space="0" w:color="000000"/>
            </w:tcBorders>
          </w:tcPr>
          <w:p w14:paraId="3A21B6CD" w14:textId="77777777" w:rsidR="000871EA" w:rsidRPr="00142308" w:rsidRDefault="000871EA">
            <w:pPr>
              <w:spacing w:after="120" w:line="240" w:lineRule="auto"/>
              <w:rPr>
                <w:rFonts w:ascii="Times New Roman" w:hAnsi="Times New Roman"/>
                <w:bCs/>
                <w:sz w:val="24"/>
                <w:szCs w:val="24"/>
                <w:lang w:eastAsia="hu-HU"/>
              </w:rPr>
            </w:pPr>
            <w:r w:rsidRPr="008C3A0B">
              <w:rPr>
                <w:rFonts w:ascii="Times New Roman" w:hAnsi="Times New Roman"/>
                <w:bCs/>
                <w:sz w:val="24"/>
                <w:szCs w:val="24"/>
                <w:lang w:eastAsia="hu-HU"/>
              </w:rPr>
              <w:t>A feladat megkezdésének  időpontja</w:t>
            </w:r>
          </w:p>
        </w:tc>
        <w:tc>
          <w:tcPr>
            <w:tcW w:w="5474" w:type="dxa"/>
            <w:tcBorders>
              <w:top w:val="single" w:sz="4" w:space="0" w:color="000000"/>
              <w:left w:val="single" w:sz="4" w:space="0" w:color="000000"/>
              <w:bottom w:val="single" w:sz="4" w:space="0" w:color="000000"/>
              <w:right w:val="single" w:sz="4" w:space="0" w:color="000000"/>
            </w:tcBorders>
          </w:tcPr>
          <w:p w14:paraId="3A6EB1BC" w14:textId="77777777" w:rsidR="000871EA" w:rsidRPr="00142308" w:rsidRDefault="000871EA">
            <w:pPr>
              <w:spacing w:after="120" w:line="240" w:lineRule="auto"/>
              <w:rPr>
                <w:rFonts w:ascii="Times New Roman" w:hAnsi="Times New Roman"/>
                <w:bCs/>
                <w:sz w:val="24"/>
                <w:szCs w:val="24"/>
                <w:lang w:eastAsia="hu-HU"/>
              </w:rPr>
            </w:pPr>
            <w:r w:rsidRPr="00142308">
              <w:rPr>
                <w:rFonts w:ascii="Times New Roman" w:hAnsi="Times New Roman"/>
                <w:bCs/>
                <w:sz w:val="24"/>
                <w:szCs w:val="24"/>
                <w:lang w:eastAsia="hu-HU"/>
              </w:rPr>
              <w:t>20.. …………..</w:t>
            </w:r>
          </w:p>
        </w:tc>
      </w:tr>
      <w:tr w:rsidR="000871EA" w:rsidRPr="00484E69" w14:paraId="5D2034E5" w14:textId="77777777">
        <w:tc>
          <w:tcPr>
            <w:tcW w:w="3588" w:type="dxa"/>
            <w:tcBorders>
              <w:top w:val="single" w:sz="4" w:space="0" w:color="000000"/>
              <w:left w:val="single" w:sz="4" w:space="0" w:color="000000"/>
              <w:bottom w:val="single" w:sz="4" w:space="0" w:color="000000"/>
              <w:right w:val="single" w:sz="4" w:space="0" w:color="000000"/>
            </w:tcBorders>
          </w:tcPr>
          <w:p w14:paraId="39D1E79C" w14:textId="77777777" w:rsidR="000871EA" w:rsidRPr="00142308" w:rsidRDefault="000871EA">
            <w:pPr>
              <w:spacing w:after="120" w:line="240" w:lineRule="auto"/>
              <w:rPr>
                <w:rFonts w:ascii="Times New Roman" w:hAnsi="Times New Roman"/>
                <w:bCs/>
                <w:sz w:val="24"/>
                <w:szCs w:val="24"/>
                <w:lang w:eastAsia="hu-HU"/>
              </w:rPr>
            </w:pPr>
            <w:r w:rsidRPr="00142308">
              <w:rPr>
                <w:rFonts w:ascii="Times New Roman" w:hAnsi="Times New Roman"/>
                <w:bCs/>
                <w:sz w:val="24"/>
                <w:szCs w:val="24"/>
                <w:lang w:eastAsia="hu-HU"/>
              </w:rPr>
              <w:t>Kötbérköteles teljesítési határidő</w:t>
            </w:r>
            <w:r>
              <w:rPr>
                <w:rFonts w:ascii="Times New Roman" w:hAnsi="Times New Roman"/>
                <w:bCs/>
                <w:sz w:val="24"/>
                <w:szCs w:val="24"/>
                <w:lang w:eastAsia="hu-HU"/>
              </w:rPr>
              <w:t xml:space="preserve"> </w:t>
            </w:r>
            <w:r w:rsidRPr="008C3A0B">
              <w:rPr>
                <w:rFonts w:ascii="Times New Roman" w:hAnsi="Times New Roman"/>
                <w:bCs/>
                <w:sz w:val="20"/>
                <w:szCs w:val="20"/>
                <w:lang w:eastAsia="hu-HU"/>
              </w:rPr>
              <w:t>(éles indulás, teljesítési véghatáridő)</w:t>
            </w:r>
          </w:p>
          <w:p w14:paraId="44AF2104" w14:textId="77777777" w:rsidR="000871EA" w:rsidRDefault="000871EA">
            <w:pPr>
              <w:spacing w:after="120" w:line="240" w:lineRule="auto"/>
              <w:rPr>
                <w:rFonts w:ascii="Times New Roman" w:hAnsi="Times New Roman"/>
                <w:bCs/>
                <w:sz w:val="24"/>
                <w:szCs w:val="24"/>
                <w:lang w:eastAsia="hu-HU"/>
              </w:rPr>
            </w:pPr>
            <w:r w:rsidRPr="00142308">
              <w:rPr>
                <w:rFonts w:ascii="Times New Roman" w:hAnsi="Times New Roman"/>
                <w:bCs/>
                <w:sz w:val="24"/>
                <w:szCs w:val="24"/>
                <w:lang w:eastAsia="hu-HU"/>
              </w:rPr>
              <w:t>Kötbérköteles részteljesítési határidő</w:t>
            </w:r>
          </w:p>
          <w:p w14:paraId="0D926C06" w14:textId="77777777" w:rsidR="000871EA" w:rsidRPr="008C3A0B" w:rsidRDefault="000871EA">
            <w:pPr>
              <w:spacing w:after="120" w:line="240" w:lineRule="auto"/>
              <w:rPr>
                <w:rFonts w:ascii="Times New Roman" w:hAnsi="Times New Roman"/>
                <w:bCs/>
                <w:sz w:val="20"/>
                <w:szCs w:val="20"/>
                <w:lang w:eastAsia="hu-HU"/>
              </w:rPr>
            </w:pPr>
            <w:r w:rsidRPr="008C3A0B">
              <w:rPr>
                <w:rFonts w:ascii="Times New Roman" w:hAnsi="Times New Roman"/>
                <w:bCs/>
                <w:sz w:val="20"/>
                <w:szCs w:val="20"/>
                <w:lang w:eastAsia="hu-HU"/>
              </w:rPr>
              <w:t>(teljesítési véghatáridő előtti mérföldkő, amihez fizetés van ütemezve)</w:t>
            </w:r>
          </w:p>
        </w:tc>
        <w:tc>
          <w:tcPr>
            <w:tcW w:w="5474" w:type="dxa"/>
            <w:tcBorders>
              <w:top w:val="single" w:sz="4" w:space="0" w:color="000000"/>
              <w:left w:val="single" w:sz="4" w:space="0" w:color="000000"/>
              <w:bottom w:val="single" w:sz="4" w:space="0" w:color="000000"/>
              <w:right w:val="single" w:sz="4" w:space="0" w:color="000000"/>
            </w:tcBorders>
          </w:tcPr>
          <w:p w14:paraId="4546E64A" w14:textId="77777777" w:rsidR="000871EA" w:rsidRPr="00142308" w:rsidRDefault="000871EA">
            <w:pPr>
              <w:spacing w:after="120" w:line="240" w:lineRule="auto"/>
              <w:rPr>
                <w:rFonts w:ascii="Times New Roman" w:hAnsi="Times New Roman"/>
                <w:bCs/>
                <w:sz w:val="24"/>
                <w:szCs w:val="24"/>
                <w:lang w:eastAsia="hu-HU"/>
              </w:rPr>
            </w:pPr>
            <w:r w:rsidRPr="00142308">
              <w:rPr>
                <w:rFonts w:ascii="Times New Roman" w:hAnsi="Times New Roman"/>
                <w:bCs/>
                <w:sz w:val="24"/>
                <w:szCs w:val="24"/>
                <w:lang w:eastAsia="hu-HU"/>
              </w:rPr>
              <w:t>20.. ..…………..</w:t>
            </w:r>
          </w:p>
          <w:p w14:paraId="4BFD82FE" w14:textId="77777777" w:rsidR="000871EA" w:rsidRPr="00142308" w:rsidRDefault="000871EA">
            <w:pPr>
              <w:spacing w:after="120" w:line="240" w:lineRule="auto"/>
              <w:rPr>
                <w:rFonts w:ascii="Times New Roman" w:hAnsi="Times New Roman"/>
                <w:bCs/>
                <w:sz w:val="24"/>
                <w:szCs w:val="24"/>
                <w:lang w:eastAsia="hu-HU"/>
              </w:rPr>
            </w:pPr>
          </w:p>
          <w:p w14:paraId="57972982" w14:textId="77777777" w:rsidR="000871EA" w:rsidRPr="00142308" w:rsidRDefault="000871EA">
            <w:pPr>
              <w:spacing w:after="120" w:line="240" w:lineRule="auto"/>
              <w:rPr>
                <w:rFonts w:ascii="Times New Roman" w:hAnsi="Times New Roman"/>
                <w:bCs/>
                <w:sz w:val="24"/>
                <w:szCs w:val="24"/>
                <w:lang w:eastAsia="hu-HU"/>
              </w:rPr>
            </w:pPr>
            <w:r w:rsidRPr="00142308">
              <w:rPr>
                <w:rFonts w:ascii="Times New Roman" w:hAnsi="Times New Roman"/>
                <w:bCs/>
                <w:sz w:val="24"/>
                <w:szCs w:val="24"/>
                <w:lang w:eastAsia="hu-HU"/>
              </w:rPr>
              <w:t>20.. ………</w:t>
            </w:r>
          </w:p>
        </w:tc>
      </w:tr>
      <w:tr w:rsidR="000871EA" w:rsidRPr="00484E69" w14:paraId="76B6349F" w14:textId="77777777">
        <w:tc>
          <w:tcPr>
            <w:tcW w:w="3588" w:type="dxa"/>
            <w:tcBorders>
              <w:top w:val="single" w:sz="4" w:space="0" w:color="000000"/>
              <w:left w:val="single" w:sz="4" w:space="0" w:color="000000"/>
              <w:bottom w:val="single" w:sz="4" w:space="0" w:color="000000"/>
              <w:right w:val="single" w:sz="4" w:space="0" w:color="000000"/>
            </w:tcBorders>
          </w:tcPr>
          <w:p w14:paraId="379A18C6" w14:textId="77777777" w:rsidR="000871EA" w:rsidRPr="00142308" w:rsidRDefault="000871EA">
            <w:pPr>
              <w:spacing w:after="120" w:line="240" w:lineRule="auto"/>
              <w:rPr>
                <w:rFonts w:ascii="Times New Roman" w:hAnsi="Times New Roman"/>
                <w:bCs/>
                <w:sz w:val="24"/>
                <w:szCs w:val="24"/>
                <w:lang w:eastAsia="hu-HU"/>
              </w:rPr>
            </w:pPr>
            <w:r w:rsidRPr="00142308">
              <w:rPr>
                <w:rFonts w:ascii="Times New Roman" w:hAnsi="Times New Roman"/>
                <w:bCs/>
                <w:sz w:val="24"/>
                <w:szCs w:val="24"/>
                <w:lang w:eastAsia="hu-HU"/>
              </w:rPr>
              <w:t>Leszállítandó dokumentum megnevezése (eredménytermékek)</w:t>
            </w:r>
          </w:p>
        </w:tc>
        <w:tc>
          <w:tcPr>
            <w:tcW w:w="5474" w:type="dxa"/>
            <w:tcBorders>
              <w:top w:val="single" w:sz="4" w:space="0" w:color="000000"/>
              <w:left w:val="single" w:sz="4" w:space="0" w:color="000000"/>
              <w:bottom w:val="single" w:sz="4" w:space="0" w:color="000000"/>
              <w:right w:val="single" w:sz="4" w:space="0" w:color="000000"/>
            </w:tcBorders>
          </w:tcPr>
          <w:p w14:paraId="2DB526C4" w14:textId="77777777" w:rsidR="000871EA" w:rsidRPr="00484E69" w:rsidRDefault="000871EA" w:rsidP="0027212C">
            <w:pPr>
              <w:numPr>
                <w:ilvl w:val="0"/>
                <w:numId w:val="21"/>
              </w:numPr>
              <w:spacing w:before="200" w:line="240" w:lineRule="auto"/>
              <w:contextualSpacing/>
              <w:rPr>
                <w:rFonts w:ascii="Times New Roman" w:hAnsi="Times New Roman"/>
                <w:sz w:val="24"/>
                <w:szCs w:val="24"/>
              </w:rPr>
            </w:pPr>
            <w:commentRangeStart w:id="240"/>
            <w:commentRangeStart w:id="241"/>
            <w:r w:rsidRPr="00484E69">
              <w:rPr>
                <w:rFonts w:ascii="Times New Roman" w:eastAsia="Times New Roman" w:hAnsi="Times New Roman"/>
                <w:sz w:val="24"/>
                <w:szCs w:val="24"/>
                <w:lang w:eastAsia="hu-HU"/>
              </w:rPr>
              <w:t>Projektalapító dokumentum</w:t>
            </w:r>
          </w:p>
          <w:p w14:paraId="199D07F2" w14:textId="77777777" w:rsidR="000871EA" w:rsidRPr="00484E69" w:rsidRDefault="000871EA" w:rsidP="0027212C">
            <w:pPr>
              <w:numPr>
                <w:ilvl w:val="0"/>
                <w:numId w:val="21"/>
              </w:numPr>
              <w:spacing w:before="200" w:line="240" w:lineRule="auto"/>
              <w:contextualSpacing/>
              <w:rPr>
                <w:rFonts w:ascii="Times New Roman" w:hAnsi="Times New Roman"/>
                <w:sz w:val="24"/>
                <w:szCs w:val="24"/>
              </w:rPr>
            </w:pPr>
            <w:r w:rsidRPr="00484E69">
              <w:rPr>
                <w:rFonts w:ascii="Times New Roman" w:hAnsi="Times New Roman"/>
                <w:sz w:val="24"/>
                <w:szCs w:val="24"/>
              </w:rPr>
              <w:t xml:space="preserve">Funkcionális specifikáció </w:t>
            </w:r>
          </w:p>
          <w:p w14:paraId="3846811E" w14:textId="77777777" w:rsidR="000871EA" w:rsidRPr="00484E69" w:rsidRDefault="000871EA" w:rsidP="0027212C">
            <w:pPr>
              <w:numPr>
                <w:ilvl w:val="0"/>
                <w:numId w:val="21"/>
              </w:numPr>
              <w:spacing w:before="200" w:line="240" w:lineRule="auto"/>
              <w:contextualSpacing/>
              <w:rPr>
                <w:rFonts w:ascii="Times New Roman" w:hAnsi="Times New Roman"/>
                <w:sz w:val="24"/>
                <w:szCs w:val="24"/>
              </w:rPr>
            </w:pPr>
            <w:r w:rsidRPr="00484E69">
              <w:rPr>
                <w:rFonts w:ascii="Times New Roman" w:hAnsi="Times New Roman"/>
                <w:sz w:val="24"/>
                <w:szCs w:val="24"/>
              </w:rPr>
              <w:t>Technikai specifikáció (amelynek része a Migrációs terv)</w:t>
            </w:r>
          </w:p>
          <w:p w14:paraId="03D42A34" w14:textId="77777777" w:rsidR="000871EA" w:rsidRPr="00484E69" w:rsidRDefault="000871EA" w:rsidP="0027212C">
            <w:pPr>
              <w:numPr>
                <w:ilvl w:val="0"/>
                <w:numId w:val="21"/>
              </w:numPr>
              <w:spacing w:before="200" w:line="240" w:lineRule="auto"/>
              <w:contextualSpacing/>
              <w:rPr>
                <w:rFonts w:ascii="Times New Roman" w:hAnsi="Times New Roman"/>
                <w:sz w:val="24"/>
                <w:szCs w:val="24"/>
              </w:rPr>
            </w:pPr>
            <w:r w:rsidRPr="00484E69">
              <w:rPr>
                <w:rFonts w:ascii="Times New Roman" w:hAnsi="Times New Roman"/>
                <w:sz w:val="24"/>
                <w:szCs w:val="24"/>
              </w:rPr>
              <w:t>Beállítási specifikáció</w:t>
            </w:r>
          </w:p>
          <w:p w14:paraId="7D63B93F" w14:textId="77777777" w:rsidR="000871EA" w:rsidRPr="00484E69" w:rsidRDefault="000871EA" w:rsidP="0027212C">
            <w:pPr>
              <w:numPr>
                <w:ilvl w:val="0"/>
                <w:numId w:val="21"/>
              </w:numPr>
              <w:spacing w:before="200" w:line="240" w:lineRule="auto"/>
              <w:contextualSpacing/>
              <w:rPr>
                <w:rFonts w:ascii="Times New Roman" w:hAnsi="Times New Roman"/>
                <w:sz w:val="24"/>
                <w:szCs w:val="24"/>
              </w:rPr>
            </w:pPr>
            <w:r w:rsidRPr="00484E69">
              <w:rPr>
                <w:rFonts w:ascii="Times New Roman" w:hAnsi="Times New Roman"/>
                <w:sz w:val="24"/>
                <w:szCs w:val="24"/>
              </w:rPr>
              <w:t>Rendszerterv</w:t>
            </w:r>
          </w:p>
          <w:p w14:paraId="75C6941A" w14:textId="77777777" w:rsidR="000871EA" w:rsidRPr="00484E69" w:rsidRDefault="000871EA" w:rsidP="0027212C">
            <w:pPr>
              <w:numPr>
                <w:ilvl w:val="0"/>
                <w:numId w:val="21"/>
              </w:numPr>
              <w:spacing w:before="200" w:line="240" w:lineRule="auto"/>
              <w:contextualSpacing/>
              <w:rPr>
                <w:rFonts w:ascii="Times New Roman" w:hAnsi="Times New Roman"/>
                <w:sz w:val="24"/>
                <w:szCs w:val="24"/>
              </w:rPr>
            </w:pPr>
            <w:r w:rsidRPr="00484E69">
              <w:rPr>
                <w:rFonts w:ascii="Times New Roman" w:hAnsi="Times New Roman"/>
                <w:sz w:val="24"/>
                <w:szCs w:val="24"/>
              </w:rPr>
              <w:t>Implementációs terv/forgatókönyv</w:t>
            </w:r>
          </w:p>
          <w:p w14:paraId="5E2CB124" w14:textId="77777777" w:rsidR="000871EA" w:rsidRPr="00484E69" w:rsidRDefault="000871EA" w:rsidP="0027212C">
            <w:pPr>
              <w:numPr>
                <w:ilvl w:val="0"/>
                <w:numId w:val="21"/>
              </w:numPr>
              <w:spacing w:before="200" w:line="240" w:lineRule="auto"/>
              <w:contextualSpacing/>
              <w:rPr>
                <w:rFonts w:ascii="Times New Roman" w:hAnsi="Times New Roman"/>
                <w:sz w:val="24"/>
                <w:szCs w:val="24"/>
              </w:rPr>
            </w:pPr>
            <w:r w:rsidRPr="00484E69">
              <w:rPr>
                <w:rFonts w:ascii="Times New Roman" w:hAnsi="Times New Roman"/>
                <w:sz w:val="24"/>
                <w:szCs w:val="24"/>
              </w:rPr>
              <w:t>Migrációs terv</w:t>
            </w:r>
          </w:p>
          <w:p w14:paraId="73948A1E" w14:textId="77777777" w:rsidR="000871EA" w:rsidRPr="00484E69" w:rsidRDefault="000871EA" w:rsidP="0027212C">
            <w:pPr>
              <w:numPr>
                <w:ilvl w:val="0"/>
                <w:numId w:val="22"/>
              </w:numPr>
              <w:spacing w:before="200" w:line="240" w:lineRule="auto"/>
              <w:contextualSpacing/>
              <w:rPr>
                <w:rFonts w:ascii="Times New Roman" w:hAnsi="Times New Roman"/>
                <w:sz w:val="24"/>
                <w:szCs w:val="24"/>
              </w:rPr>
            </w:pPr>
            <w:r w:rsidRPr="00484E69">
              <w:rPr>
                <w:rFonts w:ascii="Times New Roman" w:hAnsi="Times New Roman"/>
                <w:sz w:val="24"/>
                <w:szCs w:val="24"/>
              </w:rPr>
              <w:t>Tesztelési jegyzőkönyvek</w:t>
            </w:r>
          </w:p>
          <w:p w14:paraId="24838B26" w14:textId="77777777" w:rsidR="000871EA" w:rsidRPr="00484E69" w:rsidRDefault="000871EA" w:rsidP="0027212C">
            <w:pPr>
              <w:numPr>
                <w:ilvl w:val="0"/>
                <w:numId w:val="22"/>
              </w:numPr>
              <w:spacing w:before="200" w:line="240" w:lineRule="auto"/>
              <w:contextualSpacing/>
              <w:rPr>
                <w:rFonts w:ascii="Times New Roman" w:hAnsi="Times New Roman"/>
                <w:sz w:val="24"/>
                <w:szCs w:val="24"/>
              </w:rPr>
            </w:pPr>
            <w:r w:rsidRPr="00484E69">
              <w:rPr>
                <w:rFonts w:ascii="Times New Roman" w:hAnsi="Times New Roman"/>
                <w:sz w:val="24"/>
                <w:szCs w:val="24"/>
              </w:rPr>
              <w:t>Oktatási terv és oktatási anyag</w:t>
            </w:r>
          </w:p>
          <w:p w14:paraId="657DFA28" w14:textId="77777777" w:rsidR="000871EA" w:rsidRPr="00484E69" w:rsidRDefault="000871EA" w:rsidP="0027212C">
            <w:pPr>
              <w:numPr>
                <w:ilvl w:val="0"/>
                <w:numId w:val="22"/>
              </w:numPr>
              <w:spacing w:before="200" w:line="240" w:lineRule="auto"/>
              <w:contextualSpacing/>
              <w:rPr>
                <w:rFonts w:ascii="Times New Roman" w:hAnsi="Times New Roman"/>
                <w:sz w:val="24"/>
                <w:szCs w:val="24"/>
              </w:rPr>
            </w:pPr>
            <w:r w:rsidRPr="00484E69">
              <w:rPr>
                <w:rFonts w:ascii="Times New Roman" w:hAnsi="Times New Roman"/>
                <w:sz w:val="24"/>
                <w:szCs w:val="24"/>
              </w:rPr>
              <w:t>Üzemeltetési kézikönyv</w:t>
            </w:r>
          </w:p>
          <w:p w14:paraId="2CF2CA11" w14:textId="77777777" w:rsidR="000871EA" w:rsidRPr="00484E69" w:rsidRDefault="000871EA" w:rsidP="0027212C">
            <w:pPr>
              <w:numPr>
                <w:ilvl w:val="0"/>
                <w:numId w:val="22"/>
              </w:numPr>
              <w:spacing w:before="200" w:line="240" w:lineRule="auto"/>
              <w:contextualSpacing/>
              <w:rPr>
                <w:rFonts w:ascii="Times New Roman" w:hAnsi="Times New Roman"/>
                <w:sz w:val="24"/>
                <w:szCs w:val="24"/>
              </w:rPr>
            </w:pPr>
            <w:r w:rsidRPr="00484E69">
              <w:rPr>
                <w:rFonts w:ascii="Times New Roman" w:hAnsi="Times New Roman"/>
                <w:sz w:val="24"/>
                <w:szCs w:val="24"/>
              </w:rPr>
              <w:t>Felhasználói kézikönyv</w:t>
            </w:r>
          </w:p>
          <w:p w14:paraId="793EB97A" w14:textId="77777777" w:rsidR="000871EA" w:rsidRPr="00484E69" w:rsidRDefault="000871EA" w:rsidP="0027212C">
            <w:pPr>
              <w:numPr>
                <w:ilvl w:val="0"/>
                <w:numId w:val="22"/>
              </w:numPr>
              <w:spacing w:before="200" w:line="240" w:lineRule="auto"/>
              <w:contextualSpacing/>
              <w:rPr>
                <w:rFonts w:ascii="Times New Roman" w:hAnsi="Times New Roman"/>
                <w:sz w:val="24"/>
                <w:szCs w:val="24"/>
              </w:rPr>
            </w:pPr>
            <w:r w:rsidRPr="00484E69">
              <w:rPr>
                <w:rFonts w:ascii="Times New Roman" w:hAnsi="Times New Roman"/>
                <w:sz w:val="24"/>
                <w:szCs w:val="24"/>
              </w:rPr>
              <w:t>Fejlesztői dokumentáció</w:t>
            </w:r>
          </w:p>
          <w:p w14:paraId="765E6C36" w14:textId="77777777" w:rsidR="000871EA" w:rsidRPr="00484E69" w:rsidRDefault="000871EA" w:rsidP="0027212C">
            <w:pPr>
              <w:numPr>
                <w:ilvl w:val="0"/>
                <w:numId w:val="22"/>
              </w:numPr>
              <w:spacing w:before="200" w:line="240" w:lineRule="auto"/>
              <w:contextualSpacing/>
              <w:rPr>
                <w:rFonts w:ascii="Times New Roman" w:hAnsi="Times New Roman"/>
                <w:sz w:val="24"/>
                <w:szCs w:val="24"/>
              </w:rPr>
            </w:pPr>
            <w:r w:rsidRPr="00484E69">
              <w:rPr>
                <w:rFonts w:ascii="Times New Roman" w:hAnsi="Times New Roman"/>
                <w:sz w:val="24"/>
                <w:szCs w:val="24"/>
              </w:rPr>
              <w:t>Telepítési csomag</w:t>
            </w:r>
          </w:p>
          <w:p w14:paraId="1F6A4D3A" w14:textId="77777777" w:rsidR="000871EA" w:rsidRPr="00484E69" w:rsidRDefault="000871EA" w:rsidP="0027212C">
            <w:pPr>
              <w:numPr>
                <w:ilvl w:val="0"/>
                <w:numId w:val="22"/>
              </w:numPr>
              <w:spacing w:before="200" w:line="240" w:lineRule="auto"/>
              <w:contextualSpacing/>
              <w:rPr>
                <w:rFonts w:ascii="Times New Roman" w:hAnsi="Times New Roman"/>
                <w:sz w:val="24"/>
                <w:szCs w:val="24"/>
              </w:rPr>
            </w:pPr>
            <w:r w:rsidRPr="00484E69">
              <w:rPr>
                <w:rFonts w:ascii="Times New Roman" w:hAnsi="Times New Roman"/>
                <w:sz w:val="24"/>
                <w:szCs w:val="24"/>
              </w:rPr>
              <w:t>Forráskód és kapcsolódó dokumentációja</w:t>
            </w:r>
          </w:p>
          <w:p w14:paraId="4C217C6B" w14:textId="77777777" w:rsidR="000871EA" w:rsidRPr="00484E69" w:rsidRDefault="000871EA" w:rsidP="0027212C">
            <w:pPr>
              <w:numPr>
                <w:ilvl w:val="0"/>
                <w:numId w:val="22"/>
              </w:numPr>
              <w:spacing w:before="200" w:line="240" w:lineRule="auto"/>
              <w:contextualSpacing/>
              <w:rPr>
                <w:rFonts w:ascii="Times New Roman" w:hAnsi="Times New Roman"/>
                <w:sz w:val="24"/>
                <w:szCs w:val="24"/>
              </w:rPr>
            </w:pPr>
            <w:r w:rsidRPr="00484E69">
              <w:rPr>
                <w:rFonts w:ascii="Times New Roman" w:hAnsi="Times New Roman"/>
                <w:sz w:val="24"/>
                <w:szCs w:val="24"/>
              </w:rPr>
              <w:t>Beállítási specifikáció</w:t>
            </w:r>
          </w:p>
          <w:p w14:paraId="3BAEE040" w14:textId="77777777" w:rsidR="000871EA" w:rsidRDefault="000871EA" w:rsidP="0027212C">
            <w:pPr>
              <w:numPr>
                <w:ilvl w:val="0"/>
                <w:numId w:val="22"/>
              </w:numPr>
              <w:spacing w:before="200" w:line="240" w:lineRule="auto"/>
              <w:contextualSpacing/>
              <w:rPr>
                <w:rFonts w:ascii="Times New Roman" w:hAnsi="Times New Roman"/>
                <w:sz w:val="24"/>
                <w:szCs w:val="24"/>
              </w:rPr>
            </w:pPr>
            <w:r w:rsidRPr="00484E69">
              <w:rPr>
                <w:rFonts w:ascii="Times New Roman" w:hAnsi="Times New Roman"/>
                <w:sz w:val="24"/>
                <w:szCs w:val="24"/>
              </w:rPr>
              <w:t>Katasztrófaterv (DRP)</w:t>
            </w:r>
            <w:commentRangeEnd w:id="240"/>
            <w:r>
              <w:rPr>
                <w:rStyle w:val="CommentReference"/>
                <w:rFonts w:ascii="Times New Roman" w:hAnsi="Times New Roman"/>
                <w:sz w:val="24"/>
                <w:szCs w:val="24"/>
              </w:rPr>
              <w:commentReference w:id="240"/>
            </w:r>
            <w:commentRangeEnd w:id="241"/>
            <w:r>
              <w:rPr>
                <w:rStyle w:val="CommentReference"/>
                <w:rFonts w:ascii="Times New Roman" w:hAnsi="Times New Roman"/>
                <w:sz w:val="24"/>
                <w:szCs w:val="24"/>
              </w:rPr>
              <w:commentReference w:id="241"/>
            </w:r>
          </w:p>
          <w:p w14:paraId="3EDDC6C0" w14:textId="77777777" w:rsidR="000871EA" w:rsidRPr="00EE3373" w:rsidRDefault="000871EA" w:rsidP="0027212C">
            <w:pPr>
              <w:numPr>
                <w:ilvl w:val="0"/>
                <w:numId w:val="22"/>
              </w:numPr>
              <w:spacing w:before="200" w:line="240" w:lineRule="auto"/>
              <w:contextualSpacing/>
              <w:rPr>
                <w:rFonts w:ascii="Times New Roman" w:hAnsi="Times New Roman"/>
                <w:sz w:val="24"/>
                <w:szCs w:val="24"/>
              </w:rPr>
            </w:pPr>
            <w:r w:rsidRPr="00EE3373">
              <w:rPr>
                <w:rFonts w:ascii="Times New Roman" w:hAnsi="Times New Roman"/>
                <w:sz w:val="24"/>
                <w:szCs w:val="24"/>
              </w:rPr>
              <w:t>Műszaki terv</w:t>
            </w:r>
          </w:p>
          <w:p w14:paraId="5D1E82DF" w14:textId="77777777" w:rsidR="000871EA" w:rsidRPr="00EE3373" w:rsidRDefault="000871EA" w:rsidP="0027212C">
            <w:pPr>
              <w:numPr>
                <w:ilvl w:val="0"/>
                <w:numId w:val="22"/>
              </w:numPr>
              <w:spacing w:before="200" w:line="240" w:lineRule="auto"/>
              <w:contextualSpacing/>
              <w:rPr>
                <w:rFonts w:ascii="Times New Roman" w:hAnsi="Times New Roman"/>
                <w:sz w:val="24"/>
                <w:szCs w:val="24"/>
              </w:rPr>
            </w:pPr>
            <w:r w:rsidRPr="00EE3373">
              <w:rPr>
                <w:rFonts w:ascii="Times New Roman" w:hAnsi="Times New Roman"/>
                <w:sz w:val="24"/>
                <w:szCs w:val="24"/>
              </w:rPr>
              <w:t>Élesítési terv</w:t>
            </w:r>
          </w:p>
          <w:p w14:paraId="55F67620" w14:textId="6B156CD7" w:rsidR="006700CF" w:rsidRPr="006700CF" w:rsidRDefault="000871EA" w:rsidP="0027212C">
            <w:pPr>
              <w:numPr>
                <w:ilvl w:val="0"/>
                <w:numId w:val="22"/>
              </w:numPr>
              <w:spacing w:before="200" w:line="240" w:lineRule="auto"/>
              <w:contextualSpacing/>
              <w:rPr>
                <w:rFonts w:ascii="Times New Roman" w:hAnsi="Times New Roman"/>
                <w:sz w:val="24"/>
                <w:szCs w:val="24"/>
              </w:rPr>
            </w:pPr>
            <w:r w:rsidRPr="00EE3373">
              <w:rPr>
                <w:rFonts w:ascii="Times New Roman" w:hAnsi="Times New Roman"/>
                <w:sz w:val="24"/>
                <w:szCs w:val="24"/>
              </w:rPr>
              <w:t>Feladatlista és ütemterv elkészítése (wbs)</w:t>
            </w:r>
            <w:r>
              <w:t xml:space="preserve"> </w:t>
            </w:r>
          </w:p>
          <w:p w14:paraId="7EAE0D10" w14:textId="77777777" w:rsidR="000871EA" w:rsidRPr="00B1634F" w:rsidRDefault="000871EA" w:rsidP="0027212C">
            <w:pPr>
              <w:numPr>
                <w:ilvl w:val="0"/>
                <w:numId w:val="22"/>
              </w:numPr>
              <w:spacing w:before="200" w:line="240" w:lineRule="auto"/>
              <w:contextualSpacing/>
              <w:rPr>
                <w:rFonts w:ascii="Times New Roman" w:hAnsi="Times New Roman"/>
                <w:sz w:val="24"/>
                <w:szCs w:val="24"/>
              </w:rPr>
            </w:pPr>
            <w:r w:rsidRPr="00B1634F">
              <w:rPr>
                <w:rFonts w:ascii="Times New Roman" w:hAnsi="Times New Roman"/>
                <w:sz w:val="24"/>
                <w:szCs w:val="24"/>
              </w:rPr>
              <w:t>ASLC dokumentum elkészítése vagy frissítése</w:t>
            </w:r>
          </w:p>
          <w:p w14:paraId="76382AB3" w14:textId="77777777" w:rsidR="000871EA" w:rsidRPr="00B1634F" w:rsidRDefault="000871EA" w:rsidP="0027212C">
            <w:pPr>
              <w:numPr>
                <w:ilvl w:val="0"/>
                <w:numId w:val="22"/>
              </w:numPr>
              <w:spacing w:before="200" w:line="240" w:lineRule="auto"/>
              <w:contextualSpacing/>
              <w:rPr>
                <w:rFonts w:ascii="Times New Roman" w:hAnsi="Times New Roman"/>
                <w:sz w:val="24"/>
                <w:szCs w:val="24"/>
              </w:rPr>
            </w:pPr>
            <w:r w:rsidRPr="00B1634F">
              <w:rPr>
                <w:rFonts w:ascii="Times New Roman" w:hAnsi="Times New Roman"/>
                <w:sz w:val="24"/>
                <w:szCs w:val="24"/>
              </w:rPr>
              <w:t>Naplózási követelmények, SIEM rendszerbe bekötés biztosítása</w:t>
            </w:r>
          </w:p>
          <w:tbl>
            <w:tblPr>
              <w:tblW w:w="13964" w:type="dxa"/>
              <w:jc w:val="center"/>
              <w:tblLayout w:type="fixed"/>
              <w:tblCellMar>
                <w:left w:w="70" w:type="dxa"/>
                <w:right w:w="70" w:type="dxa"/>
              </w:tblCellMar>
              <w:tblLook w:val="04A0" w:firstRow="1" w:lastRow="0" w:firstColumn="1" w:lastColumn="0" w:noHBand="0" w:noVBand="1"/>
            </w:tblPr>
            <w:tblGrid>
              <w:gridCol w:w="13964"/>
            </w:tblGrid>
            <w:tr w:rsidR="008C71BD" w:rsidRPr="00754960" w14:paraId="3046D37F" w14:textId="77777777">
              <w:trPr>
                <w:cantSplit/>
                <w:trHeight w:val="1212"/>
                <w:jc w:val="center"/>
                <w:ins w:id="242" w:author="Miklós Nándor" w:date="2026-04-14T11:07:00Z"/>
              </w:trPr>
              <w:tc>
                <w:tcPr>
                  <w:tcW w:w="3256" w:type="dxa"/>
                  <w:tcBorders>
                    <w:top w:val="nil"/>
                    <w:left w:val="single" w:sz="4" w:space="0" w:color="auto"/>
                    <w:bottom w:val="single" w:sz="4" w:space="0" w:color="auto"/>
                    <w:right w:val="single" w:sz="4" w:space="0" w:color="auto"/>
                  </w:tcBorders>
                  <w:shd w:val="clear" w:color="auto" w:fill="DDD9C3"/>
                  <w:vAlign w:val="center"/>
                  <w:hideMark/>
                </w:tcPr>
                <w:p w14:paraId="36EF0A66" w14:textId="77777777" w:rsidR="008C71BD" w:rsidRPr="00754960" w:rsidRDefault="000871EA">
                  <w:pPr>
                    <w:spacing w:after="160" w:line="259" w:lineRule="auto"/>
                    <w:rPr>
                      <w:ins w:id="243" w:author="Miklós Nándor" w:date="2026-04-14T11:07:00Z" w16du:dateUtc="2026-04-14T09:07:00Z"/>
                    </w:rPr>
                  </w:pPr>
                  <w:r w:rsidRPr="00142308">
                    <w:rPr>
                      <w:rFonts w:ascii="Times New Roman" w:hAnsi="Times New Roman"/>
                      <w:bCs/>
                      <w:i/>
                      <w:sz w:val="24"/>
                      <w:szCs w:val="24"/>
                      <w:lang w:eastAsia="hu-HU"/>
                    </w:rPr>
                    <w:t>(A megfelelő ki</w:t>
                  </w:r>
                </w:p>
              </w:tc>
            </w:tr>
          </w:tbl>
          <w:p w14:paraId="2E972013" w14:textId="0A6CA1AF" w:rsidR="000871EA" w:rsidRPr="00142308" w:rsidRDefault="000871EA">
            <w:pPr>
              <w:spacing w:after="120" w:line="240" w:lineRule="auto"/>
              <w:rPr>
                <w:rFonts w:ascii="Times New Roman" w:hAnsi="Times New Roman"/>
                <w:bCs/>
                <w:i/>
                <w:sz w:val="24"/>
                <w:szCs w:val="24"/>
                <w:lang w:eastAsia="hu-HU"/>
              </w:rPr>
            </w:pPr>
            <w:r w:rsidRPr="00142308">
              <w:rPr>
                <w:rFonts w:ascii="Times New Roman" w:hAnsi="Times New Roman"/>
                <w:bCs/>
                <w:i/>
                <w:sz w:val="24"/>
                <w:szCs w:val="24"/>
                <w:lang w:eastAsia="hu-HU"/>
              </w:rPr>
              <w:t>álasztandó!)</w:t>
            </w:r>
          </w:p>
        </w:tc>
      </w:tr>
      <w:tr w:rsidR="000871EA" w:rsidRPr="00484E69" w14:paraId="6770B3C4" w14:textId="77777777">
        <w:tc>
          <w:tcPr>
            <w:tcW w:w="3588" w:type="dxa"/>
            <w:tcBorders>
              <w:top w:val="single" w:sz="4" w:space="0" w:color="000000"/>
              <w:left w:val="single" w:sz="4" w:space="0" w:color="000000"/>
              <w:bottom w:val="single" w:sz="4" w:space="0" w:color="000000"/>
              <w:right w:val="single" w:sz="4" w:space="0" w:color="000000"/>
            </w:tcBorders>
          </w:tcPr>
          <w:p w14:paraId="470D9FB0" w14:textId="77777777" w:rsidR="000871EA" w:rsidRPr="00142308" w:rsidRDefault="000871EA">
            <w:pPr>
              <w:spacing w:after="120" w:line="240" w:lineRule="auto"/>
              <w:rPr>
                <w:rFonts w:ascii="Times New Roman" w:hAnsi="Times New Roman"/>
                <w:bCs/>
                <w:sz w:val="24"/>
                <w:szCs w:val="24"/>
                <w:lang w:eastAsia="hu-HU"/>
              </w:rPr>
            </w:pPr>
            <w:r w:rsidRPr="00142308">
              <w:rPr>
                <w:rFonts w:ascii="Times New Roman" w:hAnsi="Times New Roman"/>
                <w:bCs/>
                <w:sz w:val="24"/>
                <w:szCs w:val="24"/>
                <w:lang w:eastAsia="hu-HU"/>
              </w:rPr>
              <w:t>Jóteljesítési garancia</w:t>
            </w:r>
            <w:r>
              <w:rPr>
                <w:rFonts w:ascii="Times New Roman" w:hAnsi="Times New Roman"/>
                <w:bCs/>
                <w:sz w:val="24"/>
                <w:szCs w:val="24"/>
                <w:lang w:eastAsia="hu-HU"/>
              </w:rPr>
              <w:t xml:space="preserve"> mértéke:</w:t>
            </w:r>
            <w:r w:rsidRPr="00142308">
              <w:rPr>
                <w:rFonts w:ascii="Times New Roman" w:hAnsi="Times New Roman"/>
                <w:bCs/>
                <w:sz w:val="24"/>
                <w:szCs w:val="24"/>
                <w:lang w:eastAsia="hu-HU"/>
              </w:rPr>
              <w:t xml:space="preserve">   </w:t>
            </w:r>
          </w:p>
          <w:p w14:paraId="70B3FA60" w14:textId="77777777" w:rsidR="000871EA" w:rsidRPr="00142308" w:rsidRDefault="000871EA">
            <w:pPr>
              <w:spacing w:after="120" w:line="240" w:lineRule="auto"/>
              <w:rPr>
                <w:rFonts w:ascii="Times New Roman" w:hAnsi="Times New Roman"/>
                <w:bCs/>
                <w:i/>
                <w:sz w:val="24"/>
                <w:szCs w:val="24"/>
                <w:lang w:eastAsia="hu-HU"/>
              </w:rPr>
            </w:pPr>
          </w:p>
        </w:tc>
        <w:tc>
          <w:tcPr>
            <w:tcW w:w="5474" w:type="dxa"/>
            <w:tcBorders>
              <w:top w:val="single" w:sz="4" w:space="0" w:color="000000"/>
              <w:left w:val="single" w:sz="4" w:space="0" w:color="000000"/>
              <w:bottom w:val="single" w:sz="4" w:space="0" w:color="000000"/>
              <w:right w:val="single" w:sz="4" w:space="0" w:color="000000"/>
            </w:tcBorders>
          </w:tcPr>
          <w:p w14:paraId="4399341A" w14:textId="77777777" w:rsidR="000871EA" w:rsidRPr="00142308" w:rsidRDefault="000871EA">
            <w:pPr>
              <w:spacing w:after="120" w:line="240" w:lineRule="auto"/>
              <w:rPr>
                <w:rFonts w:ascii="Times New Roman" w:hAnsi="Times New Roman"/>
                <w:bCs/>
                <w:sz w:val="24"/>
                <w:szCs w:val="24"/>
                <w:lang w:eastAsia="hu-HU"/>
              </w:rPr>
            </w:pPr>
          </w:p>
        </w:tc>
      </w:tr>
      <w:tr w:rsidR="000871EA" w:rsidRPr="00484E69" w14:paraId="31B160A3" w14:textId="77777777">
        <w:tc>
          <w:tcPr>
            <w:tcW w:w="3588" w:type="dxa"/>
            <w:tcBorders>
              <w:top w:val="single" w:sz="4" w:space="0" w:color="000000"/>
              <w:left w:val="single" w:sz="4" w:space="0" w:color="000000"/>
              <w:bottom w:val="single" w:sz="4" w:space="0" w:color="000000"/>
              <w:right w:val="single" w:sz="4" w:space="0" w:color="000000"/>
            </w:tcBorders>
          </w:tcPr>
          <w:p w14:paraId="69AD5CBD" w14:textId="77777777" w:rsidR="000871EA" w:rsidRPr="00142308" w:rsidRDefault="000871EA">
            <w:pPr>
              <w:spacing w:after="120" w:line="240" w:lineRule="auto"/>
              <w:rPr>
                <w:rFonts w:ascii="Times New Roman" w:hAnsi="Times New Roman"/>
                <w:bCs/>
                <w:sz w:val="24"/>
                <w:szCs w:val="24"/>
                <w:lang w:eastAsia="hu-HU"/>
              </w:rPr>
            </w:pPr>
            <w:r w:rsidRPr="00EF7109">
              <w:rPr>
                <w:rFonts w:ascii="Arial" w:hAnsi="Arial" w:cs="Arial"/>
                <w:bCs/>
                <w:lang w:eastAsia="hu-HU"/>
              </w:rPr>
              <w:t>MVMI belső munkaidő</w:t>
            </w:r>
            <w:r>
              <w:rPr>
                <w:rFonts w:ascii="Arial" w:hAnsi="Arial" w:cs="Arial"/>
                <w:bCs/>
                <w:lang w:eastAsia="hu-HU"/>
              </w:rPr>
              <w:t>-</w:t>
            </w:r>
            <w:r w:rsidRPr="00EF7109">
              <w:rPr>
                <w:rFonts w:ascii="Arial" w:hAnsi="Arial" w:cs="Arial"/>
                <w:bCs/>
                <w:lang w:eastAsia="hu-HU"/>
              </w:rPr>
              <w:t>ráfordítás történ</w:t>
            </w:r>
            <w:r>
              <w:rPr>
                <w:rFonts w:ascii="Arial" w:hAnsi="Arial" w:cs="Arial"/>
                <w:bCs/>
                <w:lang w:eastAsia="hu-HU"/>
              </w:rPr>
              <w:t>ik</w:t>
            </w:r>
            <w:r w:rsidRPr="00EF7109">
              <w:rPr>
                <w:rFonts w:ascii="Arial" w:hAnsi="Arial" w:cs="Arial"/>
                <w:bCs/>
                <w:lang w:eastAsia="hu-HU"/>
              </w:rPr>
              <w:t xml:space="preserve"> (aláhúzandó)</w:t>
            </w:r>
          </w:p>
        </w:tc>
        <w:tc>
          <w:tcPr>
            <w:tcW w:w="5474" w:type="dxa"/>
            <w:tcBorders>
              <w:top w:val="single" w:sz="4" w:space="0" w:color="000000"/>
              <w:left w:val="single" w:sz="4" w:space="0" w:color="000000"/>
              <w:bottom w:val="single" w:sz="4" w:space="0" w:color="000000"/>
              <w:right w:val="single" w:sz="4" w:space="0" w:color="000000"/>
            </w:tcBorders>
          </w:tcPr>
          <w:p w14:paraId="3ACBA623" w14:textId="77777777" w:rsidR="000871EA" w:rsidRPr="00142308" w:rsidRDefault="000871EA">
            <w:pPr>
              <w:spacing w:after="120" w:line="240" w:lineRule="auto"/>
              <w:rPr>
                <w:rFonts w:ascii="Times New Roman" w:hAnsi="Times New Roman"/>
                <w:bCs/>
                <w:sz w:val="24"/>
                <w:szCs w:val="24"/>
                <w:lang w:eastAsia="hu-HU"/>
              </w:rPr>
            </w:pPr>
            <w:r w:rsidRPr="00EF7109">
              <w:rPr>
                <w:rFonts w:ascii="Arial" w:hAnsi="Arial" w:cs="Arial"/>
                <w:bCs/>
                <w:lang w:eastAsia="hu-HU"/>
              </w:rPr>
              <w:t>igen / nem</w:t>
            </w:r>
          </w:p>
        </w:tc>
      </w:tr>
      <w:tr w:rsidR="000871EA" w:rsidRPr="00484E69" w14:paraId="11406C82" w14:textId="77777777">
        <w:tc>
          <w:tcPr>
            <w:tcW w:w="3588" w:type="dxa"/>
            <w:tcBorders>
              <w:top w:val="single" w:sz="4" w:space="0" w:color="000000"/>
              <w:left w:val="single" w:sz="4" w:space="0" w:color="000000"/>
              <w:bottom w:val="single" w:sz="4" w:space="0" w:color="000000"/>
              <w:right w:val="single" w:sz="4" w:space="0" w:color="000000"/>
            </w:tcBorders>
          </w:tcPr>
          <w:p w14:paraId="7CD51179" w14:textId="77777777" w:rsidR="000871EA" w:rsidRPr="00142308" w:rsidRDefault="000871EA">
            <w:pPr>
              <w:spacing w:after="120" w:line="240" w:lineRule="auto"/>
              <w:rPr>
                <w:rFonts w:ascii="Times New Roman" w:hAnsi="Times New Roman"/>
                <w:bCs/>
                <w:sz w:val="24"/>
                <w:szCs w:val="24"/>
                <w:lang w:eastAsia="hu-HU"/>
              </w:rPr>
            </w:pPr>
            <w:r w:rsidRPr="00142308">
              <w:rPr>
                <w:rFonts w:ascii="Times New Roman" w:hAnsi="Times New Roman"/>
                <w:bCs/>
                <w:sz w:val="24"/>
                <w:szCs w:val="24"/>
                <w:lang w:eastAsia="hu-HU"/>
              </w:rPr>
              <w:t>Feladat tárgyában a teljesítés igazolására jogosult a Megrendelő részéről</w:t>
            </w:r>
          </w:p>
        </w:tc>
        <w:tc>
          <w:tcPr>
            <w:tcW w:w="5474" w:type="dxa"/>
            <w:tcBorders>
              <w:top w:val="single" w:sz="4" w:space="0" w:color="000000"/>
              <w:left w:val="single" w:sz="4" w:space="0" w:color="000000"/>
              <w:bottom w:val="single" w:sz="4" w:space="0" w:color="000000"/>
              <w:right w:val="single" w:sz="4" w:space="0" w:color="000000"/>
            </w:tcBorders>
          </w:tcPr>
          <w:p w14:paraId="150C3B02" w14:textId="77777777" w:rsidR="000871EA" w:rsidRPr="00142308" w:rsidRDefault="000871EA">
            <w:pPr>
              <w:spacing w:after="120" w:line="240" w:lineRule="auto"/>
              <w:rPr>
                <w:rFonts w:ascii="Times New Roman" w:hAnsi="Times New Roman"/>
                <w:bCs/>
                <w:sz w:val="24"/>
                <w:szCs w:val="24"/>
                <w:lang w:eastAsia="hu-HU"/>
              </w:rPr>
            </w:pPr>
          </w:p>
        </w:tc>
      </w:tr>
      <w:tr w:rsidR="000871EA" w:rsidRPr="00484E69" w14:paraId="2470C065" w14:textId="77777777">
        <w:tc>
          <w:tcPr>
            <w:tcW w:w="3588" w:type="dxa"/>
            <w:tcBorders>
              <w:top w:val="single" w:sz="4" w:space="0" w:color="000000"/>
              <w:left w:val="single" w:sz="4" w:space="0" w:color="000000"/>
              <w:bottom w:val="single" w:sz="4" w:space="0" w:color="000000"/>
              <w:right w:val="single" w:sz="4" w:space="0" w:color="000000"/>
            </w:tcBorders>
          </w:tcPr>
          <w:p w14:paraId="6F8F7437" w14:textId="77777777" w:rsidR="000871EA" w:rsidRPr="00142308" w:rsidRDefault="000871EA">
            <w:pPr>
              <w:spacing w:after="120" w:line="240" w:lineRule="auto"/>
              <w:rPr>
                <w:rFonts w:ascii="Times New Roman" w:hAnsi="Times New Roman"/>
                <w:bCs/>
                <w:sz w:val="24"/>
                <w:szCs w:val="24"/>
                <w:lang w:eastAsia="hu-HU"/>
              </w:rPr>
            </w:pPr>
            <w:r w:rsidRPr="00142308">
              <w:rPr>
                <w:rFonts w:ascii="Times New Roman" w:hAnsi="Times New Roman"/>
                <w:bCs/>
                <w:sz w:val="24"/>
                <w:szCs w:val="24"/>
                <w:lang w:eastAsia="hu-HU"/>
              </w:rPr>
              <w:t>Kontírozási objektum</w:t>
            </w:r>
          </w:p>
        </w:tc>
        <w:tc>
          <w:tcPr>
            <w:tcW w:w="5474" w:type="dxa"/>
            <w:tcBorders>
              <w:top w:val="single" w:sz="4" w:space="0" w:color="000000"/>
              <w:left w:val="single" w:sz="4" w:space="0" w:color="000000"/>
              <w:bottom w:val="single" w:sz="4" w:space="0" w:color="000000"/>
              <w:right w:val="single" w:sz="4" w:space="0" w:color="000000"/>
            </w:tcBorders>
          </w:tcPr>
          <w:p w14:paraId="6D6A5CA3" w14:textId="77777777" w:rsidR="000871EA" w:rsidRPr="00142308" w:rsidRDefault="000871EA">
            <w:pPr>
              <w:spacing w:after="120" w:line="240" w:lineRule="auto"/>
              <w:rPr>
                <w:rFonts w:ascii="Times New Roman" w:hAnsi="Times New Roman"/>
                <w:bCs/>
                <w:sz w:val="24"/>
                <w:szCs w:val="24"/>
                <w:lang w:eastAsia="hu-HU"/>
              </w:rPr>
            </w:pPr>
          </w:p>
        </w:tc>
      </w:tr>
    </w:tbl>
    <w:p w14:paraId="14919AD1" w14:textId="77777777" w:rsidR="000871EA" w:rsidRPr="00142308" w:rsidRDefault="000871EA" w:rsidP="000871EA">
      <w:pPr>
        <w:spacing w:after="120" w:line="240" w:lineRule="auto"/>
        <w:rPr>
          <w:rFonts w:ascii="Times New Roman" w:hAnsi="Times New Roman"/>
          <w:bCs/>
          <w:sz w:val="24"/>
          <w:szCs w:val="24"/>
          <w:lang w:eastAsia="hu-HU"/>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43"/>
        <w:gridCol w:w="2509"/>
        <w:gridCol w:w="1692"/>
        <w:gridCol w:w="1571"/>
        <w:gridCol w:w="1647"/>
      </w:tblGrid>
      <w:tr w:rsidR="000871EA" w:rsidRPr="00B947CC" w14:paraId="5769C303" w14:textId="77777777">
        <w:trPr>
          <w:trHeight w:val="232"/>
        </w:trPr>
        <w:tc>
          <w:tcPr>
            <w:tcW w:w="1602" w:type="dxa"/>
            <w:vMerge w:val="restart"/>
          </w:tcPr>
          <w:p w14:paraId="0E23D8DC" w14:textId="77777777" w:rsidR="000871EA" w:rsidRPr="00142308" w:rsidRDefault="000871EA">
            <w:pPr>
              <w:spacing w:after="120" w:line="240" w:lineRule="auto"/>
              <w:rPr>
                <w:rFonts w:ascii="Times New Roman" w:hAnsi="Times New Roman"/>
                <w:bCs/>
                <w:sz w:val="24"/>
                <w:szCs w:val="24"/>
                <w:lang w:eastAsia="hu-HU"/>
              </w:rPr>
            </w:pPr>
            <w:r w:rsidRPr="00142308">
              <w:rPr>
                <w:rFonts w:ascii="Times New Roman" w:hAnsi="Times New Roman"/>
                <w:bCs/>
                <w:sz w:val="24"/>
                <w:szCs w:val="24"/>
                <w:lang w:eastAsia="hu-HU"/>
              </w:rPr>
              <w:t>Vállalom:</w:t>
            </w:r>
          </w:p>
          <w:p w14:paraId="10432F04" w14:textId="77777777" w:rsidR="000871EA" w:rsidRPr="00142308" w:rsidRDefault="000871EA">
            <w:pPr>
              <w:spacing w:after="120" w:line="240" w:lineRule="auto"/>
              <w:rPr>
                <w:rFonts w:ascii="Times New Roman" w:hAnsi="Times New Roman"/>
                <w:bCs/>
                <w:sz w:val="24"/>
                <w:szCs w:val="24"/>
                <w:lang w:eastAsia="hu-HU"/>
              </w:rPr>
            </w:pPr>
          </w:p>
        </w:tc>
        <w:tc>
          <w:tcPr>
            <w:tcW w:w="8287" w:type="dxa"/>
            <w:gridSpan w:val="4"/>
            <w:vAlign w:val="center"/>
          </w:tcPr>
          <w:p w14:paraId="7C6F5DAD" w14:textId="77777777" w:rsidR="000871EA" w:rsidRPr="00142308" w:rsidRDefault="000871EA">
            <w:pPr>
              <w:spacing w:after="120" w:line="240" w:lineRule="auto"/>
              <w:rPr>
                <w:rFonts w:ascii="Times New Roman" w:hAnsi="Times New Roman"/>
                <w:bCs/>
                <w:sz w:val="24"/>
                <w:szCs w:val="24"/>
                <w:lang w:eastAsia="hu-HU"/>
              </w:rPr>
            </w:pPr>
            <w:r w:rsidRPr="00142308">
              <w:rPr>
                <w:rFonts w:ascii="Times New Roman" w:hAnsi="Times New Roman"/>
                <w:bCs/>
                <w:sz w:val="24"/>
                <w:szCs w:val="24"/>
                <w:lang w:eastAsia="hu-HU"/>
              </w:rPr>
              <w:t xml:space="preserve">Kötbérköteles teljesítési határidő: </w:t>
            </w:r>
          </w:p>
        </w:tc>
      </w:tr>
      <w:tr w:rsidR="000871EA" w:rsidRPr="00B947CC" w14:paraId="36D73A3D" w14:textId="77777777">
        <w:trPr>
          <w:trHeight w:val="231"/>
        </w:trPr>
        <w:tc>
          <w:tcPr>
            <w:tcW w:w="1602" w:type="dxa"/>
            <w:vMerge/>
          </w:tcPr>
          <w:p w14:paraId="0F6B2C06" w14:textId="77777777" w:rsidR="000871EA" w:rsidRPr="00142308" w:rsidRDefault="000871EA">
            <w:pPr>
              <w:spacing w:after="120" w:line="240" w:lineRule="auto"/>
              <w:rPr>
                <w:rFonts w:ascii="Times New Roman" w:hAnsi="Times New Roman"/>
                <w:bCs/>
                <w:sz w:val="24"/>
                <w:szCs w:val="24"/>
                <w:lang w:eastAsia="hu-HU"/>
              </w:rPr>
            </w:pPr>
          </w:p>
        </w:tc>
        <w:tc>
          <w:tcPr>
            <w:tcW w:w="2509" w:type="dxa"/>
            <w:vAlign w:val="center"/>
          </w:tcPr>
          <w:p w14:paraId="1D84A52B" w14:textId="77777777" w:rsidR="000871EA" w:rsidRPr="00142308" w:rsidRDefault="000871EA">
            <w:pPr>
              <w:spacing w:after="120" w:line="240" w:lineRule="auto"/>
              <w:rPr>
                <w:rFonts w:ascii="Times New Roman" w:hAnsi="Times New Roman"/>
                <w:bCs/>
                <w:sz w:val="24"/>
                <w:szCs w:val="24"/>
                <w:lang w:eastAsia="hu-HU"/>
              </w:rPr>
            </w:pPr>
            <w:r w:rsidRPr="00142308">
              <w:rPr>
                <w:rFonts w:ascii="Times New Roman" w:hAnsi="Times New Roman"/>
                <w:bCs/>
                <w:sz w:val="24"/>
                <w:szCs w:val="24"/>
                <w:lang w:eastAsia="hu-HU"/>
              </w:rPr>
              <w:t>Vállalkozó/alvállalkozó</w:t>
            </w:r>
          </w:p>
        </w:tc>
        <w:tc>
          <w:tcPr>
            <w:tcW w:w="1943" w:type="dxa"/>
            <w:vAlign w:val="center"/>
          </w:tcPr>
          <w:p w14:paraId="04C124F0" w14:textId="77777777" w:rsidR="000871EA" w:rsidRPr="00142308" w:rsidRDefault="000871EA">
            <w:pPr>
              <w:spacing w:after="120" w:line="240" w:lineRule="auto"/>
              <w:rPr>
                <w:rFonts w:ascii="Times New Roman" w:hAnsi="Times New Roman"/>
                <w:bCs/>
                <w:sz w:val="24"/>
                <w:szCs w:val="24"/>
                <w:lang w:eastAsia="hu-HU"/>
              </w:rPr>
            </w:pPr>
            <w:r w:rsidRPr="00142308">
              <w:rPr>
                <w:rFonts w:ascii="Times New Roman" w:hAnsi="Times New Roman"/>
                <w:bCs/>
                <w:sz w:val="24"/>
                <w:szCs w:val="24"/>
                <w:lang w:eastAsia="hu-HU"/>
              </w:rPr>
              <w:t>Ráfordítás (nap)</w:t>
            </w:r>
          </w:p>
        </w:tc>
        <w:tc>
          <w:tcPr>
            <w:tcW w:w="1905" w:type="dxa"/>
            <w:vAlign w:val="center"/>
          </w:tcPr>
          <w:p w14:paraId="00B2B527" w14:textId="77777777" w:rsidR="000871EA" w:rsidRPr="00142308" w:rsidRDefault="000871EA">
            <w:pPr>
              <w:spacing w:after="120" w:line="240" w:lineRule="auto"/>
              <w:rPr>
                <w:rFonts w:ascii="Times New Roman" w:hAnsi="Times New Roman"/>
                <w:bCs/>
                <w:sz w:val="24"/>
                <w:szCs w:val="24"/>
                <w:lang w:eastAsia="hu-HU"/>
              </w:rPr>
            </w:pPr>
            <w:r w:rsidRPr="00142308">
              <w:rPr>
                <w:rFonts w:ascii="Times New Roman" w:hAnsi="Times New Roman"/>
                <w:bCs/>
                <w:sz w:val="24"/>
                <w:szCs w:val="24"/>
                <w:lang w:eastAsia="hu-HU"/>
              </w:rPr>
              <w:t>Napidíj Ft/nap</w:t>
            </w:r>
          </w:p>
        </w:tc>
        <w:tc>
          <w:tcPr>
            <w:tcW w:w="1930" w:type="dxa"/>
            <w:vAlign w:val="center"/>
          </w:tcPr>
          <w:p w14:paraId="62DC41DA" w14:textId="77777777" w:rsidR="000871EA" w:rsidRPr="00142308" w:rsidRDefault="000871EA">
            <w:pPr>
              <w:spacing w:after="120" w:line="240" w:lineRule="auto"/>
              <w:rPr>
                <w:rFonts w:ascii="Times New Roman" w:hAnsi="Times New Roman"/>
                <w:bCs/>
                <w:sz w:val="24"/>
                <w:szCs w:val="24"/>
                <w:lang w:eastAsia="hu-HU"/>
              </w:rPr>
            </w:pPr>
            <w:r w:rsidRPr="00142308">
              <w:rPr>
                <w:rFonts w:ascii="Times New Roman" w:hAnsi="Times New Roman"/>
                <w:bCs/>
                <w:sz w:val="24"/>
                <w:szCs w:val="24"/>
                <w:lang w:eastAsia="hu-HU"/>
              </w:rPr>
              <w:t>Összesen (fix díj)</w:t>
            </w:r>
          </w:p>
        </w:tc>
      </w:tr>
      <w:tr w:rsidR="000871EA" w:rsidRPr="00B947CC" w14:paraId="2F08D3CB" w14:textId="77777777">
        <w:trPr>
          <w:trHeight w:val="231"/>
        </w:trPr>
        <w:tc>
          <w:tcPr>
            <w:tcW w:w="1602" w:type="dxa"/>
            <w:vMerge/>
          </w:tcPr>
          <w:p w14:paraId="79E206A1" w14:textId="77777777" w:rsidR="000871EA" w:rsidRPr="00142308" w:rsidRDefault="000871EA">
            <w:pPr>
              <w:spacing w:after="120" w:line="240" w:lineRule="auto"/>
              <w:rPr>
                <w:rFonts w:ascii="Times New Roman" w:hAnsi="Times New Roman"/>
                <w:bCs/>
                <w:sz w:val="24"/>
                <w:szCs w:val="24"/>
                <w:lang w:eastAsia="hu-HU"/>
              </w:rPr>
            </w:pPr>
          </w:p>
        </w:tc>
        <w:tc>
          <w:tcPr>
            <w:tcW w:w="2509" w:type="dxa"/>
            <w:vAlign w:val="center"/>
          </w:tcPr>
          <w:p w14:paraId="6F2551D6" w14:textId="77777777" w:rsidR="000871EA" w:rsidRPr="00142308" w:rsidRDefault="000871EA">
            <w:pPr>
              <w:spacing w:after="120" w:line="240" w:lineRule="auto"/>
              <w:rPr>
                <w:rFonts w:ascii="Times New Roman" w:hAnsi="Times New Roman"/>
                <w:bCs/>
                <w:sz w:val="24"/>
                <w:szCs w:val="24"/>
                <w:lang w:eastAsia="hu-HU"/>
              </w:rPr>
            </w:pPr>
          </w:p>
        </w:tc>
        <w:tc>
          <w:tcPr>
            <w:tcW w:w="1943" w:type="dxa"/>
            <w:vAlign w:val="center"/>
          </w:tcPr>
          <w:p w14:paraId="05C1689F" w14:textId="77777777" w:rsidR="000871EA" w:rsidRPr="00142308" w:rsidRDefault="000871EA">
            <w:pPr>
              <w:spacing w:after="120" w:line="240" w:lineRule="auto"/>
              <w:rPr>
                <w:rFonts w:ascii="Times New Roman" w:hAnsi="Times New Roman"/>
                <w:bCs/>
                <w:sz w:val="24"/>
                <w:szCs w:val="24"/>
                <w:lang w:eastAsia="hu-HU"/>
              </w:rPr>
            </w:pPr>
          </w:p>
        </w:tc>
        <w:tc>
          <w:tcPr>
            <w:tcW w:w="1905" w:type="dxa"/>
            <w:vAlign w:val="center"/>
          </w:tcPr>
          <w:p w14:paraId="67D74233" w14:textId="77777777" w:rsidR="000871EA" w:rsidRPr="00142308" w:rsidRDefault="000871EA">
            <w:pPr>
              <w:spacing w:after="120" w:line="240" w:lineRule="auto"/>
              <w:rPr>
                <w:rFonts w:ascii="Times New Roman" w:hAnsi="Times New Roman"/>
                <w:bCs/>
                <w:sz w:val="24"/>
                <w:szCs w:val="24"/>
                <w:lang w:eastAsia="hu-HU"/>
              </w:rPr>
            </w:pPr>
          </w:p>
        </w:tc>
        <w:tc>
          <w:tcPr>
            <w:tcW w:w="1930" w:type="dxa"/>
            <w:vAlign w:val="center"/>
          </w:tcPr>
          <w:p w14:paraId="48137F56" w14:textId="77777777" w:rsidR="000871EA" w:rsidRPr="00142308" w:rsidRDefault="000871EA">
            <w:pPr>
              <w:spacing w:after="120" w:line="240" w:lineRule="auto"/>
              <w:rPr>
                <w:rFonts w:ascii="Times New Roman" w:hAnsi="Times New Roman"/>
                <w:bCs/>
                <w:sz w:val="24"/>
                <w:szCs w:val="24"/>
                <w:lang w:eastAsia="hu-HU"/>
              </w:rPr>
            </w:pPr>
          </w:p>
        </w:tc>
      </w:tr>
      <w:tr w:rsidR="000871EA" w:rsidRPr="00B947CC" w14:paraId="40D5A2C2" w14:textId="77777777">
        <w:tc>
          <w:tcPr>
            <w:tcW w:w="1602" w:type="dxa"/>
            <w:tcBorders>
              <w:top w:val="single" w:sz="4" w:space="0" w:color="000000"/>
              <w:left w:val="single" w:sz="4" w:space="0" w:color="000000"/>
              <w:bottom w:val="single" w:sz="4" w:space="0" w:color="000000"/>
              <w:right w:val="single" w:sz="4" w:space="0" w:color="000000"/>
            </w:tcBorders>
          </w:tcPr>
          <w:p w14:paraId="00B1EC84" w14:textId="77777777" w:rsidR="000871EA" w:rsidRPr="00142308" w:rsidRDefault="000871EA">
            <w:pPr>
              <w:spacing w:after="120" w:line="240" w:lineRule="auto"/>
              <w:rPr>
                <w:rFonts w:ascii="Times New Roman" w:hAnsi="Times New Roman"/>
                <w:bCs/>
                <w:sz w:val="24"/>
                <w:szCs w:val="24"/>
                <w:lang w:eastAsia="hu-HU"/>
              </w:rPr>
            </w:pPr>
          </w:p>
        </w:tc>
        <w:tc>
          <w:tcPr>
            <w:tcW w:w="8287" w:type="dxa"/>
            <w:gridSpan w:val="4"/>
            <w:tcBorders>
              <w:top w:val="single" w:sz="4" w:space="0" w:color="000000"/>
              <w:left w:val="single" w:sz="4" w:space="0" w:color="000000"/>
              <w:bottom w:val="single" w:sz="4" w:space="0" w:color="000000"/>
              <w:right w:val="single" w:sz="4" w:space="0" w:color="000000"/>
            </w:tcBorders>
            <w:vAlign w:val="center"/>
          </w:tcPr>
          <w:p w14:paraId="44CB284B" w14:textId="77777777" w:rsidR="000871EA" w:rsidRPr="00142308" w:rsidRDefault="000871EA">
            <w:pPr>
              <w:spacing w:after="120" w:line="240" w:lineRule="auto"/>
              <w:rPr>
                <w:rFonts w:ascii="Times New Roman" w:hAnsi="Times New Roman"/>
                <w:bCs/>
                <w:sz w:val="24"/>
                <w:szCs w:val="24"/>
                <w:lang w:eastAsia="hu-HU"/>
              </w:rPr>
            </w:pPr>
            <w:r w:rsidRPr="00142308">
              <w:rPr>
                <w:rFonts w:ascii="Times New Roman" w:hAnsi="Times New Roman"/>
                <w:bCs/>
                <w:sz w:val="24"/>
                <w:szCs w:val="24"/>
                <w:lang w:eastAsia="hu-HU"/>
              </w:rPr>
              <w:t>ÖSSZESEN:</w:t>
            </w:r>
            <w:r w:rsidRPr="00484E69">
              <w:rPr>
                <w:rFonts w:ascii="Times New Roman" w:hAnsi="Times New Roman"/>
                <w:b/>
                <w:bCs/>
                <w:sz w:val="24"/>
                <w:szCs w:val="24"/>
                <w:lang w:eastAsia="hu-HU"/>
              </w:rPr>
              <w:t xml:space="preserve">                                                           Ft+ ÁFA</w:t>
            </w:r>
          </w:p>
        </w:tc>
      </w:tr>
      <w:tr w:rsidR="000871EA" w:rsidRPr="00B947CC" w14:paraId="2F752A3D" w14:textId="77777777">
        <w:tc>
          <w:tcPr>
            <w:tcW w:w="1602" w:type="dxa"/>
            <w:tcBorders>
              <w:top w:val="single" w:sz="4" w:space="0" w:color="000000"/>
              <w:left w:val="single" w:sz="4" w:space="0" w:color="000000"/>
              <w:bottom w:val="single" w:sz="4" w:space="0" w:color="000000"/>
              <w:right w:val="single" w:sz="4" w:space="0" w:color="000000"/>
            </w:tcBorders>
          </w:tcPr>
          <w:p w14:paraId="5ED1C5CA" w14:textId="77777777" w:rsidR="000871EA" w:rsidRPr="00142308" w:rsidRDefault="000871EA">
            <w:pPr>
              <w:spacing w:after="120" w:line="240" w:lineRule="auto"/>
              <w:rPr>
                <w:rFonts w:ascii="Times New Roman" w:hAnsi="Times New Roman"/>
                <w:bCs/>
                <w:sz w:val="24"/>
                <w:szCs w:val="24"/>
                <w:lang w:eastAsia="hu-HU"/>
              </w:rPr>
            </w:pPr>
            <w:r w:rsidRPr="00142308">
              <w:rPr>
                <w:rFonts w:ascii="Times New Roman" w:hAnsi="Times New Roman"/>
                <w:bCs/>
                <w:sz w:val="24"/>
                <w:szCs w:val="24"/>
                <w:lang w:eastAsia="hu-HU"/>
              </w:rPr>
              <w:t>Feltételezések:</w:t>
            </w:r>
          </w:p>
        </w:tc>
        <w:tc>
          <w:tcPr>
            <w:tcW w:w="8287" w:type="dxa"/>
            <w:gridSpan w:val="4"/>
            <w:tcBorders>
              <w:top w:val="single" w:sz="4" w:space="0" w:color="000000"/>
              <w:left w:val="single" w:sz="4" w:space="0" w:color="000000"/>
              <w:bottom w:val="single" w:sz="4" w:space="0" w:color="000000"/>
              <w:right w:val="single" w:sz="4" w:space="0" w:color="000000"/>
            </w:tcBorders>
            <w:vAlign w:val="center"/>
          </w:tcPr>
          <w:p w14:paraId="309DC401" w14:textId="47B4382D" w:rsidR="000871EA" w:rsidRPr="00142308" w:rsidRDefault="000871EA">
            <w:pPr>
              <w:spacing w:after="120" w:line="240" w:lineRule="auto"/>
              <w:rPr>
                <w:rFonts w:ascii="Times New Roman" w:hAnsi="Times New Roman"/>
                <w:bCs/>
                <w:sz w:val="24"/>
                <w:szCs w:val="24"/>
                <w:lang w:eastAsia="hu-HU"/>
              </w:rPr>
            </w:pPr>
          </w:p>
        </w:tc>
      </w:tr>
    </w:tbl>
    <w:p w14:paraId="3CE231C3" w14:textId="77777777" w:rsidR="000871EA" w:rsidRPr="00B947CC" w:rsidRDefault="000871EA" w:rsidP="000871EA">
      <w:pPr>
        <w:spacing w:after="120" w:line="240" w:lineRule="auto"/>
        <w:rPr>
          <w:rFonts w:ascii="Times New Roman" w:hAnsi="Times New Roman"/>
          <w:b/>
          <w:bCs/>
          <w:sz w:val="24"/>
          <w:szCs w:val="24"/>
          <w:lang w:eastAsia="hu-HU"/>
        </w:rPr>
      </w:pPr>
    </w:p>
    <w:p w14:paraId="4C9BEA3E" w14:textId="77777777" w:rsidR="000871EA" w:rsidRPr="00142308" w:rsidRDefault="000871EA" w:rsidP="000871EA">
      <w:pPr>
        <w:spacing w:after="120" w:line="240" w:lineRule="auto"/>
        <w:jc w:val="both"/>
        <w:rPr>
          <w:rFonts w:ascii="Times New Roman" w:hAnsi="Times New Roman"/>
          <w:bCs/>
          <w:sz w:val="24"/>
          <w:szCs w:val="24"/>
          <w:lang w:eastAsia="hu-HU"/>
        </w:rPr>
      </w:pPr>
      <w:r w:rsidRPr="00142308">
        <w:rPr>
          <w:rFonts w:ascii="Times New Roman" w:hAnsi="Times New Roman"/>
          <w:bCs/>
          <w:sz w:val="24"/>
          <w:szCs w:val="24"/>
          <w:lang w:eastAsia="hu-HU"/>
        </w:rPr>
        <w:t>A fenti feladatkiírást a jelen dokumentumban és a hivatkozott keretszerződésben foglaltak figyelembe vételével elfogadom.</w:t>
      </w:r>
    </w:p>
    <w:p w14:paraId="147635A7" w14:textId="77777777" w:rsidR="000871EA" w:rsidRPr="00B947CC" w:rsidRDefault="000871EA" w:rsidP="000871EA">
      <w:pPr>
        <w:spacing w:after="120" w:line="240" w:lineRule="auto"/>
        <w:jc w:val="right"/>
        <w:rPr>
          <w:rFonts w:ascii="Times New Roman" w:hAnsi="Times New Roman"/>
          <w:b/>
          <w:bCs/>
          <w:sz w:val="24"/>
          <w:szCs w:val="24"/>
          <w:lang w:eastAsia="hu-HU"/>
        </w:rPr>
      </w:pPr>
      <w:r w:rsidRPr="00B947CC">
        <w:rPr>
          <w:rFonts w:ascii="Times New Roman" w:hAnsi="Times New Roman"/>
          <w:b/>
          <w:bCs/>
          <w:sz w:val="24"/>
          <w:szCs w:val="24"/>
          <w:lang w:eastAsia="hu-HU"/>
        </w:rPr>
        <w:tab/>
        <w:t>……………………………………….</w:t>
      </w:r>
    </w:p>
    <w:tbl>
      <w:tblPr>
        <w:tblW w:w="0" w:type="auto"/>
        <w:jc w:val="center"/>
        <w:tblLook w:val="04A0" w:firstRow="1" w:lastRow="0" w:firstColumn="1" w:lastColumn="0" w:noHBand="0" w:noVBand="1"/>
      </w:tblPr>
      <w:tblGrid>
        <w:gridCol w:w="4519"/>
        <w:gridCol w:w="4553"/>
      </w:tblGrid>
      <w:tr w:rsidR="000871EA" w:rsidRPr="00B947CC" w14:paraId="749D1603" w14:textId="77777777">
        <w:trPr>
          <w:jc w:val="center"/>
        </w:trPr>
        <w:tc>
          <w:tcPr>
            <w:tcW w:w="4606" w:type="dxa"/>
          </w:tcPr>
          <w:p w14:paraId="15F4F514" w14:textId="77777777" w:rsidR="000871EA" w:rsidRPr="00B947CC" w:rsidRDefault="000871EA">
            <w:pPr>
              <w:spacing w:after="120" w:line="240" w:lineRule="auto"/>
              <w:jc w:val="right"/>
              <w:rPr>
                <w:rFonts w:ascii="Times New Roman" w:hAnsi="Times New Roman"/>
                <w:b/>
                <w:bCs/>
                <w:sz w:val="24"/>
                <w:szCs w:val="24"/>
                <w:lang w:eastAsia="hu-HU"/>
              </w:rPr>
            </w:pPr>
          </w:p>
        </w:tc>
        <w:tc>
          <w:tcPr>
            <w:tcW w:w="4606" w:type="dxa"/>
            <w:vAlign w:val="center"/>
          </w:tcPr>
          <w:p w14:paraId="716AB696" w14:textId="77777777" w:rsidR="000871EA" w:rsidRPr="00142308" w:rsidRDefault="000871EA">
            <w:pPr>
              <w:spacing w:after="120" w:line="240" w:lineRule="auto"/>
              <w:jc w:val="center"/>
              <w:rPr>
                <w:rFonts w:ascii="Times New Roman" w:hAnsi="Times New Roman"/>
                <w:bCs/>
                <w:sz w:val="24"/>
                <w:szCs w:val="24"/>
                <w:lang w:eastAsia="hu-HU"/>
              </w:rPr>
            </w:pPr>
            <w:r w:rsidRPr="00142308">
              <w:rPr>
                <w:rFonts w:ascii="Times New Roman" w:hAnsi="Times New Roman"/>
                <w:bCs/>
                <w:sz w:val="24"/>
                <w:szCs w:val="24"/>
                <w:lang w:eastAsia="hu-HU"/>
              </w:rPr>
              <w:t>cégszerű aláírás</w:t>
            </w:r>
          </w:p>
          <w:p w14:paraId="25EB8CC8" w14:textId="77777777" w:rsidR="000871EA" w:rsidRPr="00B947CC" w:rsidRDefault="000871EA">
            <w:pPr>
              <w:spacing w:after="120" w:line="240" w:lineRule="auto"/>
              <w:jc w:val="center"/>
              <w:rPr>
                <w:rFonts w:ascii="Times New Roman" w:hAnsi="Times New Roman"/>
                <w:b/>
                <w:bCs/>
                <w:sz w:val="24"/>
                <w:szCs w:val="24"/>
                <w:lang w:eastAsia="hu-HU"/>
              </w:rPr>
            </w:pPr>
            <w:r w:rsidRPr="00B947CC">
              <w:rPr>
                <w:rFonts w:ascii="Times New Roman" w:hAnsi="Times New Roman"/>
                <w:b/>
                <w:bCs/>
                <w:sz w:val="24"/>
                <w:szCs w:val="24"/>
                <w:lang w:eastAsia="hu-HU"/>
              </w:rPr>
              <w:t>VÁLLALKOZÓ</w:t>
            </w:r>
          </w:p>
          <w:p w14:paraId="5884AAE6" w14:textId="77777777" w:rsidR="000871EA" w:rsidRPr="00B947CC" w:rsidRDefault="000871EA">
            <w:pPr>
              <w:spacing w:after="120" w:line="240" w:lineRule="auto"/>
              <w:jc w:val="right"/>
              <w:rPr>
                <w:rFonts w:ascii="Times New Roman" w:hAnsi="Times New Roman"/>
                <w:b/>
                <w:bCs/>
                <w:sz w:val="24"/>
                <w:szCs w:val="24"/>
                <w:lang w:eastAsia="hu-HU"/>
              </w:rPr>
            </w:pPr>
          </w:p>
        </w:tc>
      </w:tr>
    </w:tbl>
    <w:p w14:paraId="496276D6" w14:textId="77777777" w:rsidR="000871EA" w:rsidRPr="00142308" w:rsidRDefault="000871EA" w:rsidP="000871EA">
      <w:pPr>
        <w:spacing w:after="120" w:line="240" w:lineRule="auto"/>
        <w:jc w:val="both"/>
        <w:rPr>
          <w:rFonts w:ascii="Times New Roman" w:hAnsi="Times New Roman"/>
          <w:bCs/>
          <w:sz w:val="24"/>
          <w:szCs w:val="24"/>
          <w:lang w:eastAsia="hu-HU"/>
        </w:rPr>
      </w:pPr>
      <w:r w:rsidRPr="00142308">
        <w:rPr>
          <w:rFonts w:ascii="Times New Roman" w:hAnsi="Times New Roman"/>
          <w:bCs/>
          <w:sz w:val="24"/>
          <w:szCs w:val="24"/>
          <w:lang w:eastAsia="hu-HU"/>
        </w:rPr>
        <w:t>Az ajánlott határidőt és a ráfordítást a Megrendelő elfogadja, a tárgyi eseti feladat elvégzését a jelen dokumentum aláírásával megrendeli.</w:t>
      </w:r>
    </w:p>
    <w:p w14:paraId="6175D26C" w14:textId="77777777" w:rsidR="000871EA" w:rsidRPr="00B947CC" w:rsidRDefault="000871EA" w:rsidP="000871EA">
      <w:pPr>
        <w:spacing w:after="120" w:line="240" w:lineRule="auto"/>
        <w:jc w:val="right"/>
        <w:rPr>
          <w:rFonts w:ascii="Times New Roman" w:hAnsi="Times New Roman"/>
          <w:b/>
          <w:bCs/>
          <w:sz w:val="24"/>
          <w:szCs w:val="24"/>
          <w:lang w:eastAsia="hu-HU"/>
        </w:rPr>
      </w:pPr>
      <w:r w:rsidRPr="00B947CC">
        <w:rPr>
          <w:rFonts w:ascii="Times New Roman" w:hAnsi="Times New Roman"/>
          <w:b/>
          <w:bCs/>
          <w:sz w:val="24"/>
          <w:szCs w:val="24"/>
          <w:lang w:eastAsia="hu-HU"/>
        </w:rPr>
        <w:tab/>
        <w:t>…………………………….</w:t>
      </w:r>
    </w:p>
    <w:p w14:paraId="00165B8B" w14:textId="77777777" w:rsidR="000871EA" w:rsidRPr="00142308" w:rsidRDefault="000871EA" w:rsidP="000871EA">
      <w:pPr>
        <w:spacing w:after="120" w:line="240" w:lineRule="auto"/>
        <w:jc w:val="center"/>
        <w:rPr>
          <w:rFonts w:ascii="Times New Roman" w:hAnsi="Times New Roman"/>
          <w:bCs/>
          <w:sz w:val="24"/>
          <w:szCs w:val="24"/>
          <w:lang w:eastAsia="hu-HU"/>
        </w:rPr>
      </w:pPr>
      <w:r>
        <w:rPr>
          <w:rFonts w:ascii="Times New Roman" w:hAnsi="Times New Roman"/>
          <w:b/>
          <w:bCs/>
          <w:sz w:val="24"/>
          <w:szCs w:val="24"/>
          <w:lang w:eastAsia="hu-HU"/>
        </w:rPr>
        <w:t xml:space="preserve">                                                                                                        </w:t>
      </w:r>
      <w:r w:rsidRPr="00142308">
        <w:rPr>
          <w:rFonts w:ascii="Times New Roman" w:hAnsi="Times New Roman"/>
          <w:bCs/>
          <w:sz w:val="24"/>
          <w:szCs w:val="24"/>
          <w:lang w:eastAsia="hu-HU"/>
        </w:rPr>
        <w:t xml:space="preserve">cégszerű aláírás </w:t>
      </w:r>
    </w:p>
    <w:p w14:paraId="4D0361C3" w14:textId="26BA21B4" w:rsidR="000871EA" w:rsidRDefault="000871EA" w:rsidP="0074085B">
      <w:pPr>
        <w:spacing w:after="120" w:line="240" w:lineRule="auto"/>
        <w:jc w:val="center"/>
        <w:rPr>
          <w:rFonts w:ascii="Times New Roman" w:hAnsi="Times New Roman"/>
          <w:b/>
          <w:bCs/>
          <w:sz w:val="24"/>
          <w:szCs w:val="24"/>
          <w:lang w:eastAsia="hu-HU"/>
        </w:rPr>
      </w:pPr>
      <w:r>
        <w:rPr>
          <w:rFonts w:ascii="Times New Roman" w:hAnsi="Times New Roman"/>
          <w:b/>
          <w:bCs/>
          <w:sz w:val="24"/>
          <w:szCs w:val="24"/>
          <w:lang w:eastAsia="hu-HU"/>
        </w:rPr>
        <w:t xml:space="preserve">                                                                                                             </w:t>
      </w:r>
      <w:r w:rsidRPr="00B947CC">
        <w:rPr>
          <w:rFonts w:ascii="Times New Roman" w:hAnsi="Times New Roman"/>
          <w:b/>
          <w:bCs/>
          <w:sz w:val="24"/>
          <w:szCs w:val="24"/>
          <w:lang w:eastAsia="hu-HU"/>
        </w:rPr>
        <w:t>MVMI Zrt.</w:t>
      </w:r>
    </w:p>
    <w:p w14:paraId="006283B2" w14:textId="0FE6C882" w:rsidR="001432C7" w:rsidRDefault="001432C7" w:rsidP="001432C7">
      <w:pPr>
        <w:spacing w:after="120" w:line="240" w:lineRule="auto"/>
        <w:jc w:val="right"/>
        <w:rPr>
          <w:rFonts w:ascii="Times New Roman" w:hAnsi="Times New Roman"/>
          <w:b/>
          <w:bCs/>
          <w:sz w:val="24"/>
          <w:szCs w:val="24"/>
          <w:lang w:eastAsia="hu-HU"/>
        </w:rPr>
      </w:pPr>
      <w:r>
        <w:rPr>
          <w:rFonts w:ascii="Times New Roman" w:hAnsi="Times New Roman"/>
          <w:b/>
          <w:bCs/>
          <w:sz w:val="24"/>
          <w:szCs w:val="24"/>
          <w:lang w:eastAsia="hu-HU"/>
        </w:rPr>
        <w:t>7.sz. melléklet</w:t>
      </w:r>
    </w:p>
    <w:p w14:paraId="0D04FF99" w14:textId="77777777" w:rsidR="001432C7" w:rsidRDefault="001432C7" w:rsidP="001432C7">
      <w:pPr>
        <w:pStyle w:val="IIIcmsor1"/>
        <w:numPr>
          <w:ilvl w:val="0"/>
          <w:numId w:val="0"/>
        </w:numPr>
        <w:rPr>
          <w:caps/>
          <w:sz w:val="24"/>
          <w:szCs w:val="24"/>
        </w:rPr>
      </w:pPr>
      <w:bookmarkStart w:id="244" w:name="_Toc222657849"/>
    </w:p>
    <w:p w14:paraId="16177BFB" w14:textId="7E548F28" w:rsidR="001432C7" w:rsidRDefault="001432C7" w:rsidP="001432C7">
      <w:pPr>
        <w:pStyle w:val="IIIcmsor1"/>
        <w:numPr>
          <w:ilvl w:val="0"/>
          <w:numId w:val="0"/>
        </w:numPr>
        <w:jc w:val="center"/>
        <w:rPr>
          <w:caps/>
          <w:sz w:val="24"/>
          <w:szCs w:val="24"/>
        </w:rPr>
      </w:pPr>
      <w:r w:rsidRPr="001432C7">
        <w:rPr>
          <w:caps/>
          <w:sz w:val="24"/>
          <w:szCs w:val="24"/>
        </w:rPr>
        <w:t>Az Üzemeltetést támogató Szerződéses kötelezettségei</w:t>
      </w:r>
      <w:bookmarkEnd w:id="244"/>
    </w:p>
    <w:p w14:paraId="524E2958" w14:textId="77777777" w:rsidR="001432C7" w:rsidRPr="001432C7" w:rsidRDefault="001432C7" w:rsidP="001432C7">
      <w:pPr>
        <w:pStyle w:val="IIIcmsor1"/>
        <w:numPr>
          <w:ilvl w:val="0"/>
          <w:numId w:val="0"/>
        </w:numPr>
        <w:rPr>
          <w:caps/>
          <w:sz w:val="24"/>
          <w:szCs w:val="24"/>
        </w:rPr>
      </w:pPr>
    </w:p>
    <w:p w14:paraId="1DFC0462" w14:textId="1821B61E" w:rsidR="001432C7" w:rsidRPr="001432C7" w:rsidRDefault="001432C7" w:rsidP="0027212C">
      <w:pPr>
        <w:pStyle w:val="IIIcmsor1"/>
        <w:numPr>
          <w:ilvl w:val="0"/>
          <w:numId w:val="35"/>
        </w:numPr>
        <w:rPr>
          <w:sz w:val="24"/>
          <w:szCs w:val="24"/>
        </w:rPr>
      </w:pPr>
      <w:bookmarkStart w:id="245" w:name="_Toc222657850"/>
      <w:r w:rsidRPr="001432C7">
        <w:rPr>
          <w:sz w:val="24"/>
          <w:szCs w:val="24"/>
        </w:rPr>
        <w:t>Az Üzemeltetést Támogató szerepe</w:t>
      </w:r>
      <w:bookmarkEnd w:id="245"/>
    </w:p>
    <w:p w14:paraId="6840DFEB" w14:textId="77777777" w:rsidR="001432C7" w:rsidRPr="001432C7" w:rsidRDefault="001432C7" w:rsidP="001432C7">
      <w:pPr>
        <w:jc w:val="both"/>
        <w:rPr>
          <w:rFonts w:ascii="Times New Roman" w:hAnsi="Times New Roman"/>
          <w:sz w:val="24"/>
          <w:szCs w:val="24"/>
        </w:rPr>
      </w:pPr>
      <w:r w:rsidRPr="001432C7">
        <w:rPr>
          <w:rFonts w:ascii="Times New Roman" w:hAnsi="Times New Roman"/>
          <w:sz w:val="24"/>
          <w:szCs w:val="24"/>
        </w:rPr>
        <w:t xml:space="preserve">Az </w:t>
      </w:r>
      <w:r w:rsidRPr="001432C7">
        <w:rPr>
          <w:rFonts w:ascii="Times New Roman" w:hAnsi="Times New Roman"/>
          <w:b/>
          <w:bCs/>
          <w:sz w:val="24"/>
          <w:szCs w:val="24"/>
        </w:rPr>
        <w:t>Üzemeltetést Támogató</w:t>
      </w:r>
      <w:r w:rsidRPr="001432C7">
        <w:rPr>
          <w:rFonts w:ascii="Times New Roman" w:hAnsi="Times New Roman"/>
          <w:sz w:val="24"/>
          <w:szCs w:val="24"/>
        </w:rPr>
        <w:t xml:space="preserve"> az Üzemeltető részére nyújtott, meghatározott terjedelmű szakmai, technikai vagy adminisztratív támogatást biztosít. Az Üzemeltetést Támogató tevékenysége </w:t>
      </w:r>
      <w:r w:rsidRPr="001432C7">
        <w:rPr>
          <w:rFonts w:ascii="Times New Roman" w:hAnsi="Times New Roman"/>
          <w:b/>
          <w:bCs/>
          <w:sz w:val="24"/>
          <w:szCs w:val="24"/>
        </w:rPr>
        <w:t>nem minősül üzemeltetésnek</w:t>
      </w:r>
      <w:r w:rsidRPr="001432C7">
        <w:rPr>
          <w:rFonts w:ascii="Times New Roman" w:hAnsi="Times New Roman"/>
          <w:sz w:val="24"/>
          <w:szCs w:val="24"/>
        </w:rPr>
        <w:t>, és nem eredményez üzemeltetői felelősség</w:t>
      </w:r>
      <w:r w:rsidRPr="001432C7">
        <w:rPr>
          <w:rFonts w:ascii="Times New Roman" w:hAnsi="Times New Roman"/>
          <w:sz w:val="24"/>
          <w:szCs w:val="24"/>
        </w:rPr>
        <w:noBreakHyphen/>
        <w:t xml:space="preserve"> vagy hatáskör</w:t>
      </w:r>
      <w:r w:rsidRPr="001432C7">
        <w:rPr>
          <w:rFonts w:ascii="Times New Roman" w:hAnsi="Times New Roman"/>
          <w:sz w:val="24"/>
          <w:szCs w:val="24"/>
        </w:rPr>
        <w:noBreakHyphen/>
        <w:t>átruházást.</w:t>
      </w:r>
    </w:p>
    <w:p w14:paraId="1BDB1CAE" w14:textId="3C1E7104" w:rsidR="001432C7" w:rsidRPr="001432C7" w:rsidRDefault="001432C7" w:rsidP="0027212C">
      <w:pPr>
        <w:pStyle w:val="IIIcmsor1"/>
        <w:numPr>
          <w:ilvl w:val="0"/>
          <w:numId w:val="35"/>
        </w:numPr>
        <w:rPr>
          <w:sz w:val="24"/>
          <w:szCs w:val="24"/>
        </w:rPr>
      </w:pPr>
      <w:bookmarkStart w:id="246" w:name="_Toc222657851"/>
      <w:r w:rsidRPr="001432C7">
        <w:rPr>
          <w:sz w:val="24"/>
          <w:szCs w:val="24"/>
        </w:rPr>
        <w:t>Támogató jellegű feladatok</w:t>
      </w:r>
      <w:bookmarkEnd w:id="246"/>
    </w:p>
    <w:p w14:paraId="3FE7FEAD" w14:textId="77777777" w:rsidR="001432C7" w:rsidRPr="001432C7" w:rsidRDefault="001432C7" w:rsidP="001432C7">
      <w:pPr>
        <w:jc w:val="both"/>
        <w:rPr>
          <w:rFonts w:ascii="Times New Roman" w:hAnsi="Times New Roman"/>
          <w:sz w:val="24"/>
          <w:szCs w:val="24"/>
        </w:rPr>
      </w:pPr>
      <w:r w:rsidRPr="001432C7">
        <w:rPr>
          <w:rFonts w:ascii="Times New Roman" w:hAnsi="Times New Roman"/>
          <w:sz w:val="24"/>
          <w:szCs w:val="24"/>
        </w:rPr>
        <w:t>Az Üzemeltetést Támogató feladata különösen, de nem kizárólagosan:</w:t>
      </w:r>
    </w:p>
    <w:p w14:paraId="422206EB" w14:textId="77777777" w:rsidR="001432C7" w:rsidRPr="001432C7" w:rsidRDefault="001432C7" w:rsidP="0027212C">
      <w:pPr>
        <w:pStyle w:val="ListParagraph"/>
        <w:numPr>
          <w:ilvl w:val="0"/>
          <w:numId w:val="34"/>
        </w:numPr>
        <w:spacing w:after="160" w:line="259" w:lineRule="auto"/>
        <w:jc w:val="both"/>
        <w:rPr>
          <w:rFonts w:ascii="Times New Roman" w:hAnsi="Times New Roman"/>
          <w:sz w:val="24"/>
          <w:szCs w:val="24"/>
        </w:rPr>
      </w:pPr>
      <w:r w:rsidRPr="001432C7">
        <w:rPr>
          <w:rFonts w:ascii="Times New Roman" w:hAnsi="Times New Roman"/>
          <w:sz w:val="24"/>
          <w:szCs w:val="24"/>
        </w:rPr>
        <w:t xml:space="preserve">az Üzemeltető által meghatározott feladatok végrehajtásának </w:t>
      </w:r>
      <w:r w:rsidRPr="001432C7">
        <w:rPr>
          <w:rFonts w:ascii="Times New Roman" w:hAnsi="Times New Roman"/>
          <w:b/>
          <w:bCs/>
          <w:sz w:val="24"/>
          <w:szCs w:val="24"/>
        </w:rPr>
        <w:t>szakmai támogatása</w:t>
      </w:r>
      <w:r w:rsidRPr="001432C7">
        <w:rPr>
          <w:rFonts w:ascii="Times New Roman" w:hAnsi="Times New Roman"/>
          <w:sz w:val="24"/>
          <w:szCs w:val="24"/>
        </w:rPr>
        <w:t>;</w:t>
      </w:r>
    </w:p>
    <w:p w14:paraId="2E703792" w14:textId="77777777" w:rsidR="001432C7" w:rsidRPr="001432C7" w:rsidRDefault="001432C7" w:rsidP="0027212C">
      <w:pPr>
        <w:pStyle w:val="ListParagraph"/>
        <w:numPr>
          <w:ilvl w:val="0"/>
          <w:numId w:val="34"/>
        </w:numPr>
        <w:spacing w:after="160" w:line="259" w:lineRule="auto"/>
        <w:jc w:val="both"/>
        <w:rPr>
          <w:rFonts w:ascii="Times New Roman" w:hAnsi="Times New Roman"/>
          <w:sz w:val="24"/>
          <w:szCs w:val="24"/>
        </w:rPr>
      </w:pPr>
      <w:r w:rsidRPr="001432C7">
        <w:rPr>
          <w:rFonts w:ascii="Times New Roman" w:hAnsi="Times New Roman"/>
          <w:sz w:val="24"/>
          <w:szCs w:val="24"/>
        </w:rPr>
        <w:t xml:space="preserve">üzemeltetési események, kérések és incidensek </w:t>
      </w:r>
      <w:r w:rsidRPr="001432C7">
        <w:rPr>
          <w:rFonts w:ascii="Times New Roman" w:hAnsi="Times New Roman"/>
          <w:b/>
          <w:bCs/>
          <w:sz w:val="24"/>
          <w:szCs w:val="24"/>
        </w:rPr>
        <w:t>észlelése, rögzítése és az Üzemeltető felé történő továbbítása</w:t>
      </w:r>
      <w:r w:rsidRPr="001432C7">
        <w:rPr>
          <w:rFonts w:ascii="Times New Roman" w:hAnsi="Times New Roman"/>
          <w:sz w:val="24"/>
          <w:szCs w:val="24"/>
        </w:rPr>
        <w:t>;</w:t>
      </w:r>
    </w:p>
    <w:p w14:paraId="2210997B" w14:textId="77777777" w:rsidR="001432C7" w:rsidRPr="001432C7" w:rsidRDefault="001432C7" w:rsidP="0027212C">
      <w:pPr>
        <w:pStyle w:val="ListParagraph"/>
        <w:numPr>
          <w:ilvl w:val="0"/>
          <w:numId w:val="34"/>
        </w:numPr>
        <w:spacing w:after="160" w:line="259" w:lineRule="auto"/>
        <w:jc w:val="both"/>
        <w:rPr>
          <w:rFonts w:ascii="Times New Roman" w:hAnsi="Times New Roman"/>
          <w:sz w:val="24"/>
          <w:szCs w:val="24"/>
        </w:rPr>
      </w:pPr>
      <w:r w:rsidRPr="001432C7">
        <w:rPr>
          <w:rFonts w:ascii="Times New Roman" w:hAnsi="Times New Roman"/>
          <w:sz w:val="24"/>
          <w:szCs w:val="24"/>
        </w:rPr>
        <w:t>elemzések, javaslatok és szakmai vélemények készítése az Üzemeltető döntéseinek támogatására;</w:t>
      </w:r>
    </w:p>
    <w:p w14:paraId="71DCDB6C" w14:textId="77777777" w:rsidR="001432C7" w:rsidRPr="001432C7" w:rsidRDefault="001432C7" w:rsidP="0027212C">
      <w:pPr>
        <w:pStyle w:val="ListParagraph"/>
        <w:numPr>
          <w:ilvl w:val="0"/>
          <w:numId w:val="34"/>
        </w:numPr>
        <w:spacing w:after="160" w:line="259" w:lineRule="auto"/>
        <w:jc w:val="both"/>
        <w:rPr>
          <w:rFonts w:ascii="Times New Roman" w:hAnsi="Times New Roman"/>
          <w:sz w:val="24"/>
          <w:szCs w:val="24"/>
        </w:rPr>
      </w:pPr>
      <w:r w:rsidRPr="001432C7">
        <w:rPr>
          <w:rFonts w:ascii="Times New Roman" w:hAnsi="Times New Roman"/>
          <w:sz w:val="24"/>
          <w:szCs w:val="24"/>
        </w:rPr>
        <w:t>az Üzemeltető által meghatározott riportálási és adatszolgáltatási feladatok ellátása.</w:t>
      </w:r>
    </w:p>
    <w:p w14:paraId="40DAB2F9" w14:textId="0BE0E138" w:rsidR="001432C7" w:rsidRPr="001432C7" w:rsidRDefault="001432C7" w:rsidP="0027212C">
      <w:pPr>
        <w:pStyle w:val="IIIcmsor1"/>
        <w:numPr>
          <w:ilvl w:val="0"/>
          <w:numId w:val="35"/>
        </w:numPr>
        <w:rPr>
          <w:sz w:val="24"/>
          <w:szCs w:val="24"/>
        </w:rPr>
      </w:pPr>
      <w:bookmarkStart w:id="247" w:name="_Toc222657852"/>
      <w:r w:rsidRPr="001432C7">
        <w:rPr>
          <w:sz w:val="24"/>
          <w:szCs w:val="24"/>
        </w:rPr>
        <w:t>Információbiztonsági kötelezettségek</w:t>
      </w:r>
      <w:bookmarkEnd w:id="247"/>
    </w:p>
    <w:p w14:paraId="2110D44C" w14:textId="77777777" w:rsidR="001432C7" w:rsidRPr="001432C7" w:rsidRDefault="001432C7" w:rsidP="001432C7">
      <w:pPr>
        <w:jc w:val="both"/>
        <w:rPr>
          <w:rFonts w:ascii="Times New Roman" w:hAnsi="Times New Roman"/>
          <w:sz w:val="24"/>
          <w:szCs w:val="24"/>
        </w:rPr>
      </w:pPr>
      <w:r w:rsidRPr="001432C7">
        <w:rPr>
          <w:rFonts w:ascii="Times New Roman" w:hAnsi="Times New Roman"/>
          <w:sz w:val="24"/>
          <w:szCs w:val="24"/>
        </w:rPr>
        <w:t>Az Üzemeltetést Támogató köteles:</w:t>
      </w:r>
    </w:p>
    <w:p w14:paraId="1DAD3949" w14:textId="77777777" w:rsidR="001432C7" w:rsidRPr="001432C7" w:rsidRDefault="001432C7" w:rsidP="0027212C">
      <w:pPr>
        <w:pStyle w:val="ListParagraph"/>
        <w:numPr>
          <w:ilvl w:val="0"/>
          <w:numId w:val="29"/>
        </w:numPr>
        <w:spacing w:after="160" w:line="259" w:lineRule="auto"/>
        <w:jc w:val="both"/>
        <w:rPr>
          <w:rFonts w:ascii="Times New Roman" w:hAnsi="Times New Roman"/>
          <w:sz w:val="24"/>
          <w:szCs w:val="24"/>
        </w:rPr>
      </w:pPr>
      <w:r w:rsidRPr="001432C7">
        <w:rPr>
          <w:rFonts w:ascii="Times New Roman" w:hAnsi="Times New Roman"/>
          <w:sz w:val="24"/>
          <w:szCs w:val="24"/>
        </w:rPr>
        <w:t>betartani a hatályos jogszabályokat, az MVMI Zrt. információbiztonsági előírásait és a jelen szerződésben rögzített követelményeket;</w:t>
      </w:r>
    </w:p>
    <w:p w14:paraId="197B588C" w14:textId="77777777" w:rsidR="001432C7" w:rsidRPr="001432C7" w:rsidRDefault="001432C7" w:rsidP="0027212C">
      <w:pPr>
        <w:pStyle w:val="ListParagraph"/>
        <w:numPr>
          <w:ilvl w:val="0"/>
          <w:numId w:val="29"/>
        </w:numPr>
        <w:spacing w:after="160" w:line="259" w:lineRule="auto"/>
        <w:jc w:val="both"/>
        <w:rPr>
          <w:rFonts w:ascii="Times New Roman" w:hAnsi="Times New Roman"/>
          <w:sz w:val="24"/>
          <w:szCs w:val="24"/>
        </w:rPr>
      </w:pPr>
      <w:r w:rsidRPr="001432C7">
        <w:rPr>
          <w:rFonts w:ascii="Times New Roman" w:hAnsi="Times New Roman"/>
          <w:sz w:val="24"/>
          <w:szCs w:val="24"/>
        </w:rPr>
        <w:t xml:space="preserve">az információbiztonsági eseményekre és incidensekre utaló jeleket </w:t>
      </w:r>
      <w:r w:rsidRPr="001432C7">
        <w:rPr>
          <w:rFonts w:ascii="Times New Roman" w:hAnsi="Times New Roman"/>
          <w:b/>
          <w:bCs/>
          <w:sz w:val="24"/>
          <w:szCs w:val="24"/>
        </w:rPr>
        <w:t>haladéktalanul jelezni az Üzemeltető felé</w:t>
      </w:r>
      <w:r w:rsidRPr="001432C7">
        <w:rPr>
          <w:rFonts w:ascii="Times New Roman" w:hAnsi="Times New Roman"/>
          <w:sz w:val="24"/>
          <w:szCs w:val="24"/>
        </w:rPr>
        <w:t>;</w:t>
      </w:r>
    </w:p>
    <w:p w14:paraId="2C00C116" w14:textId="77777777" w:rsidR="001432C7" w:rsidRPr="001432C7" w:rsidRDefault="001432C7" w:rsidP="0027212C">
      <w:pPr>
        <w:pStyle w:val="ListParagraph"/>
        <w:numPr>
          <w:ilvl w:val="0"/>
          <w:numId w:val="29"/>
        </w:numPr>
        <w:spacing w:after="160" w:line="259" w:lineRule="auto"/>
        <w:jc w:val="both"/>
        <w:rPr>
          <w:rFonts w:ascii="Times New Roman" w:hAnsi="Times New Roman"/>
          <w:sz w:val="24"/>
          <w:szCs w:val="24"/>
        </w:rPr>
      </w:pPr>
      <w:r w:rsidRPr="001432C7">
        <w:rPr>
          <w:rFonts w:ascii="Times New Roman" w:hAnsi="Times New Roman"/>
          <w:sz w:val="24"/>
          <w:szCs w:val="24"/>
        </w:rPr>
        <w:t>az általa kezelt információkat bizalmasan kezelni, és azokat kizárólag a feladatellátáshoz szükséges mértékben felhasználni.</w:t>
      </w:r>
    </w:p>
    <w:p w14:paraId="33FC34BF" w14:textId="4FDB3326" w:rsidR="001432C7" w:rsidRPr="001432C7" w:rsidRDefault="001432C7" w:rsidP="0027212C">
      <w:pPr>
        <w:pStyle w:val="IIIcmsor1"/>
        <w:numPr>
          <w:ilvl w:val="0"/>
          <w:numId w:val="35"/>
        </w:numPr>
        <w:rPr>
          <w:sz w:val="24"/>
          <w:szCs w:val="24"/>
        </w:rPr>
      </w:pPr>
      <w:bookmarkStart w:id="248" w:name="_Toc222657853"/>
      <w:r w:rsidRPr="001432C7">
        <w:rPr>
          <w:sz w:val="24"/>
          <w:szCs w:val="24"/>
        </w:rPr>
        <w:t>Hozzáférési korlátozások</w:t>
      </w:r>
      <w:bookmarkEnd w:id="248"/>
    </w:p>
    <w:p w14:paraId="6D804F5D" w14:textId="77777777" w:rsidR="001432C7" w:rsidRPr="001432C7" w:rsidRDefault="001432C7" w:rsidP="001432C7">
      <w:pPr>
        <w:jc w:val="both"/>
        <w:rPr>
          <w:rFonts w:ascii="Times New Roman" w:hAnsi="Times New Roman"/>
          <w:sz w:val="24"/>
          <w:szCs w:val="24"/>
        </w:rPr>
      </w:pPr>
      <w:r w:rsidRPr="001432C7">
        <w:rPr>
          <w:rFonts w:ascii="Times New Roman" w:hAnsi="Times New Roman"/>
          <w:sz w:val="24"/>
          <w:szCs w:val="24"/>
        </w:rPr>
        <w:t>Az Üzemeltetést Támogató:</w:t>
      </w:r>
    </w:p>
    <w:p w14:paraId="6E7183AA" w14:textId="77777777" w:rsidR="001432C7" w:rsidRPr="001432C7" w:rsidRDefault="001432C7" w:rsidP="0027212C">
      <w:pPr>
        <w:pStyle w:val="ListParagraph"/>
        <w:numPr>
          <w:ilvl w:val="0"/>
          <w:numId w:val="32"/>
        </w:numPr>
        <w:spacing w:after="160" w:line="259" w:lineRule="auto"/>
        <w:jc w:val="both"/>
        <w:rPr>
          <w:rFonts w:ascii="Times New Roman" w:hAnsi="Times New Roman"/>
          <w:sz w:val="24"/>
          <w:szCs w:val="24"/>
        </w:rPr>
      </w:pPr>
      <w:r w:rsidRPr="001432C7">
        <w:rPr>
          <w:rFonts w:ascii="Times New Roman" w:hAnsi="Times New Roman"/>
          <w:b/>
          <w:bCs/>
          <w:sz w:val="24"/>
          <w:szCs w:val="24"/>
        </w:rPr>
        <w:t>nem kaphat hozzáférést</w:t>
      </w:r>
      <w:r w:rsidRPr="001432C7">
        <w:rPr>
          <w:rFonts w:ascii="Times New Roman" w:hAnsi="Times New Roman"/>
          <w:sz w:val="24"/>
          <w:szCs w:val="24"/>
        </w:rPr>
        <w:t xml:space="preserve"> a rendszer hozzáférés</w:t>
      </w:r>
      <w:r w:rsidRPr="001432C7">
        <w:rPr>
          <w:rFonts w:ascii="Times New Roman" w:hAnsi="Times New Roman"/>
          <w:sz w:val="24"/>
          <w:szCs w:val="24"/>
        </w:rPr>
        <w:noBreakHyphen/>
        <w:t>kezelését, jogosultsági modelljét vagy alapvető működését befolyásoló beállításokhoz;</w:t>
      </w:r>
    </w:p>
    <w:p w14:paraId="13D50BB8" w14:textId="77777777" w:rsidR="001432C7" w:rsidRPr="001432C7" w:rsidRDefault="001432C7" w:rsidP="0027212C">
      <w:pPr>
        <w:pStyle w:val="ListParagraph"/>
        <w:numPr>
          <w:ilvl w:val="0"/>
          <w:numId w:val="32"/>
        </w:numPr>
        <w:spacing w:after="160" w:line="259" w:lineRule="auto"/>
        <w:jc w:val="both"/>
        <w:rPr>
          <w:rFonts w:ascii="Times New Roman" w:hAnsi="Times New Roman"/>
          <w:sz w:val="24"/>
          <w:szCs w:val="24"/>
        </w:rPr>
      </w:pPr>
      <w:r w:rsidRPr="001432C7">
        <w:rPr>
          <w:rFonts w:ascii="Times New Roman" w:hAnsi="Times New Roman"/>
          <w:b/>
          <w:bCs/>
          <w:sz w:val="24"/>
          <w:szCs w:val="24"/>
        </w:rPr>
        <w:t>nem jogosult</w:t>
      </w:r>
      <w:r w:rsidRPr="001432C7">
        <w:rPr>
          <w:rFonts w:ascii="Times New Roman" w:hAnsi="Times New Roman"/>
          <w:sz w:val="24"/>
          <w:szCs w:val="24"/>
        </w:rPr>
        <w:t xml:space="preserve"> felhasználói, adminisztratív vagy technikai jogosultságok létrehozására, módosítására vagy megszüntetésére;</w:t>
      </w:r>
    </w:p>
    <w:p w14:paraId="6F2F482A" w14:textId="77777777" w:rsidR="001432C7" w:rsidRPr="001432C7" w:rsidRDefault="001432C7" w:rsidP="0027212C">
      <w:pPr>
        <w:pStyle w:val="ListParagraph"/>
        <w:numPr>
          <w:ilvl w:val="0"/>
          <w:numId w:val="32"/>
        </w:numPr>
        <w:spacing w:after="160" w:line="259" w:lineRule="auto"/>
        <w:jc w:val="both"/>
        <w:rPr>
          <w:rFonts w:ascii="Times New Roman" w:hAnsi="Times New Roman"/>
          <w:sz w:val="24"/>
          <w:szCs w:val="24"/>
        </w:rPr>
      </w:pPr>
      <w:r w:rsidRPr="001432C7">
        <w:rPr>
          <w:rFonts w:ascii="Times New Roman" w:hAnsi="Times New Roman"/>
          <w:sz w:val="24"/>
          <w:szCs w:val="24"/>
        </w:rPr>
        <w:t xml:space="preserve">kizárólag az Üzemeltető által előzetesen jóváhagyott, </w:t>
      </w:r>
      <w:r w:rsidRPr="001432C7">
        <w:rPr>
          <w:rFonts w:ascii="Times New Roman" w:hAnsi="Times New Roman"/>
          <w:b/>
          <w:bCs/>
          <w:sz w:val="24"/>
          <w:szCs w:val="24"/>
        </w:rPr>
        <w:t>korlátozott jogosultsági körben</w:t>
      </w:r>
      <w:r w:rsidRPr="001432C7">
        <w:rPr>
          <w:rFonts w:ascii="Times New Roman" w:hAnsi="Times New Roman"/>
          <w:sz w:val="24"/>
          <w:szCs w:val="24"/>
        </w:rPr>
        <w:t xml:space="preserve"> járhat el.</w:t>
      </w:r>
    </w:p>
    <w:p w14:paraId="03F0678D" w14:textId="41E3154A" w:rsidR="001432C7" w:rsidRPr="001432C7" w:rsidRDefault="001432C7" w:rsidP="0027212C">
      <w:pPr>
        <w:pStyle w:val="IIIcmsor1"/>
        <w:numPr>
          <w:ilvl w:val="0"/>
          <w:numId w:val="35"/>
        </w:numPr>
        <w:rPr>
          <w:sz w:val="24"/>
          <w:szCs w:val="24"/>
        </w:rPr>
      </w:pPr>
      <w:bookmarkStart w:id="249" w:name="_Toc222657854"/>
      <w:r w:rsidRPr="001432C7">
        <w:rPr>
          <w:sz w:val="24"/>
          <w:szCs w:val="24"/>
        </w:rPr>
        <w:t>Jóváhagyási és végrehajtási korlátok</w:t>
      </w:r>
      <w:bookmarkEnd w:id="249"/>
    </w:p>
    <w:p w14:paraId="38C13C1A" w14:textId="77777777" w:rsidR="001432C7" w:rsidRPr="001432C7" w:rsidRDefault="001432C7" w:rsidP="001432C7">
      <w:pPr>
        <w:jc w:val="both"/>
        <w:rPr>
          <w:rFonts w:ascii="Times New Roman" w:hAnsi="Times New Roman"/>
          <w:sz w:val="24"/>
          <w:szCs w:val="24"/>
        </w:rPr>
      </w:pPr>
      <w:r w:rsidRPr="001432C7">
        <w:rPr>
          <w:rFonts w:ascii="Times New Roman" w:hAnsi="Times New Roman"/>
          <w:sz w:val="24"/>
          <w:szCs w:val="24"/>
        </w:rPr>
        <w:t>Az Üzemeltetést Támogató:</w:t>
      </w:r>
    </w:p>
    <w:p w14:paraId="682B8DE8" w14:textId="77777777" w:rsidR="001432C7" w:rsidRPr="001432C7" w:rsidRDefault="001432C7" w:rsidP="0027212C">
      <w:pPr>
        <w:pStyle w:val="ListParagraph"/>
        <w:numPr>
          <w:ilvl w:val="0"/>
          <w:numId w:val="30"/>
        </w:numPr>
        <w:spacing w:after="160" w:line="259" w:lineRule="auto"/>
        <w:jc w:val="both"/>
        <w:rPr>
          <w:rFonts w:ascii="Times New Roman" w:hAnsi="Times New Roman"/>
          <w:sz w:val="24"/>
          <w:szCs w:val="24"/>
        </w:rPr>
      </w:pPr>
      <w:r w:rsidRPr="001432C7">
        <w:rPr>
          <w:rFonts w:ascii="Times New Roman" w:hAnsi="Times New Roman"/>
          <w:sz w:val="24"/>
          <w:szCs w:val="24"/>
        </w:rPr>
        <w:t xml:space="preserve">önállóan </w:t>
      </w:r>
      <w:r w:rsidRPr="001432C7">
        <w:rPr>
          <w:rFonts w:ascii="Times New Roman" w:hAnsi="Times New Roman"/>
          <w:b/>
          <w:bCs/>
          <w:sz w:val="24"/>
          <w:szCs w:val="24"/>
        </w:rPr>
        <w:t>nem hajthat végre</w:t>
      </w:r>
      <w:r w:rsidRPr="001432C7">
        <w:rPr>
          <w:rFonts w:ascii="Times New Roman" w:hAnsi="Times New Roman"/>
          <w:sz w:val="24"/>
          <w:szCs w:val="24"/>
        </w:rPr>
        <w:t xml:space="preserve"> az informatikai rendszer működését, konfigurációját vagy biztonsági állapotát érintő változtatást;</w:t>
      </w:r>
    </w:p>
    <w:p w14:paraId="69EFDCAA" w14:textId="77777777" w:rsidR="001432C7" w:rsidRPr="001432C7" w:rsidRDefault="001432C7" w:rsidP="0027212C">
      <w:pPr>
        <w:pStyle w:val="ListParagraph"/>
        <w:numPr>
          <w:ilvl w:val="0"/>
          <w:numId w:val="30"/>
        </w:numPr>
        <w:spacing w:after="160" w:line="259" w:lineRule="auto"/>
        <w:jc w:val="both"/>
        <w:rPr>
          <w:rFonts w:ascii="Times New Roman" w:hAnsi="Times New Roman"/>
          <w:sz w:val="24"/>
          <w:szCs w:val="24"/>
        </w:rPr>
      </w:pPr>
      <w:r w:rsidRPr="001432C7">
        <w:rPr>
          <w:rFonts w:ascii="Times New Roman" w:hAnsi="Times New Roman"/>
          <w:sz w:val="24"/>
          <w:szCs w:val="24"/>
        </w:rPr>
        <w:t>minden ilyen jellegű tevékenységet kizárólag az Üzemeltető közreműködésével és az MVMI Zrt. jóváhagyási rendje szerint végezhet.</w:t>
      </w:r>
    </w:p>
    <w:p w14:paraId="31F1485D" w14:textId="1A34DDE8" w:rsidR="001432C7" w:rsidRPr="001432C7" w:rsidRDefault="001432C7" w:rsidP="0027212C">
      <w:pPr>
        <w:pStyle w:val="IIIcmsor1"/>
        <w:numPr>
          <w:ilvl w:val="0"/>
          <w:numId w:val="35"/>
        </w:numPr>
        <w:rPr>
          <w:sz w:val="24"/>
          <w:szCs w:val="24"/>
        </w:rPr>
      </w:pPr>
      <w:bookmarkStart w:id="250" w:name="_Toc222657855"/>
      <w:r w:rsidRPr="001432C7">
        <w:rPr>
          <w:sz w:val="24"/>
          <w:szCs w:val="24"/>
        </w:rPr>
        <w:t>Dokumentálási és együttműködési kötelezettség</w:t>
      </w:r>
      <w:bookmarkEnd w:id="250"/>
    </w:p>
    <w:p w14:paraId="1071F320" w14:textId="77777777" w:rsidR="001432C7" w:rsidRPr="001432C7" w:rsidRDefault="001432C7" w:rsidP="001432C7">
      <w:pPr>
        <w:jc w:val="both"/>
        <w:rPr>
          <w:rFonts w:ascii="Times New Roman" w:hAnsi="Times New Roman"/>
          <w:sz w:val="24"/>
          <w:szCs w:val="24"/>
        </w:rPr>
      </w:pPr>
      <w:r w:rsidRPr="001432C7">
        <w:rPr>
          <w:rFonts w:ascii="Times New Roman" w:hAnsi="Times New Roman"/>
          <w:sz w:val="24"/>
          <w:szCs w:val="24"/>
        </w:rPr>
        <w:t>Az Üzemeltetést Támogató köteles:</w:t>
      </w:r>
    </w:p>
    <w:p w14:paraId="7E88D635" w14:textId="77777777" w:rsidR="001432C7" w:rsidRPr="001432C7" w:rsidRDefault="001432C7" w:rsidP="0027212C">
      <w:pPr>
        <w:pStyle w:val="ListParagraph"/>
        <w:numPr>
          <w:ilvl w:val="0"/>
          <w:numId w:val="31"/>
        </w:numPr>
        <w:spacing w:after="160" w:line="259" w:lineRule="auto"/>
        <w:jc w:val="both"/>
        <w:rPr>
          <w:rFonts w:ascii="Times New Roman" w:hAnsi="Times New Roman"/>
          <w:sz w:val="24"/>
          <w:szCs w:val="24"/>
        </w:rPr>
      </w:pPr>
      <w:r w:rsidRPr="001432C7">
        <w:rPr>
          <w:rFonts w:ascii="Times New Roman" w:hAnsi="Times New Roman"/>
          <w:sz w:val="24"/>
          <w:szCs w:val="24"/>
        </w:rPr>
        <w:t xml:space="preserve">az általa végzett tevékenységeket, észleléseket és javaslatokat </w:t>
      </w:r>
      <w:r w:rsidRPr="001432C7">
        <w:rPr>
          <w:rFonts w:ascii="Times New Roman" w:hAnsi="Times New Roman"/>
          <w:b/>
          <w:bCs/>
          <w:sz w:val="24"/>
          <w:szCs w:val="24"/>
        </w:rPr>
        <w:t>dokumentálni</w:t>
      </w:r>
      <w:r w:rsidRPr="001432C7">
        <w:rPr>
          <w:rFonts w:ascii="Times New Roman" w:hAnsi="Times New Roman"/>
          <w:sz w:val="24"/>
          <w:szCs w:val="24"/>
        </w:rPr>
        <w:t>;</w:t>
      </w:r>
    </w:p>
    <w:p w14:paraId="628EA94F" w14:textId="77777777" w:rsidR="001432C7" w:rsidRPr="001432C7" w:rsidRDefault="001432C7" w:rsidP="0027212C">
      <w:pPr>
        <w:pStyle w:val="ListParagraph"/>
        <w:numPr>
          <w:ilvl w:val="0"/>
          <w:numId w:val="31"/>
        </w:numPr>
        <w:spacing w:after="160" w:line="259" w:lineRule="auto"/>
        <w:jc w:val="both"/>
        <w:rPr>
          <w:rFonts w:ascii="Times New Roman" w:hAnsi="Times New Roman"/>
          <w:sz w:val="24"/>
          <w:szCs w:val="24"/>
        </w:rPr>
      </w:pPr>
      <w:r w:rsidRPr="001432C7">
        <w:rPr>
          <w:rFonts w:ascii="Times New Roman" w:hAnsi="Times New Roman"/>
          <w:sz w:val="24"/>
          <w:szCs w:val="24"/>
        </w:rPr>
        <w:t>az Üzemeltetővel együttműködni az auditok, ellenőrzések és vizsgálatok során;</w:t>
      </w:r>
    </w:p>
    <w:p w14:paraId="160237DC" w14:textId="77777777" w:rsidR="001432C7" w:rsidRPr="001432C7" w:rsidRDefault="001432C7" w:rsidP="0027212C">
      <w:pPr>
        <w:pStyle w:val="ListParagraph"/>
        <w:numPr>
          <w:ilvl w:val="0"/>
          <w:numId w:val="31"/>
        </w:numPr>
        <w:spacing w:after="160" w:line="259" w:lineRule="auto"/>
        <w:jc w:val="both"/>
        <w:rPr>
          <w:rFonts w:ascii="Times New Roman" w:hAnsi="Times New Roman"/>
          <w:sz w:val="24"/>
          <w:szCs w:val="24"/>
        </w:rPr>
      </w:pPr>
      <w:r w:rsidRPr="001432C7">
        <w:rPr>
          <w:rFonts w:ascii="Times New Roman" w:hAnsi="Times New Roman"/>
          <w:sz w:val="24"/>
          <w:szCs w:val="24"/>
        </w:rPr>
        <w:t>az Üzemeltető kérésére a feladatellátáshoz kapcsolódó információkat és dokumentumokat rendelkezésre bocsátani.</w:t>
      </w:r>
    </w:p>
    <w:p w14:paraId="6E25A592" w14:textId="6D5782EC" w:rsidR="001432C7" w:rsidRPr="001432C7" w:rsidRDefault="001432C7" w:rsidP="0027212C">
      <w:pPr>
        <w:pStyle w:val="IIIcmsor1"/>
        <w:numPr>
          <w:ilvl w:val="0"/>
          <w:numId w:val="35"/>
        </w:numPr>
        <w:rPr>
          <w:sz w:val="24"/>
          <w:szCs w:val="24"/>
        </w:rPr>
      </w:pPr>
      <w:bookmarkStart w:id="251" w:name="_Toc222657856"/>
      <w:r w:rsidRPr="001432C7">
        <w:rPr>
          <w:sz w:val="24"/>
          <w:szCs w:val="24"/>
        </w:rPr>
        <w:t>Oktatás és tudatosság</w:t>
      </w:r>
      <w:bookmarkEnd w:id="251"/>
    </w:p>
    <w:p w14:paraId="354DCA26" w14:textId="77777777" w:rsidR="001432C7" w:rsidRPr="001432C7" w:rsidRDefault="001432C7" w:rsidP="001432C7">
      <w:pPr>
        <w:jc w:val="both"/>
        <w:rPr>
          <w:rFonts w:ascii="Times New Roman" w:hAnsi="Times New Roman"/>
          <w:sz w:val="24"/>
          <w:szCs w:val="24"/>
        </w:rPr>
      </w:pPr>
      <w:r w:rsidRPr="001432C7">
        <w:rPr>
          <w:rFonts w:ascii="Times New Roman" w:hAnsi="Times New Roman"/>
          <w:sz w:val="24"/>
          <w:szCs w:val="24"/>
        </w:rPr>
        <w:t>Az Üzemeltetést Támogató köteles biztosítani, hogy az üzemeltetést támogató tevékenységben részt vevő személyek:</w:t>
      </w:r>
    </w:p>
    <w:p w14:paraId="0450F43E" w14:textId="77777777" w:rsidR="001432C7" w:rsidRPr="001432C7" w:rsidRDefault="001432C7" w:rsidP="0027212C">
      <w:pPr>
        <w:pStyle w:val="ListParagraph"/>
        <w:numPr>
          <w:ilvl w:val="0"/>
          <w:numId w:val="33"/>
        </w:numPr>
        <w:spacing w:after="160" w:line="259" w:lineRule="auto"/>
        <w:jc w:val="both"/>
        <w:rPr>
          <w:rFonts w:ascii="Times New Roman" w:hAnsi="Times New Roman"/>
          <w:sz w:val="24"/>
          <w:szCs w:val="24"/>
        </w:rPr>
      </w:pPr>
      <w:r w:rsidRPr="001432C7">
        <w:rPr>
          <w:rFonts w:ascii="Times New Roman" w:hAnsi="Times New Roman"/>
          <w:sz w:val="24"/>
          <w:szCs w:val="24"/>
        </w:rPr>
        <w:t>megismerjék a rájuk vonatkozó információbiztonsági és üzemeltetési előírásokat;</w:t>
      </w:r>
    </w:p>
    <w:p w14:paraId="30B6993C" w14:textId="77777777" w:rsidR="001432C7" w:rsidRPr="001432C7" w:rsidRDefault="001432C7" w:rsidP="0027212C">
      <w:pPr>
        <w:pStyle w:val="ListParagraph"/>
        <w:numPr>
          <w:ilvl w:val="0"/>
          <w:numId w:val="33"/>
        </w:numPr>
        <w:spacing w:after="160" w:line="259" w:lineRule="auto"/>
        <w:jc w:val="both"/>
        <w:rPr>
          <w:rFonts w:ascii="Times New Roman" w:hAnsi="Times New Roman"/>
          <w:sz w:val="24"/>
          <w:szCs w:val="24"/>
        </w:rPr>
      </w:pPr>
      <w:r w:rsidRPr="001432C7">
        <w:rPr>
          <w:rFonts w:ascii="Times New Roman" w:hAnsi="Times New Roman"/>
          <w:b/>
          <w:bCs/>
          <w:sz w:val="24"/>
          <w:szCs w:val="24"/>
        </w:rPr>
        <w:t>üzemeltetési szerepkörre optimalizált információbiztonság</w:t>
      </w:r>
      <w:r w:rsidRPr="001432C7">
        <w:rPr>
          <w:rFonts w:ascii="Times New Roman" w:hAnsi="Times New Roman"/>
          <w:b/>
          <w:bCs/>
          <w:sz w:val="24"/>
          <w:szCs w:val="24"/>
        </w:rPr>
        <w:noBreakHyphen/>
        <w:t>tudatossági képzésben</w:t>
      </w:r>
      <w:r w:rsidRPr="001432C7">
        <w:rPr>
          <w:rFonts w:ascii="Times New Roman" w:hAnsi="Times New Roman"/>
          <w:sz w:val="24"/>
          <w:szCs w:val="24"/>
        </w:rPr>
        <w:t xml:space="preserve"> részesüljenek;</w:t>
      </w:r>
    </w:p>
    <w:p w14:paraId="68215ACD" w14:textId="77777777" w:rsidR="001432C7" w:rsidRPr="001432C7" w:rsidRDefault="001432C7" w:rsidP="0027212C">
      <w:pPr>
        <w:pStyle w:val="ListParagraph"/>
        <w:numPr>
          <w:ilvl w:val="0"/>
          <w:numId w:val="33"/>
        </w:numPr>
        <w:spacing w:after="160" w:line="259" w:lineRule="auto"/>
        <w:jc w:val="both"/>
        <w:rPr>
          <w:rFonts w:ascii="Times New Roman" w:hAnsi="Times New Roman"/>
          <w:sz w:val="24"/>
          <w:szCs w:val="24"/>
        </w:rPr>
      </w:pPr>
      <w:r w:rsidRPr="001432C7">
        <w:rPr>
          <w:rFonts w:ascii="Times New Roman" w:hAnsi="Times New Roman"/>
          <w:sz w:val="24"/>
          <w:szCs w:val="24"/>
        </w:rPr>
        <w:t>a képzések és oktatások teljesítését dokumentált módon igazolják.</w:t>
      </w:r>
    </w:p>
    <w:p w14:paraId="62A559AA" w14:textId="5CAA35C0" w:rsidR="001432C7" w:rsidRPr="001432C7" w:rsidRDefault="001432C7" w:rsidP="0027212C">
      <w:pPr>
        <w:pStyle w:val="IIIcmsor1"/>
        <w:numPr>
          <w:ilvl w:val="0"/>
          <w:numId w:val="35"/>
        </w:numPr>
        <w:rPr>
          <w:sz w:val="24"/>
          <w:szCs w:val="24"/>
        </w:rPr>
      </w:pPr>
      <w:bookmarkStart w:id="252" w:name="_Toc222657857"/>
      <w:r w:rsidRPr="001432C7">
        <w:rPr>
          <w:sz w:val="24"/>
          <w:szCs w:val="24"/>
        </w:rPr>
        <w:t>Felelősségi korlát</w:t>
      </w:r>
      <w:bookmarkEnd w:id="252"/>
    </w:p>
    <w:p w14:paraId="7C6DBDE0" w14:textId="77777777" w:rsidR="001432C7" w:rsidRPr="001432C7" w:rsidRDefault="001432C7" w:rsidP="001432C7">
      <w:pPr>
        <w:jc w:val="both"/>
        <w:rPr>
          <w:rFonts w:ascii="Times New Roman" w:hAnsi="Times New Roman"/>
          <w:sz w:val="24"/>
          <w:szCs w:val="24"/>
        </w:rPr>
      </w:pPr>
      <w:r w:rsidRPr="001432C7">
        <w:rPr>
          <w:rFonts w:ascii="Times New Roman" w:hAnsi="Times New Roman"/>
          <w:sz w:val="24"/>
          <w:szCs w:val="24"/>
        </w:rPr>
        <w:t xml:space="preserve">Az Üzemeltetést Támogató felelőssége kizárólag az általa vállalt támogató feladatok szerződésszerű és szakszerű ellátására terjed ki. </w:t>
      </w:r>
    </w:p>
    <w:p w14:paraId="191A2287" w14:textId="77777777" w:rsidR="001432C7" w:rsidRPr="001432C7" w:rsidRDefault="001432C7" w:rsidP="001432C7">
      <w:pPr>
        <w:jc w:val="both"/>
        <w:rPr>
          <w:rFonts w:ascii="Times New Roman" w:hAnsi="Times New Roman"/>
          <w:sz w:val="24"/>
          <w:szCs w:val="24"/>
        </w:rPr>
      </w:pPr>
      <w:r w:rsidRPr="001432C7">
        <w:rPr>
          <w:rFonts w:ascii="Times New Roman" w:hAnsi="Times New Roman"/>
          <w:sz w:val="24"/>
          <w:szCs w:val="24"/>
        </w:rPr>
        <w:t>Az Üzemeltetést Támogató közreműködése nem érinti az Üzemeltető és az MVMI Zrt. jogszabályból és szerződésből eredő felelősségét.</w:t>
      </w:r>
    </w:p>
    <w:p w14:paraId="23C8FE99" w14:textId="77777777" w:rsidR="001432C7" w:rsidRPr="0074085B" w:rsidRDefault="001432C7" w:rsidP="001432C7">
      <w:pPr>
        <w:spacing w:after="120" w:line="240" w:lineRule="auto"/>
        <w:jc w:val="both"/>
        <w:rPr>
          <w:rFonts w:ascii="Times New Roman" w:hAnsi="Times New Roman"/>
          <w:b/>
          <w:bCs/>
          <w:sz w:val="24"/>
          <w:szCs w:val="24"/>
          <w:lang w:eastAsia="hu-HU"/>
        </w:rPr>
      </w:pPr>
    </w:p>
    <w:sectPr w:rsidR="001432C7" w:rsidRPr="0074085B">
      <w:footerReference w:type="default" r:id="rId28"/>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Biró Szabolcs" w:date="2026-03-12T18:47:00Z" w:initials="SB">
    <w:p w14:paraId="2C93CDBA" w14:textId="77777777" w:rsidR="00A7370E" w:rsidRDefault="00AD2E6F" w:rsidP="00A7370E">
      <w:pPr>
        <w:pStyle w:val="CommentText"/>
        <w:jc w:val="left"/>
      </w:pPr>
      <w:r>
        <w:rPr>
          <w:rStyle w:val="CommentReference"/>
        </w:rPr>
        <w:annotationRef/>
      </w:r>
      <w:r w:rsidR="00A7370E">
        <w:t>Kérem a csatolt „Szerződéses követelmények - ÜZM.docx” vagy a „Szerződéses követelmények - ÜZM-TÁM.docx” szerződésben történő érvényre juttatását, függően attól, hogy a rendszerhez kap-e a szolgáltató privilegizált hozzáférést . Dokumentumok csatolva.</w:t>
      </w:r>
    </w:p>
  </w:comment>
  <w:comment w:id="1" w:author="Kasza-Nyesev Zsuzsanna Dr." w:date="2026-03-20T06:37:00Z" w:initials="ZK">
    <w:p w14:paraId="44982951" w14:textId="77777777" w:rsidR="004709BD" w:rsidRDefault="004709BD" w:rsidP="004709BD">
      <w:pPr>
        <w:pStyle w:val="CommentText"/>
        <w:jc w:val="left"/>
      </w:pPr>
      <w:r>
        <w:rPr>
          <w:rStyle w:val="CommentReference"/>
        </w:rPr>
        <w:annotationRef/>
      </w:r>
      <w:r>
        <w:t>Horváth István, kérlek egyeztesd Szabolccsal hogy milyen szövegszerű elvárásai lennének és utána mindenképpen jöjjön még 1körben hozzánk véleményezésre</w:t>
      </w:r>
    </w:p>
  </w:comment>
  <w:comment w:id="2" w:author="Bozár Anita" w:date="2026-03-24T07:13:00Z" w:initials="AB">
    <w:p w14:paraId="755FEDC4" w14:textId="77777777" w:rsidR="00694B53" w:rsidRDefault="00694B53" w:rsidP="00694B53">
      <w:pPr>
        <w:pStyle w:val="CommentText"/>
        <w:jc w:val="left"/>
      </w:pPr>
      <w:r>
        <w:rPr>
          <w:rStyle w:val="CommentReference"/>
        </w:rPr>
        <w:annotationRef/>
      </w:r>
      <w:r>
        <w:t xml:space="preserve">Támogató szerződésről van szó, ennek megfelelő rész beépítendő. Horváth István, kérünk szépen javaslatot, hogy hová kellene beilleszteni! Jogi véleményezés mindenképpen szükséges a beépítés után! Köszönöm! </w:t>
      </w:r>
    </w:p>
  </w:comment>
  <w:comment w:id="3" w:author="Horváth István" w:date="2026-03-24T09:42:00Z" w:initials="IH">
    <w:p w14:paraId="07864A89" w14:textId="77777777" w:rsidR="001432C7" w:rsidRDefault="000402D1" w:rsidP="001432C7">
      <w:pPr>
        <w:pStyle w:val="CommentText"/>
        <w:jc w:val="left"/>
      </w:pPr>
      <w:r>
        <w:rPr>
          <w:rStyle w:val="CommentReference"/>
        </w:rPr>
        <w:annotationRef/>
      </w:r>
      <w:r w:rsidR="001432C7">
        <w:t xml:space="preserve">Szerződés 5. pontjaként beszúrva. </w:t>
      </w:r>
      <w:r w:rsidR="001432C7">
        <w:br/>
        <w:t xml:space="preserve">Kérem a jogi osztály állásfoglalását, hogy ez így elfogadható-e jogi szempontból. </w:t>
      </w:r>
    </w:p>
  </w:comment>
  <w:comment w:id="4" w:author="Kasza-Nyesev Zsuzsanna Dr." w:date="2026-03-27T14:23:00Z" w:initials="ZK">
    <w:p w14:paraId="2BA34E1B" w14:textId="77777777" w:rsidR="00D86C45" w:rsidRDefault="00D86C45" w:rsidP="00D86C45">
      <w:pPr>
        <w:pStyle w:val="CommentText"/>
        <w:jc w:val="left"/>
      </w:pPr>
      <w:r>
        <w:rPr>
          <w:rStyle w:val="CommentReference"/>
        </w:rPr>
        <w:annotationRef/>
      </w:r>
      <w:r>
        <w:t>Igen, megfelelő részemről is</w:t>
      </w:r>
    </w:p>
  </w:comment>
  <w:comment w:id="5" w:author="dr. Kárpáti Zsuzsa" w:date="2025-05-14T11:24:00Z" w:initials="Zd">
    <w:p w14:paraId="7A8C79D3" w14:textId="2C2BDF84" w:rsidR="0030397F" w:rsidRDefault="0030397F" w:rsidP="0030397F">
      <w:pPr>
        <w:pStyle w:val="CommentText"/>
        <w:jc w:val="left"/>
      </w:pPr>
      <w:r>
        <w:rPr>
          <w:rStyle w:val="CommentReference"/>
        </w:rPr>
        <w:annotationRef/>
      </w:r>
      <w:r>
        <w:t>Egyetlen tömör mondat elégséges a szerződés tárgyát illetően.</w:t>
      </w:r>
    </w:p>
  </w:comment>
  <w:comment w:id="7" w:author="Horváth István" w:date="2026-03-24T09:44:00Z" w:initials="IH">
    <w:p w14:paraId="631E4D18" w14:textId="77777777" w:rsidR="001432C7" w:rsidRDefault="001432C7" w:rsidP="001432C7">
      <w:pPr>
        <w:pStyle w:val="CommentText"/>
        <w:jc w:val="left"/>
      </w:pPr>
      <w:r>
        <w:rPr>
          <w:rStyle w:val="CommentReference"/>
        </w:rPr>
        <w:annotationRef/>
      </w:r>
      <w:r>
        <w:t xml:space="preserve">5. pont elfogadása esetén 6.2. 7.2.-re változik. </w:t>
      </w:r>
    </w:p>
  </w:comment>
  <w:comment w:id="8" w:author="Kasza-Nyesev Zsuzsanna Dr." w:date="2026-03-27T14:23:00Z" w:initials="ZK">
    <w:p w14:paraId="1DB8C4C1" w14:textId="77777777" w:rsidR="00D86C45" w:rsidRDefault="00D86C45" w:rsidP="00D86C45">
      <w:pPr>
        <w:pStyle w:val="CommentText"/>
        <w:jc w:val="left"/>
      </w:pPr>
      <w:r>
        <w:rPr>
          <w:rStyle w:val="CommentReference"/>
        </w:rPr>
        <w:annotationRef/>
      </w:r>
      <w:r>
        <w:t>módosítható</w:t>
      </w:r>
    </w:p>
  </w:comment>
  <w:comment w:id="6" w:author="Tumpek Judit" w:date="2026-03-13T12:59:00Z" w:initials="JT">
    <w:p w14:paraId="406BEC88" w14:textId="4AA31594" w:rsidR="006C0D97" w:rsidRDefault="006C0D97" w:rsidP="006C0D97">
      <w:pPr>
        <w:pStyle w:val="CommentText"/>
        <w:jc w:val="left"/>
      </w:pPr>
      <w:r>
        <w:rPr>
          <w:rStyle w:val="CommentReference"/>
        </w:rPr>
        <w:annotationRef/>
      </w:r>
      <w:r>
        <w:t>Szeretném kérni, hogy a MT szerinti megfelelő pont kerüljön meghivatkozásra.</w:t>
      </w:r>
    </w:p>
  </w:comment>
  <w:comment w:id="10" w:author="dr. Kárpáti Zsuzsa" w:date="2025-05-16T10:12:00Z" w:initials="Zd">
    <w:p w14:paraId="5EF0AABE" w14:textId="1BB4A029" w:rsidR="000234C9" w:rsidRDefault="000234C9" w:rsidP="000234C9">
      <w:pPr>
        <w:pStyle w:val="CommentText"/>
        <w:jc w:val="left"/>
      </w:pPr>
      <w:r>
        <w:rPr>
          <w:rStyle w:val="CommentReference"/>
        </w:rPr>
        <w:annotationRef/>
      </w:r>
      <w:r>
        <w:t>Opcionális mondat, a rendszeresen végzett feladatokra vonatkozik (amennyiben vannak ilyenek).</w:t>
      </w:r>
    </w:p>
  </w:comment>
  <w:comment w:id="11" w:author="Bozár Anita" w:date="2026-03-09T14:05:00Z" w:initials="AB">
    <w:p w14:paraId="024CCE66" w14:textId="77777777" w:rsidR="00DE69D0" w:rsidRDefault="00DE69D0" w:rsidP="00DE69D0">
      <w:pPr>
        <w:pStyle w:val="CommentText"/>
        <w:jc w:val="left"/>
      </w:pPr>
      <w:r>
        <w:rPr>
          <w:rStyle w:val="CommentReference"/>
        </w:rPr>
        <w:annotationRef/>
      </w:r>
      <w:r>
        <w:t xml:space="preserve">Igen, így rendben van. </w:t>
      </w:r>
    </w:p>
  </w:comment>
  <w:comment w:id="12" w:author="Tumpek Judit" w:date="2026-03-13T17:48:00Z" w:initials="JT">
    <w:p w14:paraId="4363BF7C" w14:textId="77777777" w:rsidR="00C76EC8" w:rsidRDefault="00C76EC8" w:rsidP="00C76EC8">
      <w:pPr>
        <w:pStyle w:val="CommentText"/>
        <w:jc w:val="left"/>
      </w:pPr>
      <w:r>
        <w:rPr>
          <w:rStyle w:val="CommentReference"/>
        </w:rPr>
        <w:annotationRef/>
      </w:r>
      <w:r>
        <w:t>Anita, így részetekről rendben van, vagy a következő hónap elején induljon a szolgáltatás?</w:t>
      </w:r>
    </w:p>
  </w:comment>
  <w:comment w:id="13" w:author="Bozár Anita" w:date="2026-03-24T07:06:00Z" w:initials="AB">
    <w:p w14:paraId="034E78FD" w14:textId="77777777" w:rsidR="006700CF" w:rsidRDefault="006700CF" w:rsidP="006700CF">
      <w:pPr>
        <w:pStyle w:val="CommentText"/>
        <w:jc w:val="left"/>
      </w:pPr>
      <w:r>
        <w:rPr>
          <w:rStyle w:val="CommentReference"/>
        </w:rPr>
        <w:annotationRef/>
      </w:r>
      <w:r>
        <w:t xml:space="preserve">Igen, rendben van. </w:t>
      </w:r>
    </w:p>
  </w:comment>
  <w:comment w:id="14" w:author="dr. Kárpáti Zsuzsa" w:date="2025-05-16T10:39:00Z" w:initials="Zd">
    <w:p w14:paraId="0DC165FC" w14:textId="1C4A690A" w:rsidR="00045486" w:rsidRDefault="00045486" w:rsidP="00045486">
      <w:pPr>
        <w:pStyle w:val="CommentText"/>
        <w:jc w:val="left"/>
      </w:pPr>
      <w:r>
        <w:rPr>
          <w:rStyle w:val="CommentReference"/>
        </w:rPr>
        <w:annotationRef/>
      </w:r>
      <w:r>
        <w:t>ÁFA tv. 58.§ esetén mindig meg kell határozni az időszakot, amivel elszámolnak ( hó, negyedév, év)</w:t>
      </w:r>
    </w:p>
    <w:p w14:paraId="4F723968" w14:textId="77777777" w:rsidR="00045486" w:rsidRDefault="00045486" w:rsidP="00045486">
      <w:pPr>
        <w:pStyle w:val="CommentText"/>
        <w:jc w:val="left"/>
      </w:pPr>
    </w:p>
    <w:p w14:paraId="6330C815" w14:textId="77777777" w:rsidR="00045486" w:rsidRDefault="00045486" w:rsidP="00045486">
      <w:pPr>
        <w:pStyle w:val="CommentText"/>
        <w:jc w:val="left"/>
      </w:pPr>
      <w:r>
        <w:t>Vegyes elszámolású (áfa 55-56, 58, 57§ többféle is szerepelhet a szerződésben) szerződéseknél részletezni kell, hogy milyen díjrészlet hogyan számolható el.</w:t>
      </w:r>
    </w:p>
  </w:comment>
  <w:comment w:id="15" w:author="Bozár Anita" w:date="2026-03-09T14:05:00Z" w:initials="AB">
    <w:p w14:paraId="2625DE8B" w14:textId="77777777" w:rsidR="00DE69D0" w:rsidRDefault="00DE69D0" w:rsidP="00DE69D0">
      <w:pPr>
        <w:pStyle w:val="CommentText"/>
        <w:jc w:val="left"/>
      </w:pPr>
      <w:r>
        <w:rPr>
          <w:rStyle w:val="CommentReference"/>
        </w:rPr>
        <w:annotationRef/>
      </w:r>
      <w:r>
        <w:t xml:space="preserve">Igen, így rendben van. </w:t>
      </w:r>
    </w:p>
  </w:comment>
  <w:comment w:id="16" w:author="dr. Kárpáti Zsuzsa" w:date="2025-05-16T10:41:00Z" w:initials="Zd">
    <w:p w14:paraId="6153A7BB" w14:textId="7AA7C1F0" w:rsidR="00CA53D8" w:rsidRDefault="00CA53D8" w:rsidP="00CA53D8">
      <w:pPr>
        <w:pStyle w:val="CommentText"/>
        <w:jc w:val="left"/>
      </w:pPr>
      <w:r>
        <w:rPr>
          <w:rStyle w:val="CommentReference"/>
        </w:rPr>
        <w:annotationRef/>
      </w:r>
      <w:r>
        <w:t>Opcionális, ha lehet részteljesítés is.</w:t>
      </w:r>
    </w:p>
  </w:comment>
  <w:comment w:id="17" w:author="Bozár Anita" w:date="2026-03-09T14:06:00Z" w:initials="AB">
    <w:p w14:paraId="09365A60" w14:textId="77777777" w:rsidR="00DE69D0" w:rsidRDefault="00DE69D0" w:rsidP="00DE69D0">
      <w:pPr>
        <w:pStyle w:val="CommentText"/>
        <w:jc w:val="left"/>
      </w:pPr>
      <w:r>
        <w:rPr>
          <w:rStyle w:val="CommentReference"/>
        </w:rPr>
        <w:annotationRef/>
      </w:r>
      <w:r>
        <w:t xml:space="preserve">nem valószínű, hogy lesz, de maradhat. </w:t>
      </w:r>
    </w:p>
  </w:comment>
  <w:comment w:id="24" w:author="dr. Kárpáti Zsuzsa" w:date="2025-05-14T12:58:00Z" w:initials="Zd">
    <w:p w14:paraId="6D59AF56" w14:textId="58751333" w:rsidR="0030397F" w:rsidRDefault="0030397F" w:rsidP="0030397F">
      <w:pPr>
        <w:pStyle w:val="CommentText"/>
        <w:jc w:val="left"/>
      </w:pPr>
      <w:r>
        <w:rPr>
          <w:rStyle w:val="CommentReference"/>
        </w:rPr>
        <w:annotationRef/>
      </w:r>
      <w:r>
        <w:t>Opcionális. Amennyiben alkalmazzuk, úgy a szakterület adja meg a gyártó nevét a zárójelben.</w:t>
      </w:r>
    </w:p>
  </w:comment>
  <w:comment w:id="25" w:author="dr. Kárpáti Zsuzsa" w:date="2025-05-14T13:06:00Z" w:initials="Zd">
    <w:p w14:paraId="24A87433" w14:textId="77777777" w:rsidR="0030397F" w:rsidRDefault="0030397F" w:rsidP="0030397F">
      <w:pPr>
        <w:pStyle w:val="CommentText"/>
        <w:jc w:val="left"/>
      </w:pPr>
      <w:r>
        <w:rPr>
          <w:rStyle w:val="CommentReference"/>
        </w:rPr>
        <w:annotationRef/>
      </w:r>
      <w:r>
        <w:t>a 3 opció közül lehet választani</w:t>
      </w:r>
    </w:p>
  </w:comment>
  <w:comment w:id="26" w:author="dr. Kárpáti Zsuzsa" w:date="2025-05-14T14:02:00Z" w:initials="Zd">
    <w:p w14:paraId="6D7E890A" w14:textId="77777777" w:rsidR="0030397F" w:rsidRDefault="0030397F" w:rsidP="0027212C">
      <w:pPr>
        <w:pStyle w:val="CommentText"/>
        <w:numPr>
          <w:ilvl w:val="0"/>
          <w:numId w:val="6"/>
        </w:numPr>
        <w:jc w:val="left"/>
      </w:pPr>
      <w:r>
        <w:rPr>
          <w:rStyle w:val="CommentReference"/>
        </w:rPr>
        <w:annotationRef/>
      </w:r>
      <w:r>
        <w:t xml:space="preserve">Ez alkalmazandó, amennyiben nem tudható előre a szerződéskötés pontos jövőbeni napja és nincs visszamenőleges hatály sem. </w:t>
      </w:r>
    </w:p>
  </w:comment>
  <w:comment w:id="27" w:author="Dr. Nemes Margit" w:date="2026-03-16T13:28:00Z" w:initials="MD">
    <w:p w14:paraId="04CB8FBF" w14:textId="77777777" w:rsidR="00E26398" w:rsidRDefault="00E26398" w:rsidP="00E26398">
      <w:pPr>
        <w:pStyle w:val="CommentText"/>
        <w:jc w:val="left"/>
      </w:pPr>
      <w:r>
        <w:rPr>
          <w:rStyle w:val="CommentReference"/>
        </w:rPr>
        <w:annotationRef/>
      </w:r>
      <w:r>
        <w:t>Javaslom, hogy egységes legyen a megfogalmazás, vagy mindenkinél legyen ott a „beosztása”, vagy senkinél sem.</w:t>
      </w:r>
    </w:p>
  </w:comment>
  <w:comment w:id="29" w:author="Horváth István" w:date="2026-03-05T09:58:00Z" w:initials="IH">
    <w:p w14:paraId="6A5E4232" w14:textId="7539E4D1" w:rsidR="00DC4F72" w:rsidRDefault="00DC4F72" w:rsidP="00DC4F72">
      <w:pPr>
        <w:pStyle w:val="CommentText"/>
        <w:jc w:val="left"/>
      </w:pPr>
      <w:r>
        <w:rPr>
          <w:rStyle w:val="CommentReference"/>
        </w:rPr>
        <w:annotationRef/>
      </w:r>
      <w:r>
        <w:t>A vállalkozó adja meg.</w:t>
      </w:r>
    </w:p>
  </w:comment>
  <w:comment w:id="48" w:author="Géczi János" w:date="2026-03-12T08:10:00Z" w:initials="JG">
    <w:p w14:paraId="6028E081" w14:textId="77777777" w:rsidR="007174EE" w:rsidRDefault="007174EE" w:rsidP="007174EE">
      <w:pPr>
        <w:pStyle w:val="CommentText"/>
        <w:jc w:val="left"/>
      </w:pPr>
      <w:r>
        <w:rPr>
          <w:rStyle w:val="CommentReference"/>
        </w:rPr>
        <w:annotationRef/>
      </w:r>
      <w:r>
        <w:t>Amennyiben a vállalkozó honlapján nem érhető el az Adatkezelési tájékoztató, kérjük a szerződéshez mellékletként csatolni.</w:t>
      </w:r>
    </w:p>
  </w:comment>
  <w:comment w:id="49" w:author="Kasza-Nyesev Zsuzsanna Dr." w:date="2026-03-20T06:41:00Z" w:initials="ZK">
    <w:p w14:paraId="3772C542" w14:textId="77777777" w:rsidR="004709BD" w:rsidRDefault="004709BD" w:rsidP="004709BD">
      <w:pPr>
        <w:pStyle w:val="CommentText"/>
        <w:jc w:val="left"/>
      </w:pPr>
      <w:r>
        <w:rPr>
          <w:rStyle w:val="CommentReference"/>
        </w:rPr>
        <w:annotationRef/>
      </w:r>
      <w:r>
        <w:t>ha megküldi a vállalkozó, akkor Jánossal véleményeztetni kell, hogy megfelelő dokumentumra mutat -e a link vagy maga a pdf dokumentum</w:t>
      </w:r>
    </w:p>
  </w:comment>
  <w:comment w:id="66" w:author="Kasza-Nyesev Zsuzsanna Dr." w:date="2025-05-22T15:23:00Z" w:initials="ZK">
    <w:p w14:paraId="46545DFB" w14:textId="3AF81074" w:rsidR="0073717B" w:rsidRDefault="0073717B" w:rsidP="0073717B">
      <w:pPr>
        <w:pStyle w:val="CommentText"/>
        <w:jc w:val="left"/>
      </w:pPr>
      <w:r>
        <w:rPr>
          <w:rStyle w:val="CommentReference"/>
        </w:rPr>
        <w:annotationRef/>
      </w:r>
      <w:r>
        <w:t>Opcionális</w:t>
      </w:r>
    </w:p>
  </w:comment>
  <w:comment w:id="67" w:author="Bozár Anita" w:date="2026-03-09T14:09:00Z" w:initials="AB">
    <w:p w14:paraId="743E36DB" w14:textId="77777777" w:rsidR="00DE69D0" w:rsidRDefault="00DE69D0" w:rsidP="00DE69D0">
      <w:pPr>
        <w:pStyle w:val="CommentText"/>
        <w:jc w:val="left"/>
      </w:pPr>
      <w:r>
        <w:rPr>
          <w:rStyle w:val="CommentReference"/>
        </w:rPr>
        <w:annotationRef/>
      </w:r>
      <w:r>
        <w:t xml:space="preserve">Maradjon! </w:t>
      </w:r>
    </w:p>
  </w:comment>
  <w:comment w:id="71" w:author="dr. Kárpáti Zsuzsa" w:date="2025-05-16T10:53:00Z" w:initials="Zd">
    <w:p w14:paraId="4EAB3A39" w14:textId="653A9349" w:rsidR="00DC1E9E" w:rsidRDefault="00DC1E9E" w:rsidP="00DC1E9E">
      <w:pPr>
        <w:pStyle w:val="CommentText"/>
        <w:jc w:val="left"/>
      </w:pPr>
      <w:r>
        <w:rPr>
          <w:rStyle w:val="CommentReference"/>
        </w:rPr>
        <w:annotationRef/>
      </w:r>
      <w:r>
        <w:t>személyes adatok kezelése esetén</w:t>
      </w:r>
    </w:p>
  </w:comment>
  <w:comment w:id="72" w:author="Bozár Anita" w:date="2026-03-09T14:09:00Z" w:initials="AB">
    <w:p w14:paraId="0BFE772B" w14:textId="77777777" w:rsidR="00DE69D0" w:rsidRDefault="00DE69D0" w:rsidP="00DE69D0">
      <w:pPr>
        <w:pStyle w:val="CommentText"/>
        <w:jc w:val="left"/>
      </w:pPr>
      <w:r>
        <w:rPr>
          <w:rStyle w:val="CommentReference"/>
        </w:rPr>
        <w:annotationRef/>
      </w:r>
      <w:r>
        <w:t xml:space="preserve">Szükséges. Maradjon! </w:t>
      </w:r>
    </w:p>
  </w:comment>
  <w:comment w:id="73" w:author="Géczi János" w:date="2026-03-12T08:19:00Z" w:initials="JG">
    <w:p w14:paraId="3F474FFC" w14:textId="77777777" w:rsidR="00E13332" w:rsidRDefault="00E13332" w:rsidP="00E13332">
      <w:pPr>
        <w:pStyle w:val="CommentText"/>
        <w:jc w:val="left"/>
      </w:pPr>
      <w:r>
        <w:rPr>
          <w:rStyle w:val="CommentReference"/>
        </w:rPr>
        <w:annotationRef/>
      </w:r>
      <w:r>
        <w:t>Sajnos semmilyen információt sem találtam semmilyen adatbázisban sem erről a szolgáltatásról. A Műszaki kérdésekben illetékes kolléga (Bozár Anita) a szerződésben azt írja, hogy van személyes adatkezelés (Adatfeldolgozási megállapodás: „Szükséges. Maradjon!”), ezért kérjük meg a Műszaki kérdésekben illetékes kollégát (Bozár Anita) vagy az alvállalkozót az Adatfeldolgozási megállapodás 2. számú mellékletében található táblázat kitöltésére. Amennyiben az alvállalkozó részéről további adatfeldolgozó(k) bevonása történik, akkor kérjük meg a Műszaki kérdésekben illetékes kollégát (Bozár Anita) vagy az alvállalkozót, hogy töltse ki a táblázat „Ha a Megbízott Adatfeldolgozó végez adattovábbítást, kinek” oszlopát, valamint a szerződés „ADATFELDOLGOZÁSI MEGÁLLAPODÁS 4. SZ. MELLÉKLET”-ében található táblázatot is.</w:t>
      </w:r>
    </w:p>
  </w:comment>
  <w:comment w:id="74" w:author="dr. Kárpáti Zsuzsa" w:date="2025-05-16T10:48:00Z" w:initials="Zd">
    <w:p w14:paraId="041BE95F" w14:textId="2596D06F" w:rsidR="00D746CE" w:rsidRDefault="00D746CE" w:rsidP="00D746CE">
      <w:pPr>
        <w:pStyle w:val="CommentText"/>
        <w:jc w:val="left"/>
      </w:pPr>
      <w:r>
        <w:rPr>
          <w:rStyle w:val="CommentReference"/>
        </w:rPr>
        <w:annotationRef/>
      </w:r>
      <w:r>
        <w:rPr>
          <w:b/>
          <w:bCs/>
        </w:rPr>
        <w:t>50 M Ft alatt:</w:t>
      </w:r>
    </w:p>
    <w:p w14:paraId="3DD49237" w14:textId="77777777" w:rsidR="00D746CE" w:rsidRDefault="00D746CE" w:rsidP="0027212C">
      <w:pPr>
        <w:pStyle w:val="CommentText"/>
        <w:numPr>
          <w:ilvl w:val="0"/>
          <w:numId w:val="7"/>
        </w:numPr>
        <w:jc w:val="left"/>
      </w:pPr>
      <w:r>
        <w:t>szakterületi igazgató, 2. a szerződésben érintett másik szakmai igazgató. Ha nincs, akkor a 2. VIG</w:t>
      </w:r>
    </w:p>
    <w:p w14:paraId="1EFA245F" w14:textId="77777777" w:rsidR="00D746CE" w:rsidRDefault="00D746CE" w:rsidP="00D746CE">
      <w:pPr>
        <w:pStyle w:val="CommentText"/>
        <w:jc w:val="left"/>
      </w:pPr>
      <w:r>
        <w:rPr>
          <w:b/>
          <w:bCs/>
        </w:rPr>
        <w:t>50-250 M Ft között:</w:t>
      </w:r>
    </w:p>
    <w:p w14:paraId="7D52028F" w14:textId="77777777" w:rsidR="00D746CE" w:rsidRDefault="00D746CE" w:rsidP="0027212C">
      <w:pPr>
        <w:pStyle w:val="CommentText"/>
        <w:numPr>
          <w:ilvl w:val="0"/>
          <w:numId w:val="8"/>
        </w:numPr>
        <w:jc w:val="left"/>
      </w:pPr>
      <w:r>
        <w:t>szakterületi igazgató, 2. VIG</w:t>
      </w:r>
    </w:p>
    <w:p w14:paraId="4E39350A" w14:textId="77777777" w:rsidR="00D746CE" w:rsidRDefault="00D746CE" w:rsidP="00D746CE">
      <w:pPr>
        <w:pStyle w:val="CommentText"/>
        <w:jc w:val="left"/>
      </w:pPr>
      <w:r>
        <w:rPr>
          <w:b/>
          <w:bCs/>
        </w:rPr>
        <w:t>250 M Ft felett:</w:t>
      </w:r>
    </w:p>
    <w:p w14:paraId="01724EF7" w14:textId="77777777" w:rsidR="00D746CE" w:rsidRDefault="00D746CE" w:rsidP="00D746CE">
      <w:pPr>
        <w:pStyle w:val="CommentText"/>
        <w:jc w:val="left"/>
      </w:pPr>
      <w:r>
        <w:t>1.VIG, 2. szakterületi igazgató</w:t>
      </w:r>
    </w:p>
  </w:comment>
  <w:comment w:id="86" w:author="Miklós Nándor" w:date="2026-03-31T14:51:00Z" w:initials="NM">
    <w:p w14:paraId="20B1C7BE" w14:textId="77777777" w:rsidR="001A77F4" w:rsidRDefault="001A77F4" w:rsidP="001A77F4">
      <w:r>
        <w:rPr>
          <w:rStyle w:val="CommentReference"/>
        </w:rPr>
        <w:annotationRef/>
      </w:r>
      <w:r>
        <w:rPr>
          <w:rFonts w:ascii="Times New Roman" w:eastAsia="Times New Roman" w:hAnsi="Times New Roman"/>
          <w:sz w:val="20"/>
          <w:szCs w:val="20"/>
          <w:lang w:val="x-none" w:eastAsia="hu-HU"/>
        </w:rPr>
        <w:t xml:space="preserve">Munkanapokra értendő, pl húsvét hétfőt nem értjük ide. </w:t>
      </w:r>
    </w:p>
  </w:comment>
  <w:comment w:id="111" w:author="Miklós Nándor" w:date="2026-03-31T15:00:00Z" w:initials="NM">
    <w:p w14:paraId="03FA5B00" w14:textId="77777777" w:rsidR="001A77F4" w:rsidRDefault="001A77F4" w:rsidP="001A77F4">
      <w:r>
        <w:rPr>
          <w:rStyle w:val="CommentReference"/>
        </w:rPr>
        <w:annotationRef/>
      </w:r>
      <w:r>
        <w:rPr>
          <w:rFonts w:ascii="Times New Roman" w:eastAsia="Times New Roman" w:hAnsi="Times New Roman"/>
          <w:sz w:val="20"/>
          <w:szCs w:val="20"/>
          <w:lang w:val="x-none" w:eastAsia="hu-HU"/>
        </w:rPr>
        <w:t xml:space="preserve">a problémák megoldása az Üzemeltető tevékenységén is múlik, erre mi nem tudunk SLA-t vállalni. Arra tudunk vállalni, hogy időben reagálunk és támogatjuk az Üzemeltetőt a probléma megoldása során. </w:t>
      </w:r>
    </w:p>
  </w:comment>
  <w:comment w:id="112" w:author="Miklós Nándor" w:date="2026-04-14T11:49:00Z" w:initials="NM">
    <w:p w14:paraId="2A103EA0" w14:textId="77777777" w:rsidR="00E1542D" w:rsidRDefault="0088546D" w:rsidP="00E1542D">
      <w:r>
        <w:rPr>
          <w:rStyle w:val="CommentReference"/>
        </w:rPr>
        <w:annotationRef/>
      </w:r>
      <w:r w:rsidR="00E1542D">
        <w:rPr>
          <w:rFonts w:ascii="Times New Roman" w:eastAsia="Times New Roman" w:hAnsi="Times New Roman"/>
          <w:sz w:val="20"/>
          <w:szCs w:val="20"/>
          <w:lang w:val="x-none" w:eastAsia="hu-HU"/>
        </w:rPr>
        <w:t>Azure devops on-prem server, adatbázis szerver és az ezeken futó funkciók. pipeline, stb.</w:t>
      </w:r>
    </w:p>
    <w:p w14:paraId="6EC4AC4B" w14:textId="77777777" w:rsidR="00E1542D" w:rsidRDefault="00E1542D" w:rsidP="00E1542D">
      <w:r>
        <w:rPr>
          <w:rFonts w:ascii="Times New Roman" w:eastAsia="Times New Roman" w:hAnsi="Times New Roman"/>
          <w:sz w:val="20"/>
          <w:szCs w:val="20"/>
          <w:lang w:val="x-none" w:eastAsia="hu-HU"/>
        </w:rPr>
        <w:t>UI collection admin jogot kapunk. teljes admin hozzáférést MVM kollégákkal közösen</w:t>
      </w:r>
    </w:p>
  </w:comment>
  <w:comment w:id="140" w:author="Lajtai-Vörös Tünde Dr." w:date="2023-01-05T09:32:00Z" w:initials="LTD">
    <w:p w14:paraId="78324515" w14:textId="77777777" w:rsidR="000871EA" w:rsidRDefault="000871EA" w:rsidP="000871EA">
      <w:pPr>
        <w:pStyle w:val="CommentText"/>
      </w:pPr>
      <w:r>
        <w:rPr>
          <w:rStyle w:val="CommentReference"/>
        </w:rPr>
        <w:annotationRef/>
      </w:r>
      <w:r w:rsidRPr="003F1D34">
        <w:rPr>
          <w:rFonts w:ascii="Calibri" w:eastAsia="Calibri" w:hAnsi="Calibri"/>
          <w:sz w:val="22"/>
          <w:szCs w:val="22"/>
        </w:rPr>
        <w:t>ÁFA tv. 58. § esetén  „A teljesítés időszaka” meghatározás szerepeljen</w:t>
      </w:r>
    </w:p>
  </w:comment>
  <w:comment w:id="141" w:author="Tumpek Judit" w:date="2026-03-13T17:52:00Z" w:initials="JT">
    <w:p w14:paraId="311898BD" w14:textId="77777777" w:rsidR="00CE1CC6" w:rsidRDefault="00CE1CC6" w:rsidP="00CE1CC6">
      <w:pPr>
        <w:pStyle w:val="CommentText"/>
        <w:jc w:val="left"/>
      </w:pPr>
      <w:r>
        <w:rPr>
          <w:rStyle w:val="CommentReference"/>
        </w:rPr>
        <w:annotationRef/>
      </w:r>
      <w:r>
        <w:t>mindkettő lehet.</w:t>
      </w:r>
    </w:p>
  </w:comment>
  <w:comment w:id="142" w:author="dr Nyesev Zsuzsanna" w:date="2023-02-23T19:20:00Z" w:initials="NyZs">
    <w:p w14:paraId="7A62BFD0" w14:textId="6B6218C1" w:rsidR="000871EA" w:rsidRPr="00536BA9" w:rsidRDefault="000871EA" w:rsidP="000871EA">
      <w:pPr>
        <w:pStyle w:val="CommentText"/>
        <w:rPr>
          <w:lang w:val="hu-HU"/>
        </w:rPr>
      </w:pPr>
      <w:r>
        <w:rPr>
          <w:rStyle w:val="CommentReference"/>
        </w:rPr>
        <w:annotationRef/>
      </w:r>
      <w:r>
        <w:rPr>
          <w:lang w:val="hu-HU"/>
        </w:rPr>
        <w:t>Vállalkozó nyilatkozzon ezek meglétéről.</w:t>
      </w:r>
    </w:p>
  </w:comment>
  <w:comment w:id="154" w:author="Horváth István" w:date="2026-03-05T11:19:00Z" w:initials="IH">
    <w:p w14:paraId="794ECAF8" w14:textId="77777777" w:rsidR="00730200" w:rsidRDefault="00730200" w:rsidP="00730200">
      <w:pPr>
        <w:pStyle w:val="CommentText"/>
        <w:jc w:val="left"/>
      </w:pPr>
      <w:r>
        <w:rPr>
          <w:rStyle w:val="CommentReference"/>
        </w:rPr>
        <w:annotationRef/>
      </w:r>
      <w:r>
        <w:t xml:space="preserve">Vállalkozó által kitöltendő. </w:t>
      </w:r>
    </w:p>
  </w:comment>
  <w:comment w:id="159" w:author="dr Nyesev Zsuzsanna" w:date="2021-11-05T13:29:00Z" w:initials="NyZs">
    <w:p w14:paraId="05CA020F" w14:textId="31557391" w:rsidR="000871EA" w:rsidRDefault="000871EA" w:rsidP="000871EA">
      <w:pPr>
        <w:pStyle w:val="CommentText"/>
      </w:pPr>
      <w:r>
        <w:rPr>
          <w:rStyle w:val="CommentReference"/>
        </w:rPr>
        <w:annotationRef/>
      </w:r>
      <w:r>
        <w:t>Vállalkozó által kitöltendő</w:t>
      </w:r>
    </w:p>
  </w:comment>
  <w:comment w:id="237" w:author="dr Nyesev Zsuzsanna" w:date="2021-11-05T13:29:00Z" w:initials="NyZs">
    <w:p w14:paraId="31BDA55C" w14:textId="77777777" w:rsidR="000871EA" w:rsidRDefault="000871EA" w:rsidP="000871EA">
      <w:pPr>
        <w:pStyle w:val="CommentText"/>
      </w:pPr>
      <w:r>
        <w:rPr>
          <w:rStyle w:val="CommentReference"/>
        </w:rPr>
        <w:annotationRef/>
      </w:r>
      <w:r>
        <w:t>Vállalkozó által aktualizálandó</w:t>
      </w:r>
    </w:p>
  </w:comment>
  <w:comment w:id="240" w:author="Nyesev Zsuzsanna Dr." w:date="2018-08-15T09:34:00Z" w:initials="NZD">
    <w:p w14:paraId="18DC27AC" w14:textId="77777777" w:rsidR="000871EA" w:rsidRPr="00AD190B" w:rsidRDefault="000871EA" w:rsidP="000871EA">
      <w:pPr>
        <w:pStyle w:val="CommentText"/>
        <w:rPr>
          <w:lang w:val="hu-HU"/>
        </w:rPr>
      </w:pPr>
      <w:r>
        <w:rPr>
          <w:rStyle w:val="CommentReference"/>
        </w:rPr>
        <w:annotationRef/>
      </w:r>
      <w:r>
        <w:rPr>
          <w:lang w:val="hu-HU"/>
        </w:rPr>
        <w:t>aktualizálni</w:t>
      </w:r>
    </w:p>
  </w:comment>
  <w:comment w:id="241" w:author="Bozár Anita" w:date="2026-03-24T07:10:00Z" w:initials="AB">
    <w:p w14:paraId="3B09AF72" w14:textId="77777777" w:rsidR="006700CF" w:rsidRDefault="006700CF" w:rsidP="006700CF">
      <w:pPr>
        <w:pStyle w:val="CommentText"/>
        <w:jc w:val="left"/>
      </w:pPr>
      <w:r>
        <w:rPr>
          <w:rStyle w:val="CommentReference"/>
        </w:rPr>
        <w:annotationRef/>
      </w:r>
      <w:r>
        <w:t xml:space="preserve">Rendben van. Minden benne van, ami szóba jöhet.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C93CDBA" w15:done="1"/>
  <w15:commentEx w15:paraId="44982951" w15:paraIdParent="2C93CDBA" w15:done="1"/>
  <w15:commentEx w15:paraId="755FEDC4" w15:paraIdParent="2C93CDBA" w15:done="1"/>
  <w15:commentEx w15:paraId="07864A89" w15:paraIdParent="2C93CDBA" w15:done="1"/>
  <w15:commentEx w15:paraId="2BA34E1B" w15:paraIdParent="2C93CDBA" w15:done="1"/>
  <w15:commentEx w15:paraId="7A8C79D3" w15:done="1"/>
  <w15:commentEx w15:paraId="631E4D18" w15:done="1"/>
  <w15:commentEx w15:paraId="1DB8C4C1" w15:paraIdParent="631E4D18" w15:done="1"/>
  <w15:commentEx w15:paraId="406BEC88" w15:done="1"/>
  <w15:commentEx w15:paraId="5EF0AABE" w15:done="1"/>
  <w15:commentEx w15:paraId="024CCE66" w15:paraIdParent="5EF0AABE" w15:done="1"/>
  <w15:commentEx w15:paraId="4363BF7C" w15:done="1"/>
  <w15:commentEx w15:paraId="034E78FD" w15:paraIdParent="4363BF7C" w15:done="1"/>
  <w15:commentEx w15:paraId="6330C815" w15:done="1"/>
  <w15:commentEx w15:paraId="2625DE8B" w15:paraIdParent="6330C815" w15:done="1"/>
  <w15:commentEx w15:paraId="6153A7BB" w15:done="1"/>
  <w15:commentEx w15:paraId="09365A60" w15:paraIdParent="6153A7BB" w15:done="1"/>
  <w15:commentEx w15:paraId="6D59AF56" w15:done="1"/>
  <w15:commentEx w15:paraId="24A87433" w15:done="1"/>
  <w15:commentEx w15:paraId="6D7E890A" w15:done="1"/>
  <w15:commentEx w15:paraId="04CB8FBF" w15:done="1"/>
  <w15:commentEx w15:paraId="6A5E4232" w15:done="0"/>
  <w15:commentEx w15:paraId="6028E081" w15:done="0"/>
  <w15:commentEx w15:paraId="3772C542" w15:paraIdParent="6028E081" w15:done="0"/>
  <w15:commentEx w15:paraId="46545DFB" w15:done="1"/>
  <w15:commentEx w15:paraId="743E36DB" w15:paraIdParent="46545DFB" w15:done="1"/>
  <w15:commentEx w15:paraId="4EAB3A39" w15:done="0"/>
  <w15:commentEx w15:paraId="0BFE772B" w15:paraIdParent="4EAB3A39" w15:done="0"/>
  <w15:commentEx w15:paraId="3F474FFC" w15:paraIdParent="4EAB3A39" w15:done="0"/>
  <w15:commentEx w15:paraId="01724EF7" w15:done="1"/>
  <w15:commentEx w15:paraId="20B1C7BE" w15:done="0"/>
  <w15:commentEx w15:paraId="03FA5B00" w15:done="0"/>
  <w15:commentEx w15:paraId="6EC4AC4B" w15:paraIdParent="03FA5B00" w15:done="0"/>
  <w15:commentEx w15:paraId="78324515" w15:done="1"/>
  <w15:commentEx w15:paraId="311898BD" w15:paraIdParent="78324515" w15:done="1"/>
  <w15:commentEx w15:paraId="7A62BFD0" w15:done="0"/>
  <w15:commentEx w15:paraId="794ECAF8" w15:done="0"/>
  <w15:commentEx w15:paraId="05CA020F" w15:done="0"/>
  <w15:commentEx w15:paraId="31BDA55C" w15:done="0"/>
  <w15:commentEx w15:paraId="18DC27AC" w15:done="1"/>
  <w15:commentEx w15:paraId="3B09AF72" w15:paraIdParent="18DC27AC"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AEAC564" w16cex:dateUtc="2026-03-12T17:47:00Z"/>
  <w16cex:commentExtensible w16cex:durableId="7F3ED78E" w16cex:dateUtc="2026-03-20T05:37:00Z"/>
  <w16cex:commentExtensible w16cex:durableId="2603D16B" w16cex:dateUtc="2026-03-24T06:13:00Z"/>
  <w16cex:commentExtensible w16cex:durableId="5ED3DCA7" w16cex:dateUtc="2026-03-24T08:42:00Z"/>
  <w16cex:commentExtensible w16cex:durableId="0274416E" w16cex:dateUtc="2026-03-27T13:23:00Z"/>
  <w16cex:commentExtensible w16cex:durableId="2BCEFBEA" w16cex:dateUtc="2025-05-14T09:24:00Z"/>
  <w16cex:commentExtensible w16cex:durableId="444D9F10" w16cex:dateUtc="2026-03-24T08:44:00Z"/>
  <w16cex:commentExtensible w16cex:durableId="64A9DD68" w16cex:dateUtc="2026-03-27T13:23:00Z"/>
  <w16cex:commentExtensible w16cex:durableId="7A2E2E4D" w16cex:dateUtc="2026-03-13T11:59:00Z"/>
  <w16cex:commentExtensible w16cex:durableId="2BD18DFE" w16cex:dateUtc="2025-05-16T08:12:00Z"/>
  <w16cex:commentExtensible w16cex:durableId="3E240CCB" w16cex:dateUtc="2026-03-09T13:05:00Z"/>
  <w16cex:commentExtensible w16cex:durableId="6F0846D4" w16cex:dateUtc="2026-03-13T16:48:00Z"/>
  <w16cex:commentExtensible w16cex:durableId="54A07969" w16cex:dateUtc="2026-03-24T06:06:00Z"/>
  <w16cex:commentExtensible w16cex:durableId="2BD19464" w16cex:dateUtc="2025-05-16T08:39:00Z"/>
  <w16cex:commentExtensible w16cex:durableId="4411C739" w16cex:dateUtc="2026-03-09T13:05:00Z"/>
  <w16cex:commentExtensible w16cex:durableId="2BD194C1" w16cex:dateUtc="2025-05-16T08:41:00Z"/>
  <w16cex:commentExtensible w16cex:durableId="73AFFC1D" w16cex:dateUtc="2026-03-09T13:06:00Z"/>
  <w16cex:commentExtensible w16cex:durableId="2BCF1207" w16cex:dateUtc="2025-05-14T10:58:00Z"/>
  <w16cex:commentExtensible w16cex:durableId="2BCF13F1" w16cex:dateUtc="2025-05-14T11:06:00Z"/>
  <w16cex:commentExtensible w16cex:durableId="2BCF20F7" w16cex:dateUtc="2025-05-14T12:02:00Z"/>
  <w16cex:commentExtensible w16cex:durableId="13BC73A3" w16cex:dateUtc="2026-03-16T12:28:00Z"/>
  <w16cex:commentExtensible w16cex:durableId="650B00CF" w16cex:dateUtc="2026-03-05T08:58:00Z"/>
  <w16cex:commentExtensible w16cex:durableId="7F637437" w16cex:dateUtc="2026-03-12T07:10:00Z"/>
  <w16cex:commentExtensible w16cex:durableId="3129E0A6" w16cex:dateUtc="2026-03-20T05:41:00Z"/>
  <w16cex:commentExtensible w16cex:durableId="2BD9BFFC" w16cex:dateUtc="2025-05-22T13:23:00Z"/>
  <w16cex:commentExtensible w16cex:durableId="63AE3F9B" w16cex:dateUtc="2026-03-09T13:09:00Z"/>
  <w16cex:commentExtensible w16cex:durableId="2BD197B1" w16cex:dateUtc="2025-05-16T08:53:00Z"/>
  <w16cex:commentExtensible w16cex:durableId="60A9AF9F" w16cex:dateUtc="2026-03-09T13:09:00Z"/>
  <w16cex:commentExtensible w16cex:durableId="09123B46" w16cex:dateUtc="2026-03-12T07:19:00Z"/>
  <w16cex:commentExtensible w16cex:durableId="2BD1968E" w16cex:dateUtc="2025-05-16T08:48:00Z"/>
  <w16cex:commentExtensible w16cex:durableId="23B4170E" w16cex:dateUtc="2026-03-31T12:51:00Z"/>
  <w16cex:commentExtensible w16cex:durableId="1345014D" w16cex:dateUtc="2026-03-31T13:00:00Z"/>
  <w16cex:commentExtensible w16cex:durableId="4907AECB" w16cex:dateUtc="2026-04-14T09:49:00Z"/>
  <w16cex:commentExtensible w16cex:durableId="599B92AF" w16cex:dateUtc="2026-03-13T16:52:00Z"/>
  <w16cex:commentExtensible w16cex:durableId="1B4CAE1C" w16cex:dateUtc="2026-03-05T10:19:00Z"/>
  <w16cex:commentExtensible w16cex:durableId="41F8A775" w16cex:dateUtc="2026-03-24T06: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C93CDBA" w16cid:durableId="4AEAC564"/>
  <w16cid:commentId w16cid:paraId="44982951" w16cid:durableId="7F3ED78E"/>
  <w16cid:commentId w16cid:paraId="755FEDC4" w16cid:durableId="2603D16B"/>
  <w16cid:commentId w16cid:paraId="07864A89" w16cid:durableId="5ED3DCA7"/>
  <w16cid:commentId w16cid:paraId="2BA34E1B" w16cid:durableId="0274416E"/>
  <w16cid:commentId w16cid:paraId="7A8C79D3" w16cid:durableId="2BCEFBEA"/>
  <w16cid:commentId w16cid:paraId="631E4D18" w16cid:durableId="444D9F10"/>
  <w16cid:commentId w16cid:paraId="1DB8C4C1" w16cid:durableId="64A9DD68"/>
  <w16cid:commentId w16cid:paraId="406BEC88" w16cid:durableId="7A2E2E4D"/>
  <w16cid:commentId w16cid:paraId="5EF0AABE" w16cid:durableId="2BD18DFE"/>
  <w16cid:commentId w16cid:paraId="024CCE66" w16cid:durableId="3E240CCB"/>
  <w16cid:commentId w16cid:paraId="4363BF7C" w16cid:durableId="6F0846D4"/>
  <w16cid:commentId w16cid:paraId="034E78FD" w16cid:durableId="54A07969"/>
  <w16cid:commentId w16cid:paraId="6330C815" w16cid:durableId="2BD19464"/>
  <w16cid:commentId w16cid:paraId="2625DE8B" w16cid:durableId="4411C739"/>
  <w16cid:commentId w16cid:paraId="6153A7BB" w16cid:durableId="2BD194C1"/>
  <w16cid:commentId w16cid:paraId="09365A60" w16cid:durableId="73AFFC1D"/>
  <w16cid:commentId w16cid:paraId="6D59AF56" w16cid:durableId="2BCF1207"/>
  <w16cid:commentId w16cid:paraId="24A87433" w16cid:durableId="2BCF13F1"/>
  <w16cid:commentId w16cid:paraId="6D7E890A" w16cid:durableId="2BCF20F7"/>
  <w16cid:commentId w16cid:paraId="04CB8FBF" w16cid:durableId="13BC73A3"/>
  <w16cid:commentId w16cid:paraId="6A5E4232" w16cid:durableId="650B00CF"/>
  <w16cid:commentId w16cid:paraId="6028E081" w16cid:durableId="7F637437"/>
  <w16cid:commentId w16cid:paraId="3772C542" w16cid:durableId="3129E0A6"/>
  <w16cid:commentId w16cid:paraId="46545DFB" w16cid:durableId="2BD9BFFC"/>
  <w16cid:commentId w16cid:paraId="743E36DB" w16cid:durableId="63AE3F9B"/>
  <w16cid:commentId w16cid:paraId="4EAB3A39" w16cid:durableId="2BD197B1"/>
  <w16cid:commentId w16cid:paraId="0BFE772B" w16cid:durableId="60A9AF9F"/>
  <w16cid:commentId w16cid:paraId="3F474FFC" w16cid:durableId="09123B46"/>
  <w16cid:commentId w16cid:paraId="01724EF7" w16cid:durableId="2BD1968E"/>
  <w16cid:commentId w16cid:paraId="20B1C7BE" w16cid:durableId="23B4170E"/>
  <w16cid:commentId w16cid:paraId="03FA5B00" w16cid:durableId="1345014D"/>
  <w16cid:commentId w16cid:paraId="6EC4AC4B" w16cid:durableId="4907AECB"/>
  <w16cid:commentId w16cid:paraId="78324515" w16cid:durableId="2766C170"/>
  <w16cid:commentId w16cid:paraId="311898BD" w16cid:durableId="599B92AF"/>
  <w16cid:commentId w16cid:paraId="7A62BFD0" w16cid:durableId="27A23B00"/>
  <w16cid:commentId w16cid:paraId="794ECAF8" w16cid:durableId="1B4CAE1C"/>
  <w16cid:commentId w16cid:paraId="05CA020F" w16cid:durableId="2766C171"/>
  <w16cid:commentId w16cid:paraId="31BDA55C" w16cid:durableId="2766C172"/>
  <w16cid:commentId w16cid:paraId="18DC27AC" w16cid:durableId="2766C16E"/>
  <w16cid:commentId w16cid:paraId="3B09AF72" w16cid:durableId="41F8A77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A006AD" w14:textId="77777777" w:rsidR="00BF6BE4" w:rsidRDefault="00BF6BE4" w:rsidP="002B2F72">
      <w:pPr>
        <w:spacing w:after="0" w:line="240" w:lineRule="auto"/>
      </w:pPr>
      <w:r>
        <w:separator/>
      </w:r>
    </w:p>
  </w:endnote>
  <w:endnote w:type="continuationSeparator" w:id="0">
    <w:p w14:paraId="251285D5" w14:textId="77777777" w:rsidR="00BF6BE4" w:rsidRDefault="00BF6BE4" w:rsidP="002B2F72">
      <w:pPr>
        <w:spacing w:after="0" w:line="240" w:lineRule="auto"/>
      </w:pPr>
      <w:r>
        <w:continuationSeparator/>
      </w:r>
    </w:p>
  </w:endnote>
  <w:endnote w:type="continuationNotice" w:id="1">
    <w:p w14:paraId="21A5BBC7" w14:textId="77777777" w:rsidR="00BF6BE4" w:rsidRDefault="00BF6BE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ptos">
    <w:panose1 w:val="00000000000000000000"/>
    <w:charset w:val="00"/>
    <w:family w:val="roman"/>
    <w:notTrueType/>
    <w:pitch w:val="default"/>
  </w:font>
  <w:font w:name="MS Sans Serif">
    <w:altName w:val="Arial"/>
    <w:panose1 w:val="00000000000000000000"/>
    <w:charset w:val="00"/>
    <w:family w:val="swiss"/>
    <w:notTrueType/>
    <w:pitch w:val="variable"/>
    <w:sig w:usb0="00000003" w:usb1="00000000" w:usb2="00000000" w:usb3="00000000" w:csb0="00000001"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AABCA" w14:textId="77777777" w:rsidR="000871EA" w:rsidRDefault="000871EA">
    <w:pPr>
      <w:spacing w:after="0" w:line="240" w:lineRule="auto"/>
      <w:jc w:val="center"/>
      <w:rPr>
        <w:rFonts w:ascii="MS Sans Serif" w:eastAsia="Times New Roman" w:hAnsi="MS Sans Serif"/>
        <w:i/>
        <w:iCs/>
        <w:color w:val="7F7F7F"/>
        <w:sz w:val="20"/>
        <w:szCs w:val="20"/>
        <w:lang w:val="en-US" w:eastAsia="hu-HU"/>
      </w:rPr>
    </w:pPr>
  </w:p>
  <w:p w14:paraId="452D469D" w14:textId="77777777" w:rsidR="000871EA" w:rsidRPr="001F52B6" w:rsidRDefault="000871EA">
    <w:pPr>
      <w:spacing w:after="0" w:line="240" w:lineRule="auto"/>
      <w:jc w:val="center"/>
      <w:rPr>
        <w:rFonts w:ascii="MS Sans Serif" w:eastAsia="Times New Roman" w:hAnsi="MS Sans Serif"/>
        <w:i/>
        <w:color w:val="7F7F7F"/>
        <w:sz w:val="20"/>
        <w:szCs w:val="20"/>
        <w:lang w:val="en-US" w:eastAsia="hu-HU"/>
      </w:rPr>
    </w:pPr>
    <w:r w:rsidRPr="001F52B6">
      <w:rPr>
        <w:rFonts w:ascii="MS Sans Serif" w:eastAsia="Times New Roman" w:hAnsi="MS Sans Serif"/>
        <w:i/>
        <w:color w:val="7F7F7F"/>
        <w:sz w:val="20"/>
        <w:szCs w:val="20"/>
        <w:lang w:val="en-US" w:eastAsia="hu-HU"/>
      </w:rPr>
      <w:t>A szer</w:t>
    </w:r>
    <w:r w:rsidRPr="001F52B6">
      <w:rPr>
        <w:rFonts w:ascii="MS Sans Serif" w:eastAsia="Times New Roman" w:hAnsi="MS Sans Serif" w:hint="eastAsia"/>
        <w:i/>
        <w:color w:val="7F7F7F"/>
        <w:sz w:val="20"/>
        <w:szCs w:val="20"/>
        <w:lang w:val="en-US" w:eastAsia="hu-HU"/>
      </w:rPr>
      <w:t>ő</w:t>
    </w:r>
    <w:r w:rsidRPr="001F52B6">
      <w:rPr>
        <w:rFonts w:ascii="MS Sans Serif" w:eastAsia="Times New Roman" w:hAnsi="MS Sans Serif"/>
        <w:i/>
        <w:color w:val="7F7F7F"/>
        <w:sz w:val="20"/>
        <w:szCs w:val="20"/>
        <w:lang w:val="en-US" w:eastAsia="hu-HU"/>
      </w:rPr>
      <w:t xml:space="preserve">dés az MVMI Zrt. </w:t>
    </w:r>
    <w:r>
      <w:rPr>
        <w:rFonts w:ascii="MS Sans Serif" w:eastAsia="Times New Roman" w:hAnsi="MS Sans Serif"/>
        <w:i/>
        <w:iCs/>
        <w:color w:val="7F7F7F"/>
        <w:sz w:val="20"/>
        <w:szCs w:val="20"/>
        <w:lang w:val="en-US" w:eastAsia="hu-HU"/>
      </w:rPr>
      <w:t xml:space="preserve">2025. 03. 15-től </w:t>
    </w:r>
    <w:r w:rsidRPr="001F52B6">
      <w:rPr>
        <w:rFonts w:ascii="MS Sans Serif" w:eastAsia="Times New Roman" w:hAnsi="MS Sans Serif"/>
        <w:i/>
        <w:color w:val="7F7F7F"/>
        <w:sz w:val="20"/>
        <w:szCs w:val="20"/>
        <w:lang w:val="en-US" w:eastAsia="hu-HU"/>
      </w:rPr>
      <w:t>hatályos szerz</w:t>
    </w:r>
    <w:r w:rsidRPr="001F52B6">
      <w:rPr>
        <w:rFonts w:ascii="MS Sans Serif" w:eastAsia="Times New Roman" w:hAnsi="MS Sans Serif" w:hint="eastAsia"/>
        <w:i/>
        <w:color w:val="7F7F7F"/>
        <w:sz w:val="20"/>
        <w:szCs w:val="20"/>
        <w:lang w:val="en-US" w:eastAsia="hu-HU"/>
      </w:rPr>
      <w:t>ő</w:t>
    </w:r>
    <w:r w:rsidRPr="001F52B6">
      <w:rPr>
        <w:rFonts w:ascii="MS Sans Serif" w:eastAsia="Times New Roman" w:hAnsi="MS Sans Serif"/>
        <w:i/>
        <w:color w:val="7F7F7F"/>
        <w:sz w:val="20"/>
        <w:szCs w:val="20"/>
        <w:lang w:val="en-US" w:eastAsia="hu-HU"/>
      </w:rPr>
      <w:t>dés mintája alapján készült.</w:t>
    </w:r>
  </w:p>
  <w:p w14:paraId="74FAD3E4" w14:textId="77777777" w:rsidR="000871EA" w:rsidRDefault="000871EA">
    <w:pPr>
      <w:pBdr>
        <w:top w:val="single" w:sz="4" w:space="1" w:color="auto"/>
      </w:pBdr>
      <w:tabs>
        <w:tab w:val="left" w:pos="2930"/>
        <w:tab w:val="right" w:pos="9072"/>
        <w:tab w:val="right" w:pos="14034"/>
      </w:tabs>
      <w:spacing w:before="120"/>
    </w:pPr>
    <w:r>
      <w:rPr>
        <w:rFonts w:ascii="Arial" w:hAnsi="Arial" w:cs="Arial"/>
        <w:iCs/>
        <w:sz w:val="14"/>
        <w:szCs w:val="14"/>
      </w:rPr>
      <w:tab/>
      <w:t xml:space="preserve">Oldalszám: </w:t>
    </w:r>
    <w:r>
      <w:rPr>
        <w:rFonts w:ascii="Arial" w:hAnsi="Arial" w:cs="Arial"/>
        <w:iCs/>
        <w:sz w:val="14"/>
        <w:szCs w:val="14"/>
      </w:rPr>
      <w:fldChar w:fldCharType="begin"/>
    </w:r>
    <w:r>
      <w:rPr>
        <w:rFonts w:ascii="Arial" w:hAnsi="Arial" w:cs="Arial"/>
        <w:iCs/>
        <w:sz w:val="14"/>
        <w:szCs w:val="14"/>
      </w:rPr>
      <w:instrText xml:space="preserve"> PAGE </w:instrText>
    </w:r>
    <w:r>
      <w:rPr>
        <w:rFonts w:ascii="Arial" w:hAnsi="Arial" w:cs="Arial"/>
        <w:iCs/>
        <w:sz w:val="14"/>
        <w:szCs w:val="14"/>
      </w:rPr>
      <w:fldChar w:fldCharType="separate"/>
    </w:r>
    <w:r>
      <w:rPr>
        <w:rFonts w:ascii="Arial" w:hAnsi="Arial" w:cs="Arial"/>
        <w:iCs/>
        <w:noProof/>
        <w:sz w:val="14"/>
        <w:szCs w:val="14"/>
      </w:rPr>
      <w:t>5</w:t>
    </w:r>
    <w:r>
      <w:rPr>
        <w:rFonts w:ascii="Arial" w:hAnsi="Arial" w:cs="Arial"/>
        <w:iCs/>
        <w:sz w:val="14"/>
        <w:szCs w:val="14"/>
      </w:rPr>
      <w:fldChar w:fldCharType="end"/>
    </w:r>
    <w:r>
      <w:rPr>
        <w:rFonts w:ascii="Arial" w:hAnsi="Arial" w:cs="Arial"/>
        <w:iCs/>
        <w:sz w:val="14"/>
        <w:szCs w:val="14"/>
      </w:rPr>
      <w:t>/</w:t>
    </w:r>
    <w:r>
      <w:rPr>
        <w:rFonts w:ascii="Arial" w:hAnsi="Arial" w:cs="Arial"/>
        <w:sz w:val="14"/>
        <w:szCs w:val="14"/>
      </w:rPr>
      <w:fldChar w:fldCharType="begin"/>
    </w:r>
    <w:r>
      <w:rPr>
        <w:rFonts w:ascii="Arial" w:hAnsi="Arial" w:cs="Arial"/>
        <w:sz w:val="14"/>
        <w:szCs w:val="14"/>
      </w:rPr>
      <w:instrText xml:space="preserve"> NUMPAGES </w:instrText>
    </w:r>
    <w:r>
      <w:rPr>
        <w:rFonts w:ascii="Arial" w:hAnsi="Arial" w:cs="Arial"/>
        <w:sz w:val="14"/>
        <w:szCs w:val="14"/>
      </w:rPr>
      <w:fldChar w:fldCharType="separate"/>
    </w:r>
    <w:r>
      <w:rPr>
        <w:rFonts w:ascii="Arial" w:hAnsi="Arial" w:cs="Arial"/>
        <w:noProof/>
        <w:sz w:val="14"/>
        <w:szCs w:val="14"/>
      </w:rPr>
      <w:t>22</w:t>
    </w:r>
    <w:r>
      <w:rPr>
        <w:rFonts w:ascii="Arial" w:hAnsi="Arial" w:cs="Arial"/>
        <w:sz w:val="14"/>
        <w:szCs w:val="1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4577701"/>
      <w:docPartObj>
        <w:docPartGallery w:val="Page Numbers (Bottom of Page)"/>
        <w:docPartUnique/>
      </w:docPartObj>
    </w:sdtPr>
    <w:sdtContent>
      <w:p w14:paraId="15C20627" w14:textId="61AA10FB" w:rsidR="002B2F72" w:rsidRDefault="002B2F72">
        <w:pPr>
          <w:pStyle w:val="Footer"/>
          <w:jc w:val="center"/>
        </w:pPr>
        <w:r>
          <w:fldChar w:fldCharType="begin"/>
        </w:r>
        <w:r>
          <w:instrText>PAGE   \* MERGEFORMAT</w:instrText>
        </w:r>
        <w:r>
          <w:fldChar w:fldCharType="separate"/>
        </w:r>
        <w:r>
          <w:t>2</w:t>
        </w:r>
        <w:r>
          <w:fldChar w:fldCharType="end"/>
        </w:r>
      </w:p>
    </w:sdtContent>
  </w:sdt>
  <w:p w14:paraId="22EE24B8" w14:textId="77777777" w:rsidR="002B2F72" w:rsidRDefault="002B2F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43D222" w14:textId="77777777" w:rsidR="00BF6BE4" w:rsidRDefault="00BF6BE4" w:rsidP="002B2F72">
      <w:pPr>
        <w:spacing w:after="0" w:line="240" w:lineRule="auto"/>
      </w:pPr>
      <w:r>
        <w:separator/>
      </w:r>
    </w:p>
  </w:footnote>
  <w:footnote w:type="continuationSeparator" w:id="0">
    <w:p w14:paraId="1721CF32" w14:textId="77777777" w:rsidR="00BF6BE4" w:rsidRDefault="00BF6BE4" w:rsidP="002B2F72">
      <w:pPr>
        <w:spacing w:after="0" w:line="240" w:lineRule="auto"/>
      </w:pPr>
      <w:r>
        <w:continuationSeparator/>
      </w:r>
    </w:p>
  </w:footnote>
  <w:footnote w:type="continuationNotice" w:id="1">
    <w:p w14:paraId="02396C95" w14:textId="77777777" w:rsidR="00BF6BE4" w:rsidRDefault="00BF6BE4">
      <w:pPr>
        <w:spacing w:after="0" w:line="240" w:lineRule="auto"/>
      </w:pPr>
    </w:p>
  </w:footnote>
  <w:footnote w:id="2">
    <w:p w14:paraId="537D7ED5" w14:textId="77777777" w:rsidR="000871EA" w:rsidRPr="00F537D3" w:rsidRDefault="000871EA" w:rsidP="000871EA">
      <w:pPr>
        <w:pStyle w:val="FootnoteText"/>
        <w:jc w:val="both"/>
        <w:rPr>
          <w:rFonts w:ascii="Arial" w:hAnsi="Arial" w:cs="Arial"/>
          <w:sz w:val="16"/>
          <w:szCs w:val="16"/>
        </w:rPr>
      </w:pPr>
      <w:r>
        <w:rPr>
          <w:rStyle w:val="FootnoteReference"/>
          <w:rFonts w:ascii="Arial" w:hAnsi="Arial" w:cs="Arial"/>
          <w:sz w:val="16"/>
          <w:szCs w:val="16"/>
        </w:rPr>
        <w:footnoteRef/>
      </w:r>
      <w:r>
        <w:rPr>
          <w:rFonts w:ascii="Arial" w:hAnsi="Arial" w:cs="Arial"/>
          <w:sz w:val="16"/>
          <w:szCs w:val="16"/>
        </w:rPr>
        <w:t xml:space="preserve"> Ez a rendelkezés az adathordozóra vonatkozik, nem pedig a személyes adat titkosítására. Ha szükséges, pl. ezt a 3. sz. mellékletben lehet tovább specifikálni.</w:t>
      </w:r>
    </w:p>
  </w:footnote>
  <w:footnote w:id="3">
    <w:p w14:paraId="10778501" w14:textId="77777777" w:rsidR="000871EA" w:rsidRPr="00F537D3" w:rsidRDefault="000871EA" w:rsidP="000871EA">
      <w:pPr>
        <w:pStyle w:val="FootnoteText"/>
        <w:rPr>
          <w:rFonts w:ascii="Arial" w:hAnsi="Arial" w:cs="Arial"/>
          <w:sz w:val="16"/>
          <w:szCs w:val="16"/>
        </w:rPr>
      </w:pPr>
      <w:r>
        <w:rPr>
          <w:rStyle w:val="FootnoteReference"/>
          <w:rFonts w:ascii="Arial" w:hAnsi="Arial" w:cs="Arial"/>
          <w:sz w:val="16"/>
          <w:szCs w:val="16"/>
        </w:rPr>
        <w:footnoteRef/>
      </w:r>
      <w:r>
        <w:rPr>
          <w:rFonts w:ascii="Arial" w:hAnsi="Arial" w:cs="Arial"/>
          <w:sz w:val="16"/>
          <w:szCs w:val="16"/>
        </w:rPr>
        <w:t xml:space="preserve"> Amennyiben a szerződő partner informatikai szolgáltatást nyújtó adatfeldolgozó, egyéb esetben törölhető rendelkezés. </w:t>
      </w:r>
    </w:p>
  </w:footnote>
  <w:footnote w:id="4">
    <w:p w14:paraId="54361FC0" w14:textId="77777777" w:rsidR="000871EA" w:rsidRPr="00F537D3" w:rsidRDefault="000871EA" w:rsidP="000871EA">
      <w:pPr>
        <w:pStyle w:val="FootnoteText"/>
        <w:rPr>
          <w:rFonts w:ascii="Arial" w:hAnsi="Arial" w:cs="Arial"/>
        </w:rPr>
      </w:pPr>
      <w:r>
        <w:rPr>
          <w:rStyle w:val="FootnoteReference"/>
          <w:rFonts w:ascii="Arial" w:hAnsi="Arial" w:cs="Arial"/>
          <w:sz w:val="16"/>
          <w:szCs w:val="16"/>
        </w:rPr>
        <w:footnoteRef/>
      </w:r>
      <w:r>
        <w:rPr>
          <w:rFonts w:ascii="Arial" w:hAnsi="Arial" w:cs="Arial"/>
          <w:sz w:val="16"/>
          <w:szCs w:val="16"/>
        </w:rPr>
        <w:t xml:space="preserve"> 1.-2. mellékletek: KÖTELEZŐ MELLÉKLET (de a csoportszintű beszerzési keretszerződés szerinti csatlakozási szerződés tovább részletezheti). 3.-4. mellékletek: szükség szerint (és a csoportszintű beszerzési keretszerződés szerinti csatlakozási szerződés is tartalmazhatja, vagy tovább részletezheti). </w:t>
      </w:r>
    </w:p>
  </w:footnote>
  <w:footnote w:id="5">
    <w:p w14:paraId="3B6CDEEB" w14:textId="77777777" w:rsidR="000871EA" w:rsidRPr="0014161F" w:rsidRDefault="000871EA" w:rsidP="000871EA">
      <w:pPr>
        <w:pStyle w:val="FootnoteText"/>
        <w:rPr>
          <w:sz w:val="16"/>
          <w:szCs w:val="16"/>
        </w:rPr>
      </w:pPr>
      <w:r>
        <w:rPr>
          <w:rStyle w:val="FootnoteReference"/>
          <w:sz w:val="16"/>
          <w:szCs w:val="16"/>
        </w:rPr>
        <w:footnoteRef/>
      </w:r>
      <w:r>
        <w:rPr>
          <w:sz w:val="16"/>
          <w:szCs w:val="16"/>
        </w:rPr>
        <w:t xml:space="preserve"> Az 1-6. oszlopokat a Megbízó illetékes adatkezelő szakterülete, a 7-8. oszlopot a Megbízott tölti ki.</w:t>
      </w:r>
    </w:p>
  </w:footnote>
  <w:footnote w:id="6">
    <w:p w14:paraId="5AB0B2DD" w14:textId="77777777" w:rsidR="000871EA" w:rsidRPr="00085D0A" w:rsidRDefault="000871EA" w:rsidP="000871EA">
      <w:pPr>
        <w:pStyle w:val="FootnoteText"/>
        <w:jc w:val="both"/>
        <w:rPr>
          <w:sz w:val="16"/>
          <w:szCs w:val="16"/>
        </w:rPr>
      </w:pPr>
      <w:r>
        <w:rPr>
          <w:rStyle w:val="FootnoteReference"/>
          <w:sz w:val="16"/>
          <w:szCs w:val="16"/>
        </w:rPr>
        <w:footnoteRef/>
      </w:r>
      <w:r>
        <w:rPr>
          <w:sz w:val="16"/>
          <w:szCs w:val="16"/>
        </w:rPr>
        <w:t xml:space="preserve"> HA a Megbízó Adatkezelési Nyilvántartása (Z oszlopa) tartalmaz (vagy tartalmaznia kellene) bármilyen speciális feltételt, amely a jelen Megállapodás törzsszövegéből nem következik egyértelműen, azokat kell itt meghatározni. Pl. ha vannak egyedi tárolási, anonimizálási elvárások a Szerződés szerinti szolgáltatással kapcsolatban vagy bármely konkrét biztonsági előírás, ami nem következik általánosan a GDPR-ból (ellenpélda: hogy jogellenesen nem hozhatja nyilvánosságra, az következik a GDPR-ból is és a Megállapodásból is, azt itt nem szükséges részletezni).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C5BC1"/>
    <w:multiLevelType w:val="hybridMultilevel"/>
    <w:tmpl w:val="55144494"/>
    <w:lvl w:ilvl="0" w:tplc="F432E470">
      <w:start w:val="2"/>
      <w:numFmt w:val="decimal"/>
      <w:lvlText w:val="%1."/>
      <w:lvlJc w:val="left"/>
      <w:pPr>
        <w:ind w:left="1776" w:hanging="360"/>
      </w:pPr>
      <w:rPr>
        <w:rFonts w:hint="default"/>
      </w:rPr>
    </w:lvl>
    <w:lvl w:ilvl="1" w:tplc="040E0019" w:tentative="1">
      <w:start w:val="1"/>
      <w:numFmt w:val="lowerLetter"/>
      <w:lvlText w:val="%2."/>
      <w:lvlJc w:val="left"/>
      <w:pPr>
        <w:ind w:left="2496" w:hanging="360"/>
      </w:pPr>
    </w:lvl>
    <w:lvl w:ilvl="2" w:tplc="040E001B" w:tentative="1">
      <w:start w:val="1"/>
      <w:numFmt w:val="lowerRoman"/>
      <w:lvlText w:val="%3."/>
      <w:lvlJc w:val="right"/>
      <w:pPr>
        <w:ind w:left="3216" w:hanging="180"/>
      </w:pPr>
    </w:lvl>
    <w:lvl w:ilvl="3" w:tplc="040E000F" w:tentative="1">
      <w:start w:val="1"/>
      <w:numFmt w:val="decimal"/>
      <w:lvlText w:val="%4."/>
      <w:lvlJc w:val="left"/>
      <w:pPr>
        <w:ind w:left="3936" w:hanging="360"/>
      </w:pPr>
    </w:lvl>
    <w:lvl w:ilvl="4" w:tplc="040E0019" w:tentative="1">
      <w:start w:val="1"/>
      <w:numFmt w:val="lowerLetter"/>
      <w:lvlText w:val="%5."/>
      <w:lvlJc w:val="left"/>
      <w:pPr>
        <w:ind w:left="4656" w:hanging="360"/>
      </w:pPr>
    </w:lvl>
    <w:lvl w:ilvl="5" w:tplc="040E001B" w:tentative="1">
      <w:start w:val="1"/>
      <w:numFmt w:val="lowerRoman"/>
      <w:lvlText w:val="%6."/>
      <w:lvlJc w:val="right"/>
      <w:pPr>
        <w:ind w:left="5376" w:hanging="180"/>
      </w:pPr>
    </w:lvl>
    <w:lvl w:ilvl="6" w:tplc="040E000F" w:tentative="1">
      <w:start w:val="1"/>
      <w:numFmt w:val="decimal"/>
      <w:lvlText w:val="%7."/>
      <w:lvlJc w:val="left"/>
      <w:pPr>
        <w:ind w:left="6096" w:hanging="360"/>
      </w:pPr>
    </w:lvl>
    <w:lvl w:ilvl="7" w:tplc="040E0019" w:tentative="1">
      <w:start w:val="1"/>
      <w:numFmt w:val="lowerLetter"/>
      <w:lvlText w:val="%8."/>
      <w:lvlJc w:val="left"/>
      <w:pPr>
        <w:ind w:left="6816" w:hanging="360"/>
      </w:pPr>
    </w:lvl>
    <w:lvl w:ilvl="8" w:tplc="040E001B" w:tentative="1">
      <w:start w:val="1"/>
      <w:numFmt w:val="lowerRoman"/>
      <w:lvlText w:val="%9."/>
      <w:lvlJc w:val="right"/>
      <w:pPr>
        <w:ind w:left="7536" w:hanging="180"/>
      </w:pPr>
    </w:lvl>
  </w:abstractNum>
  <w:abstractNum w:abstractNumId="1" w15:restartNumberingAfterBreak="0">
    <w:nsid w:val="049D21DE"/>
    <w:multiLevelType w:val="multilevel"/>
    <w:tmpl w:val="19BCB172"/>
    <w:lvl w:ilvl="0">
      <w:start w:val="4"/>
      <w:numFmt w:val="decimal"/>
      <w:lvlText w:val="%1."/>
      <w:lvlJc w:val="left"/>
      <w:pPr>
        <w:ind w:left="510" w:hanging="510"/>
      </w:pPr>
      <w:rPr>
        <w:rFonts w:hint="default"/>
      </w:rPr>
    </w:lvl>
    <w:lvl w:ilvl="1">
      <w:start w:val="3"/>
      <w:numFmt w:val="decimal"/>
      <w:lvlText w:val="%1.%2."/>
      <w:lvlJc w:val="left"/>
      <w:pPr>
        <w:ind w:left="870" w:hanging="51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 w15:restartNumberingAfterBreak="0">
    <w:nsid w:val="05705520"/>
    <w:multiLevelType w:val="hybridMultilevel"/>
    <w:tmpl w:val="5C6867B6"/>
    <w:lvl w:ilvl="0" w:tplc="040E000F">
      <w:start w:val="1"/>
      <w:numFmt w:val="decimal"/>
      <w:lvlText w:val="%1."/>
      <w:lvlJc w:val="left"/>
      <w:pPr>
        <w:ind w:left="360" w:hanging="360"/>
      </w:pPr>
    </w:lvl>
    <w:lvl w:ilvl="1" w:tplc="040E0019">
      <w:start w:val="1"/>
      <w:numFmt w:val="lowerLetter"/>
      <w:lvlText w:val="%2."/>
      <w:lvlJc w:val="left"/>
      <w:pPr>
        <w:ind w:left="1080" w:hanging="360"/>
      </w:pPr>
    </w:lvl>
    <w:lvl w:ilvl="2" w:tplc="040E001B" w:tentative="1">
      <w:start w:val="1"/>
      <w:numFmt w:val="lowerRoman"/>
      <w:lvlText w:val="%3."/>
      <w:lvlJc w:val="right"/>
      <w:pPr>
        <w:ind w:left="1800" w:hanging="180"/>
      </w:pPr>
    </w:lvl>
    <w:lvl w:ilvl="3" w:tplc="040E000F" w:tentative="1">
      <w:start w:val="1"/>
      <w:numFmt w:val="decimal"/>
      <w:lvlText w:val="%4."/>
      <w:lvlJc w:val="left"/>
      <w:pPr>
        <w:ind w:left="2520" w:hanging="360"/>
      </w:pPr>
    </w:lvl>
    <w:lvl w:ilvl="4" w:tplc="040E0019" w:tentative="1">
      <w:start w:val="1"/>
      <w:numFmt w:val="lowerLetter"/>
      <w:lvlText w:val="%5."/>
      <w:lvlJc w:val="left"/>
      <w:pPr>
        <w:ind w:left="3240" w:hanging="360"/>
      </w:pPr>
    </w:lvl>
    <w:lvl w:ilvl="5" w:tplc="040E001B" w:tentative="1">
      <w:start w:val="1"/>
      <w:numFmt w:val="lowerRoman"/>
      <w:lvlText w:val="%6."/>
      <w:lvlJc w:val="right"/>
      <w:pPr>
        <w:ind w:left="3960" w:hanging="180"/>
      </w:pPr>
    </w:lvl>
    <w:lvl w:ilvl="6" w:tplc="040E000F" w:tentative="1">
      <w:start w:val="1"/>
      <w:numFmt w:val="decimal"/>
      <w:lvlText w:val="%7."/>
      <w:lvlJc w:val="left"/>
      <w:pPr>
        <w:ind w:left="4680" w:hanging="360"/>
      </w:pPr>
    </w:lvl>
    <w:lvl w:ilvl="7" w:tplc="040E0019" w:tentative="1">
      <w:start w:val="1"/>
      <w:numFmt w:val="lowerLetter"/>
      <w:lvlText w:val="%8."/>
      <w:lvlJc w:val="left"/>
      <w:pPr>
        <w:ind w:left="5400" w:hanging="360"/>
      </w:pPr>
    </w:lvl>
    <w:lvl w:ilvl="8" w:tplc="040E001B" w:tentative="1">
      <w:start w:val="1"/>
      <w:numFmt w:val="lowerRoman"/>
      <w:lvlText w:val="%9."/>
      <w:lvlJc w:val="right"/>
      <w:pPr>
        <w:ind w:left="6120" w:hanging="180"/>
      </w:pPr>
    </w:lvl>
  </w:abstractNum>
  <w:abstractNum w:abstractNumId="3" w15:restartNumberingAfterBreak="0">
    <w:nsid w:val="05DF6E9F"/>
    <w:multiLevelType w:val="multilevel"/>
    <w:tmpl w:val="C73CD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DA7A76"/>
    <w:multiLevelType w:val="multilevel"/>
    <w:tmpl w:val="C73CD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E05A17"/>
    <w:multiLevelType w:val="hybridMultilevel"/>
    <w:tmpl w:val="D15067E2"/>
    <w:lvl w:ilvl="0" w:tplc="040E0017">
      <w:start w:val="1"/>
      <w:numFmt w:val="lowerLetter"/>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6" w15:restartNumberingAfterBreak="0">
    <w:nsid w:val="0B254951"/>
    <w:multiLevelType w:val="hybridMultilevel"/>
    <w:tmpl w:val="D5AE0F86"/>
    <w:lvl w:ilvl="0" w:tplc="040E000B">
      <w:start w:val="1"/>
      <w:numFmt w:val="bullet"/>
      <w:lvlText w:val=""/>
      <w:lvlJc w:val="left"/>
      <w:pPr>
        <w:ind w:left="720" w:hanging="360"/>
      </w:pPr>
      <w:rPr>
        <w:rFonts w:ascii="Wingdings" w:hAnsi="Wingdings" w:hint="default"/>
      </w:rPr>
    </w:lvl>
    <w:lvl w:ilvl="1" w:tplc="040E0003">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7" w15:restartNumberingAfterBreak="0">
    <w:nsid w:val="0FA609A1"/>
    <w:multiLevelType w:val="multilevel"/>
    <w:tmpl w:val="46661F56"/>
    <w:lvl w:ilvl="0">
      <w:start w:val="4"/>
      <w:numFmt w:val="decimal"/>
      <w:lvlText w:val="%1."/>
      <w:lvlJc w:val="left"/>
      <w:pPr>
        <w:ind w:left="495" w:hanging="495"/>
      </w:pPr>
      <w:rPr>
        <w:rFonts w:hint="default"/>
      </w:rPr>
    </w:lvl>
    <w:lvl w:ilvl="1">
      <w:start w:val="1"/>
      <w:numFmt w:val="decimal"/>
      <w:lvlText w:val="%1.%2."/>
      <w:lvlJc w:val="left"/>
      <w:pPr>
        <w:ind w:left="855" w:hanging="49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8" w15:restartNumberingAfterBreak="0">
    <w:nsid w:val="0FD4628B"/>
    <w:multiLevelType w:val="multilevel"/>
    <w:tmpl w:val="2C70086A"/>
    <w:numStyleLink w:val="SNTfelsorols1"/>
  </w:abstractNum>
  <w:abstractNum w:abstractNumId="9" w15:restartNumberingAfterBreak="0">
    <w:nsid w:val="15407FCB"/>
    <w:multiLevelType w:val="multilevel"/>
    <w:tmpl w:val="C73CD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4920B8"/>
    <w:multiLevelType w:val="hybridMultilevel"/>
    <w:tmpl w:val="F7CE364A"/>
    <w:lvl w:ilvl="0" w:tplc="A0E27C24">
      <w:start w:val="1"/>
      <w:numFmt w:val="decimal"/>
      <w:lvlText w:val="%1."/>
      <w:lvlJc w:val="left"/>
      <w:pPr>
        <w:ind w:left="567" w:hanging="360"/>
      </w:pPr>
      <w:rPr>
        <w:rFonts w:hint="default"/>
      </w:rPr>
    </w:lvl>
    <w:lvl w:ilvl="1" w:tplc="040E0019">
      <w:start w:val="1"/>
      <w:numFmt w:val="lowerLetter"/>
      <w:lvlText w:val="%2."/>
      <w:lvlJc w:val="left"/>
      <w:pPr>
        <w:ind w:left="1287" w:hanging="360"/>
      </w:pPr>
    </w:lvl>
    <w:lvl w:ilvl="2" w:tplc="040E001B" w:tentative="1">
      <w:start w:val="1"/>
      <w:numFmt w:val="lowerRoman"/>
      <w:lvlText w:val="%3."/>
      <w:lvlJc w:val="right"/>
      <w:pPr>
        <w:ind w:left="2007" w:hanging="180"/>
      </w:pPr>
    </w:lvl>
    <w:lvl w:ilvl="3" w:tplc="040E000F" w:tentative="1">
      <w:start w:val="1"/>
      <w:numFmt w:val="decimal"/>
      <w:lvlText w:val="%4."/>
      <w:lvlJc w:val="left"/>
      <w:pPr>
        <w:ind w:left="2727" w:hanging="360"/>
      </w:pPr>
    </w:lvl>
    <w:lvl w:ilvl="4" w:tplc="040E0019" w:tentative="1">
      <w:start w:val="1"/>
      <w:numFmt w:val="lowerLetter"/>
      <w:lvlText w:val="%5."/>
      <w:lvlJc w:val="left"/>
      <w:pPr>
        <w:ind w:left="3447" w:hanging="360"/>
      </w:pPr>
    </w:lvl>
    <w:lvl w:ilvl="5" w:tplc="040E001B" w:tentative="1">
      <w:start w:val="1"/>
      <w:numFmt w:val="lowerRoman"/>
      <w:lvlText w:val="%6."/>
      <w:lvlJc w:val="right"/>
      <w:pPr>
        <w:ind w:left="4167" w:hanging="180"/>
      </w:pPr>
    </w:lvl>
    <w:lvl w:ilvl="6" w:tplc="040E000F" w:tentative="1">
      <w:start w:val="1"/>
      <w:numFmt w:val="decimal"/>
      <w:lvlText w:val="%7."/>
      <w:lvlJc w:val="left"/>
      <w:pPr>
        <w:ind w:left="4887" w:hanging="360"/>
      </w:pPr>
    </w:lvl>
    <w:lvl w:ilvl="7" w:tplc="040E0019" w:tentative="1">
      <w:start w:val="1"/>
      <w:numFmt w:val="lowerLetter"/>
      <w:lvlText w:val="%8."/>
      <w:lvlJc w:val="left"/>
      <w:pPr>
        <w:ind w:left="5607" w:hanging="360"/>
      </w:pPr>
    </w:lvl>
    <w:lvl w:ilvl="8" w:tplc="040E001B" w:tentative="1">
      <w:start w:val="1"/>
      <w:numFmt w:val="lowerRoman"/>
      <w:lvlText w:val="%9."/>
      <w:lvlJc w:val="right"/>
      <w:pPr>
        <w:ind w:left="6327" w:hanging="180"/>
      </w:pPr>
    </w:lvl>
  </w:abstractNum>
  <w:abstractNum w:abstractNumId="11" w15:restartNumberingAfterBreak="0">
    <w:nsid w:val="168175D5"/>
    <w:multiLevelType w:val="hybridMultilevel"/>
    <w:tmpl w:val="64FEDA40"/>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2" w15:restartNumberingAfterBreak="0">
    <w:nsid w:val="1AC412CB"/>
    <w:multiLevelType w:val="hybridMultilevel"/>
    <w:tmpl w:val="307EB682"/>
    <w:lvl w:ilvl="0" w:tplc="063C94A6">
      <w:start w:val="1"/>
      <w:numFmt w:val="decimal"/>
      <w:lvlText w:val="%1."/>
      <w:lvlJc w:val="left"/>
      <w:pPr>
        <w:ind w:left="720" w:hanging="360"/>
      </w:pPr>
    </w:lvl>
    <w:lvl w:ilvl="1" w:tplc="51660894">
      <w:start w:val="1"/>
      <w:numFmt w:val="decimal"/>
      <w:lvlText w:val="%2."/>
      <w:lvlJc w:val="left"/>
      <w:pPr>
        <w:ind w:left="720" w:hanging="360"/>
      </w:pPr>
    </w:lvl>
    <w:lvl w:ilvl="2" w:tplc="76565FCA">
      <w:start w:val="1"/>
      <w:numFmt w:val="decimal"/>
      <w:lvlText w:val="%3."/>
      <w:lvlJc w:val="left"/>
      <w:pPr>
        <w:ind w:left="720" w:hanging="360"/>
      </w:pPr>
    </w:lvl>
    <w:lvl w:ilvl="3" w:tplc="383A9422">
      <w:start w:val="1"/>
      <w:numFmt w:val="decimal"/>
      <w:lvlText w:val="%4."/>
      <w:lvlJc w:val="left"/>
      <w:pPr>
        <w:ind w:left="720" w:hanging="360"/>
      </w:pPr>
    </w:lvl>
    <w:lvl w:ilvl="4" w:tplc="42089A1E">
      <w:start w:val="1"/>
      <w:numFmt w:val="decimal"/>
      <w:lvlText w:val="%5."/>
      <w:lvlJc w:val="left"/>
      <w:pPr>
        <w:ind w:left="720" w:hanging="360"/>
      </w:pPr>
    </w:lvl>
    <w:lvl w:ilvl="5" w:tplc="1ECCF11A">
      <w:start w:val="1"/>
      <w:numFmt w:val="decimal"/>
      <w:lvlText w:val="%6."/>
      <w:lvlJc w:val="left"/>
      <w:pPr>
        <w:ind w:left="720" w:hanging="360"/>
      </w:pPr>
    </w:lvl>
    <w:lvl w:ilvl="6" w:tplc="F11A390E">
      <w:start w:val="1"/>
      <w:numFmt w:val="decimal"/>
      <w:lvlText w:val="%7."/>
      <w:lvlJc w:val="left"/>
      <w:pPr>
        <w:ind w:left="720" w:hanging="360"/>
      </w:pPr>
    </w:lvl>
    <w:lvl w:ilvl="7" w:tplc="54441706">
      <w:start w:val="1"/>
      <w:numFmt w:val="decimal"/>
      <w:lvlText w:val="%8."/>
      <w:lvlJc w:val="left"/>
      <w:pPr>
        <w:ind w:left="720" w:hanging="360"/>
      </w:pPr>
    </w:lvl>
    <w:lvl w:ilvl="8" w:tplc="84064F02">
      <w:start w:val="1"/>
      <w:numFmt w:val="decimal"/>
      <w:lvlText w:val="%9."/>
      <w:lvlJc w:val="left"/>
      <w:pPr>
        <w:ind w:left="720" w:hanging="360"/>
      </w:pPr>
    </w:lvl>
  </w:abstractNum>
  <w:abstractNum w:abstractNumId="13" w15:restartNumberingAfterBreak="0">
    <w:nsid w:val="1D9340BE"/>
    <w:multiLevelType w:val="singleLevel"/>
    <w:tmpl w:val="EB2A614C"/>
    <w:lvl w:ilvl="0">
      <w:start w:val="1"/>
      <w:numFmt w:val="bullet"/>
      <w:pStyle w:val="bekezdsbajusz"/>
      <w:lvlText w:val=""/>
      <w:lvlJc w:val="left"/>
      <w:pPr>
        <w:tabs>
          <w:tab w:val="num" w:pos="927"/>
        </w:tabs>
        <w:ind w:left="927" w:hanging="360"/>
      </w:pPr>
      <w:rPr>
        <w:rFonts w:ascii="Symbol" w:hAnsi="Symbol" w:hint="default"/>
      </w:rPr>
    </w:lvl>
  </w:abstractNum>
  <w:abstractNum w:abstractNumId="14" w15:restartNumberingAfterBreak="0">
    <w:nsid w:val="229B42F3"/>
    <w:multiLevelType w:val="hybridMultilevel"/>
    <w:tmpl w:val="5F083EBA"/>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5" w15:restartNumberingAfterBreak="0">
    <w:nsid w:val="22AE2BF1"/>
    <w:multiLevelType w:val="multilevel"/>
    <w:tmpl w:val="7EC01EC8"/>
    <w:lvl w:ilvl="0">
      <w:start w:val="4"/>
      <w:numFmt w:val="decimal"/>
      <w:lvlText w:val="%1."/>
      <w:lvlJc w:val="left"/>
      <w:pPr>
        <w:ind w:left="495" w:hanging="495"/>
      </w:pPr>
      <w:rPr>
        <w:rFonts w:hint="default"/>
      </w:rPr>
    </w:lvl>
    <w:lvl w:ilvl="1">
      <w:start w:val="7"/>
      <w:numFmt w:val="decimal"/>
      <w:lvlText w:val="%1.%2."/>
      <w:lvlJc w:val="left"/>
      <w:pPr>
        <w:ind w:left="855" w:hanging="49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6" w15:restartNumberingAfterBreak="0">
    <w:nsid w:val="230C38C4"/>
    <w:multiLevelType w:val="hybridMultilevel"/>
    <w:tmpl w:val="C9D23856"/>
    <w:lvl w:ilvl="0" w:tplc="C9100A92">
      <w:start w:val="1"/>
      <w:numFmt w:val="decimal"/>
      <w:lvlText w:val="%1."/>
      <w:lvlJc w:val="left"/>
      <w:pPr>
        <w:ind w:left="720" w:hanging="360"/>
      </w:pPr>
    </w:lvl>
    <w:lvl w:ilvl="1" w:tplc="D6B8ED7E">
      <w:start w:val="1"/>
      <w:numFmt w:val="decimal"/>
      <w:lvlText w:val="%2."/>
      <w:lvlJc w:val="left"/>
      <w:pPr>
        <w:ind w:left="720" w:hanging="360"/>
      </w:pPr>
    </w:lvl>
    <w:lvl w:ilvl="2" w:tplc="8266FB7C">
      <w:start w:val="1"/>
      <w:numFmt w:val="decimal"/>
      <w:lvlText w:val="%3."/>
      <w:lvlJc w:val="left"/>
      <w:pPr>
        <w:ind w:left="720" w:hanging="360"/>
      </w:pPr>
    </w:lvl>
    <w:lvl w:ilvl="3" w:tplc="62781D76">
      <w:start w:val="1"/>
      <w:numFmt w:val="decimal"/>
      <w:lvlText w:val="%4."/>
      <w:lvlJc w:val="left"/>
      <w:pPr>
        <w:ind w:left="720" w:hanging="360"/>
      </w:pPr>
    </w:lvl>
    <w:lvl w:ilvl="4" w:tplc="A268FF58">
      <w:start w:val="1"/>
      <w:numFmt w:val="decimal"/>
      <w:lvlText w:val="%5."/>
      <w:lvlJc w:val="left"/>
      <w:pPr>
        <w:ind w:left="720" w:hanging="360"/>
      </w:pPr>
    </w:lvl>
    <w:lvl w:ilvl="5" w:tplc="703C1746">
      <w:start w:val="1"/>
      <w:numFmt w:val="decimal"/>
      <w:lvlText w:val="%6."/>
      <w:lvlJc w:val="left"/>
      <w:pPr>
        <w:ind w:left="720" w:hanging="360"/>
      </w:pPr>
    </w:lvl>
    <w:lvl w:ilvl="6" w:tplc="60261EB8">
      <w:start w:val="1"/>
      <w:numFmt w:val="decimal"/>
      <w:lvlText w:val="%7."/>
      <w:lvlJc w:val="left"/>
      <w:pPr>
        <w:ind w:left="720" w:hanging="360"/>
      </w:pPr>
    </w:lvl>
    <w:lvl w:ilvl="7" w:tplc="C6DEBA6C">
      <w:start w:val="1"/>
      <w:numFmt w:val="decimal"/>
      <w:lvlText w:val="%8."/>
      <w:lvlJc w:val="left"/>
      <w:pPr>
        <w:ind w:left="720" w:hanging="360"/>
      </w:pPr>
    </w:lvl>
    <w:lvl w:ilvl="8" w:tplc="762288EC">
      <w:start w:val="1"/>
      <w:numFmt w:val="decimal"/>
      <w:lvlText w:val="%9."/>
      <w:lvlJc w:val="left"/>
      <w:pPr>
        <w:ind w:left="720" w:hanging="360"/>
      </w:pPr>
    </w:lvl>
  </w:abstractNum>
  <w:abstractNum w:abstractNumId="17" w15:restartNumberingAfterBreak="0">
    <w:nsid w:val="23216B3F"/>
    <w:multiLevelType w:val="hybridMultilevel"/>
    <w:tmpl w:val="D8B89278"/>
    <w:lvl w:ilvl="0" w:tplc="A964E4E0">
      <w:start w:val="1"/>
      <w:numFmt w:val="decimal"/>
      <w:lvlText w:val="%1."/>
      <w:lvlJc w:val="left"/>
      <w:pPr>
        <w:ind w:left="720" w:hanging="360"/>
      </w:pPr>
      <w:rPr>
        <w:rFonts w:hint="default"/>
        <w:b/>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8" w15:restartNumberingAfterBreak="0">
    <w:nsid w:val="2799498C"/>
    <w:multiLevelType w:val="multilevel"/>
    <w:tmpl w:val="2C70086A"/>
    <w:styleLink w:val="SNTfelsorols1"/>
    <w:lvl w:ilvl="0">
      <w:start w:val="1"/>
      <w:numFmt w:val="bullet"/>
      <w:pStyle w:val="ListBullet"/>
      <w:lvlText w:val=""/>
      <w:lvlJc w:val="left"/>
      <w:pPr>
        <w:ind w:left="709" w:hanging="709"/>
      </w:pPr>
      <w:rPr>
        <w:rFonts w:ascii="Wingdings 3" w:hAnsi="Wingdings 3" w:hint="default"/>
        <w:color w:val="44546A" w:themeColor="text2"/>
      </w:rPr>
    </w:lvl>
    <w:lvl w:ilvl="1">
      <w:start w:val="1"/>
      <w:numFmt w:val="bullet"/>
      <w:pStyle w:val="ListBullet2"/>
      <w:lvlText w:val="›"/>
      <w:lvlJc w:val="left"/>
      <w:pPr>
        <w:ind w:left="709" w:hanging="709"/>
      </w:pPr>
      <w:rPr>
        <w:rFonts w:ascii="Calibri Light" w:hAnsi="Calibri Light" w:hint="default"/>
        <w:color w:val="44546A" w:themeColor="text2"/>
      </w:rPr>
    </w:lvl>
    <w:lvl w:ilvl="2">
      <w:start w:val="1"/>
      <w:numFmt w:val="bullet"/>
      <w:pStyle w:val="ListBullet3"/>
      <w:lvlText w:val="›"/>
      <w:lvlJc w:val="left"/>
      <w:pPr>
        <w:ind w:left="993" w:hanging="709"/>
      </w:pPr>
      <w:rPr>
        <w:rFonts w:ascii="Calibri Light" w:hAnsi="Calibri Light" w:hint="default"/>
        <w:color w:val="44546A" w:themeColor="text2"/>
      </w:rPr>
    </w:lvl>
    <w:lvl w:ilvl="3">
      <w:start w:val="1"/>
      <w:numFmt w:val="bullet"/>
      <w:pStyle w:val="ListBullet4"/>
      <w:lvlText w:val="›"/>
      <w:lvlJc w:val="left"/>
      <w:pPr>
        <w:ind w:left="1135" w:hanging="709"/>
      </w:pPr>
      <w:rPr>
        <w:rFonts w:ascii="Calibri Light" w:hAnsi="Calibri Light" w:hint="default"/>
        <w:color w:val="44546A" w:themeColor="text2"/>
      </w:rPr>
    </w:lvl>
    <w:lvl w:ilvl="4">
      <w:start w:val="1"/>
      <w:numFmt w:val="bullet"/>
      <w:pStyle w:val="ListBullet5"/>
      <w:lvlText w:val="›"/>
      <w:lvlJc w:val="left"/>
      <w:pPr>
        <w:ind w:left="1277" w:hanging="709"/>
      </w:pPr>
      <w:rPr>
        <w:rFonts w:ascii="Calibri Light" w:hAnsi="Calibri Light" w:hint="default"/>
        <w:color w:val="44546A" w:themeColor="text2"/>
      </w:rPr>
    </w:lvl>
    <w:lvl w:ilvl="5">
      <w:start w:val="1"/>
      <w:numFmt w:val="bullet"/>
      <w:lvlText w:val="›"/>
      <w:lvlJc w:val="left"/>
      <w:pPr>
        <w:ind w:left="1419" w:hanging="709"/>
      </w:pPr>
      <w:rPr>
        <w:rFonts w:ascii="Calibri Light" w:hAnsi="Calibri Light" w:hint="default"/>
        <w:color w:val="44546A" w:themeColor="text2"/>
      </w:rPr>
    </w:lvl>
    <w:lvl w:ilvl="6">
      <w:start w:val="1"/>
      <w:numFmt w:val="bullet"/>
      <w:lvlText w:val="›"/>
      <w:lvlJc w:val="left"/>
      <w:pPr>
        <w:ind w:left="1561" w:hanging="709"/>
      </w:pPr>
      <w:rPr>
        <w:rFonts w:ascii="Calibri Light" w:hAnsi="Calibri Light" w:hint="default"/>
        <w:color w:val="44546A" w:themeColor="text2"/>
      </w:rPr>
    </w:lvl>
    <w:lvl w:ilvl="7">
      <w:start w:val="1"/>
      <w:numFmt w:val="bullet"/>
      <w:lvlText w:val="›"/>
      <w:lvlJc w:val="left"/>
      <w:pPr>
        <w:ind w:left="1703" w:hanging="709"/>
      </w:pPr>
      <w:rPr>
        <w:rFonts w:ascii="Calibri Light" w:hAnsi="Calibri Light" w:hint="default"/>
        <w:color w:val="44546A" w:themeColor="text2"/>
      </w:rPr>
    </w:lvl>
    <w:lvl w:ilvl="8">
      <w:start w:val="1"/>
      <w:numFmt w:val="bullet"/>
      <w:lvlText w:val="›"/>
      <w:lvlJc w:val="left"/>
      <w:pPr>
        <w:ind w:left="1845" w:hanging="709"/>
      </w:pPr>
      <w:rPr>
        <w:rFonts w:ascii="Calibri Light" w:hAnsi="Calibri Light" w:hint="default"/>
        <w:color w:val="44546A" w:themeColor="text2"/>
      </w:rPr>
    </w:lvl>
  </w:abstractNum>
  <w:abstractNum w:abstractNumId="19" w15:restartNumberingAfterBreak="0">
    <w:nsid w:val="2B4E0DB8"/>
    <w:multiLevelType w:val="multilevel"/>
    <w:tmpl w:val="3474A9A2"/>
    <w:lvl w:ilvl="0">
      <w:start w:val="1"/>
      <w:numFmt w:val="decimal"/>
      <w:lvlText w:val="%1."/>
      <w:lvlJc w:val="left"/>
      <w:pPr>
        <w:tabs>
          <w:tab w:val="num" w:pos="360"/>
        </w:tabs>
        <w:ind w:left="360" w:hanging="360"/>
      </w:pPr>
      <w:rPr>
        <w:rFonts w:hint="default"/>
        <w:b/>
        <w:i w:val="0"/>
      </w:rPr>
    </w:lvl>
    <w:lvl w:ilvl="1">
      <w:start w:val="1"/>
      <w:numFmt w:val="decimal"/>
      <w:lvlText w:val="%1.%2"/>
      <w:lvlJc w:val="left"/>
      <w:pPr>
        <w:tabs>
          <w:tab w:val="num" w:pos="573"/>
        </w:tabs>
        <w:ind w:left="573" w:hanging="432"/>
      </w:pPr>
      <w:rPr>
        <w:rFonts w:ascii="Times New Roman" w:hAnsi="Times New Roman" w:cs="Times New Roman" w:hint="default"/>
        <w:b/>
        <w:bCs w:val="0"/>
        <w:i w:val="0"/>
        <w:iCs w:val="0"/>
        <w:caps w:val="0"/>
        <w:smallCaps w:val="0"/>
        <w:strike w:val="0"/>
        <w:dstrike w:val="0"/>
        <w:vanish w:val="0"/>
        <w:color w:val="auto"/>
        <w:spacing w:val="0"/>
        <w:w w:val="100"/>
        <w:kern w:val="0"/>
        <w:position w:val="0"/>
        <w:sz w:val="24"/>
        <w:szCs w:val="20"/>
        <w:u w:val="none" w:color="00000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180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288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3960"/>
        </w:tabs>
        <w:ind w:left="3744" w:hanging="1224"/>
      </w:pPr>
      <w:rPr>
        <w:rFonts w:cs="Times New Roman" w:hint="default"/>
      </w:rPr>
    </w:lvl>
    <w:lvl w:ilvl="8">
      <w:start w:val="1"/>
      <w:numFmt w:val="decimal"/>
      <w:lvlText w:val="%1.%2.%3.%4.%5.%6.%7.%8.%9."/>
      <w:lvlJc w:val="left"/>
      <w:pPr>
        <w:tabs>
          <w:tab w:val="num" w:pos="4680"/>
        </w:tabs>
        <w:ind w:left="4320" w:hanging="1440"/>
      </w:pPr>
      <w:rPr>
        <w:rFonts w:cs="Times New Roman" w:hint="default"/>
      </w:rPr>
    </w:lvl>
  </w:abstractNum>
  <w:abstractNum w:abstractNumId="20" w15:restartNumberingAfterBreak="0">
    <w:nsid w:val="2D2059D3"/>
    <w:multiLevelType w:val="multilevel"/>
    <w:tmpl w:val="C73CD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6125A5"/>
    <w:multiLevelType w:val="multilevel"/>
    <w:tmpl w:val="C73CD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3C00BD"/>
    <w:multiLevelType w:val="multilevel"/>
    <w:tmpl w:val="7EB80080"/>
    <w:lvl w:ilvl="0">
      <w:start w:val="4"/>
      <w:numFmt w:val="decimal"/>
      <w:lvlText w:val="%1."/>
      <w:lvlJc w:val="left"/>
      <w:pPr>
        <w:ind w:left="510" w:hanging="510"/>
      </w:pPr>
      <w:rPr>
        <w:rFonts w:hint="default"/>
      </w:rPr>
    </w:lvl>
    <w:lvl w:ilvl="1">
      <w:start w:val="4"/>
      <w:numFmt w:val="decimal"/>
      <w:lvlText w:val="%1.%2."/>
      <w:lvlJc w:val="left"/>
      <w:pPr>
        <w:ind w:left="870" w:hanging="51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3" w15:restartNumberingAfterBreak="0">
    <w:nsid w:val="4F907B54"/>
    <w:multiLevelType w:val="hybridMultilevel"/>
    <w:tmpl w:val="38E2C8DC"/>
    <w:lvl w:ilvl="0" w:tplc="040E0017">
      <w:start w:val="1"/>
      <w:numFmt w:val="lowerLetter"/>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24" w15:restartNumberingAfterBreak="0">
    <w:nsid w:val="52A00C8B"/>
    <w:multiLevelType w:val="multilevel"/>
    <w:tmpl w:val="5742EC28"/>
    <w:lvl w:ilvl="0">
      <w:start w:val="1"/>
      <w:numFmt w:val="decimal"/>
      <w:pStyle w:val="IIIcmsor1"/>
      <w:lvlText w:val="%1."/>
      <w:lvlJc w:val="left"/>
      <w:pPr>
        <w:ind w:left="360" w:hanging="360"/>
      </w:pPr>
      <w:rPr>
        <w:rFonts w:hint="default"/>
      </w:rPr>
    </w:lvl>
    <w:lvl w:ilvl="1">
      <w:start w:val="1"/>
      <w:numFmt w:val="decimal"/>
      <w:isLgl/>
      <w:lvlText w:val="%1.%2."/>
      <w:lvlJc w:val="left"/>
      <w:pPr>
        <w:ind w:left="567" w:hanging="360"/>
      </w:pPr>
      <w:rPr>
        <w:rFonts w:hint="default"/>
      </w:rPr>
    </w:lvl>
    <w:lvl w:ilvl="2">
      <w:start w:val="1"/>
      <w:numFmt w:val="decimal"/>
      <w:isLgl/>
      <w:lvlText w:val="%1.%2.%3."/>
      <w:lvlJc w:val="left"/>
      <w:pPr>
        <w:ind w:left="1134" w:hanging="720"/>
      </w:pPr>
      <w:rPr>
        <w:rFonts w:hint="default"/>
      </w:rPr>
    </w:lvl>
    <w:lvl w:ilvl="3">
      <w:start w:val="1"/>
      <w:numFmt w:val="decimal"/>
      <w:isLgl/>
      <w:lvlText w:val="%1.%2.%3.%4."/>
      <w:lvlJc w:val="left"/>
      <w:pPr>
        <w:ind w:left="1341" w:hanging="720"/>
      </w:pPr>
      <w:rPr>
        <w:rFonts w:hint="default"/>
      </w:rPr>
    </w:lvl>
    <w:lvl w:ilvl="4">
      <w:start w:val="1"/>
      <w:numFmt w:val="decimal"/>
      <w:isLgl/>
      <w:lvlText w:val="%1.%2.%3.%4.%5."/>
      <w:lvlJc w:val="left"/>
      <w:pPr>
        <w:ind w:left="1908" w:hanging="1080"/>
      </w:pPr>
      <w:rPr>
        <w:rFonts w:hint="default"/>
      </w:rPr>
    </w:lvl>
    <w:lvl w:ilvl="5">
      <w:start w:val="1"/>
      <w:numFmt w:val="decimal"/>
      <w:isLgl/>
      <w:lvlText w:val="%1.%2.%3.%4.%5.%6."/>
      <w:lvlJc w:val="left"/>
      <w:pPr>
        <w:ind w:left="2115" w:hanging="1080"/>
      </w:pPr>
      <w:rPr>
        <w:rFonts w:hint="default"/>
      </w:rPr>
    </w:lvl>
    <w:lvl w:ilvl="6">
      <w:start w:val="1"/>
      <w:numFmt w:val="decimal"/>
      <w:isLgl/>
      <w:lvlText w:val="%1.%2.%3.%4.%5.%6.%7."/>
      <w:lvlJc w:val="left"/>
      <w:pPr>
        <w:ind w:left="2682" w:hanging="1440"/>
      </w:pPr>
      <w:rPr>
        <w:rFonts w:hint="default"/>
      </w:rPr>
    </w:lvl>
    <w:lvl w:ilvl="7">
      <w:start w:val="1"/>
      <w:numFmt w:val="decimal"/>
      <w:isLgl/>
      <w:lvlText w:val="%1.%2.%3.%4.%5.%6.%7.%8."/>
      <w:lvlJc w:val="left"/>
      <w:pPr>
        <w:ind w:left="2889" w:hanging="1440"/>
      </w:pPr>
      <w:rPr>
        <w:rFonts w:hint="default"/>
      </w:rPr>
    </w:lvl>
    <w:lvl w:ilvl="8">
      <w:start w:val="1"/>
      <w:numFmt w:val="decimal"/>
      <w:isLgl/>
      <w:lvlText w:val="%1.%2.%3.%4.%5.%6.%7.%8.%9."/>
      <w:lvlJc w:val="left"/>
      <w:pPr>
        <w:ind w:left="3456" w:hanging="1800"/>
      </w:pPr>
      <w:rPr>
        <w:rFonts w:hint="default"/>
      </w:rPr>
    </w:lvl>
  </w:abstractNum>
  <w:abstractNum w:abstractNumId="25" w15:restartNumberingAfterBreak="0">
    <w:nsid w:val="53AC4596"/>
    <w:multiLevelType w:val="multilevel"/>
    <w:tmpl w:val="88FEE2E0"/>
    <w:lvl w:ilvl="0">
      <w:start w:val="4"/>
      <w:numFmt w:val="decimal"/>
      <w:lvlText w:val="%1."/>
      <w:lvlJc w:val="left"/>
      <w:pPr>
        <w:ind w:left="510" w:hanging="510"/>
      </w:pPr>
      <w:rPr>
        <w:rFonts w:hint="default"/>
      </w:rPr>
    </w:lvl>
    <w:lvl w:ilvl="1">
      <w:start w:val="2"/>
      <w:numFmt w:val="decimal"/>
      <w:lvlText w:val="%1.%2."/>
      <w:lvlJc w:val="left"/>
      <w:pPr>
        <w:ind w:left="870" w:hanging="51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6" w15:restartNumberingAfterBreak="0">
    <w:nsid w:val="5C277CFA"/>
    <w:multiLevelType w:val="multilevel"/>
    <w:tmpl w:val="02F84E0C"/>
    <w:lvl w:ilvl="0">
      <w:start w:val="4"/>
      <w:numFmt w:val="decimal"/>
      <w:lvlText w:val="%1."/>
      <w:lvlJc w:val="left"/>
      <w:pPr>
        <w:ind w:left="495" w:hanging="495"/>
      </w:pPr>
      <w:rPr>
        <w:rFonts w:hint="default"/>
      </w:rPr>
    </w:lvl>
    <w:lvl w:ilvl="1">
      <w:start w:val="9"/>
      <w:numFmt w:val="decimal"/>
      <w:lvlText w:val="%1.%2."/>
      <w:lvlJc w:val="left"/>
      <w:pPr>
        <w:ind w:left="855" w:hanging="49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7" w15:restartNumberingAfterBreak="0">
    <w:nsid w:val="5EF401FA"/>
    <w:multiLevelType w:val="multilevel"/>
    <w:tmpl w:val="DBE464F6"/>
    <w:lvl w:ilvl="0">
      <w:start w:val="4"/>
      <w:numFmt w:val="decimal"/>
      <w:lvlText w:val="%1."/>
      <w:lvlJc w:val="left"/>
      <w:pPr>
        <w:ind w:left="495" w:hanging="495"/>
      </w:pPr>
      <w:rPr>
        <w:rFonts w:hint="default"/>
      </w:rPr>
    </w:lvl>
    <w:lvl w:ilvl="1">
      <w:start w:val="8"/>
      <w:numFmt w:val="decimal"/>
      <w:lvlText w:val="%1.%2."/>
      <w:lvlJc w:val="left"/>
      <w:pPr>
        <w:ind w:left="855" w:hanging="49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8" w15:restartNumberingAfterBreak="0">
    <w:nsid w:val="5FB1594D"/>
    <w:multiLevelType w:val="multilevel"/>
    <w:tmpl w:val="C73CD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4A7002"/>
    <w:multiLevelType w:val="multilevel"/>
    <w:tmpl w:val="82AEDC5E"/>
    <w:lvl w:ilvl="0">
      <w:start w:val="4"/>
      <w:numFmt w:val="decimal"/>
      <w:lvlText w:val="%1."/>
      <w:lvlJc w:val="left"/>
      <w:pPr>
        <w:ind w:left="495" w:hanging="495"/>
      </w:pPr>
      <w:rPr>
        <w:rFonts w:hint="default"/>
      </w:rPr>
    </w:lvl>
    <w:lvl w:ilvl="1">
      <w:start w:val="6"/>
      <w:numFmt w:val="decimal"/>
      <w:lvlText w:val="%1.%2."/>
      <w:lvlJc w:val="left"/>
      <w:pPr>
        <w:ind w:left="855" w:hanging="49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0" w15:restartNumberingAfterBreak="0">
    <w:nsid w:val="6F085826"/>
    <w:multiLevelType w:val="hybridMultilevel"/>
    <w:tmpl w:val="5C6867B6"/>
    <w:lvl w:ilvl="0" w:tplc="040E000F">
      <w:start w:val="1"/>
      <w:numFmt w:val="decimal"/>
      <w:lvlText w:val="%1."/>
      <w:lvlJc w:val="left"/>
      <w:pPr>
        <w:ind w:left="360" w:hanging="360"/>
      </w:pPr>
    </w:lvl>
    <w:lvl w:ilvl="1" w:tplc="040E0019">
      <w:start w:val="1"/>
      <w:numFmt w:val="lowerLetter"/>
      <w:lvlText w:val="%2."/>
      <w:lvlJc w:val="left"/>
      <w:pPr>
        <w:ind w:left="1080" w:hanging="360"/>
      </w:pPr>
    </w:lvl>
    <w:lvl w:ilvl="2" w:tplc="040E001B" w:tentative="1">
      <w:start w:val="1"/>
      <w:numFmt w:val="lowerRoman"/>
      <w:lvlText w:val="%3."/>
      <w:lvlJc w:val="right"/>
      <w:pPr>
        <w:ind w:left="1800" w:hanging="180"/>
      </w:pPr>
    </w:lvl>
    <w:lvl w:ilvl="3" w:tplc="040E000F" w:tentative="1">
      <w:start w:val="1"/>
      <w:numFmt w:val="decimal"/>
      <w:lvlText w:val="%4."/>
      <w:lvlJc w:val="left"/>
      <w:pPr>
        <w:ind w:left="2520" w:hanging="360"/>
      </w:pPr>
    </w:lvl>
    <w:lvl w:ilvl="4" w:tplc="040E0019" w:tentative="1">
      <w:start w:val="1"/>
      <w:numFmt w:val="lowerLetter"/>
      <w:lvlText w:val="%5."/>
      <w:lvlJc w:val="left"/>
      <w:pPr>
        <w:ind w:left="3240" w:hanging="360"/>
      </w:pPr>
    </w:lvl>
    <w:lvl w:ilvl="5" w:tplc="040E001B" w:tentative="1">
      <w:start w:val="1"/>
      <w:numFmt w:val="lowerRoman"/>
      <w:lvlText w:val="%6."/>
      <w:lvlJc w:val="right"/>
      <w:pPr>
        <w:ind w:left="3960" w:hanging="180"/>
      </w:pPr>
    </w:lvl>
    <w:lvl w:ilvl="6" w:tplc="040E000F" w:tentative="1">
      <w:start w:val="1"/>
      <w:numFmt w:val="decimal"/>
      <w:lvlText w:val="%7."/>
      <w:lvlJc w:val="left"/>
      <w:pPr>
        <w:ind w:left="4680" w:hanging="360"/>
      </w:pPr>
    </w:lvl>
    <w:lvl w:ilvl="7" w:tplc="040E0019" w:tentative="1">
      <w:start w:val="1"/>
      <w:numFmt w:val="lowerLetter"/>
      <w:lvlText w:val="%8."/>
      <w:lvlJc w:val="left"/>
      <w:pPr>
        <w:ind w:left="5400" w:hanging="360"/>
      </w:pPr>
    </w:lvl>
    <w:lvl w:ilvl="8" w:tplc="040E001B" w:tentative="1">
      <w:start w:val="1"/>
      <w:numFmt w:val="lowerRoman"/>
      <w:lvlText w:val="%9."/>
      <w:lvlJc w:val="right"/>
      <w:pPr>
        <w:ind w:left="6120" w:hanging="180"/>
      </w:pPr>
    </w:lvl>
  </w:abstractNum>
  <w:abstractNum w:abstractNumId="31" w15:restartNumberingAfterBreak="0">
    <w:nsid w:val="703318EA"/>
    <w:multiLevelType w:val="multilevel"/>
    <w:tmpl w:val="95042392"/>
    <w:lvl w:ilvl="0">
      <w:start w:val="4"/>
      <w:numFmt w:val="decimal"/>
      <w:lvlText w:val="%1."/>
      <w:lvlJc w:val="left"/>
      <w:pPr>
        <w:ind w:left="510" w:hanging="510"/>
      </w:pPr>
      <w:rPr>
        <w:rFonts w:hint="default"/>
      </w:rPr>
    </w:lvl>
    <w:lvl w:ilvl="1">
      <w:start w:val="5"/>
      <w:numFmt w:val="decimal"/>
      <w:lvlText w:val="%1.%2."/>
      <w:lvlJc w:val="left"/>
      <w:pPr>
        <w:ind w:left="870" w:hanging="51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2" w15:restartNumberingAfterBreak="0">
    <w:nsid w:val="74815B16"/>
    <w:multiLevelType w:val="hybridMultilevel"/>
    <w:tmpl w:val="315879AE"/>
    <w:lvl w:ilvl="0" w:tplc="90DA7162">
      <w:start w:val="1"/>
      <w:numFmt w:val="upperRoman"/>
      <w:lvlText w:val="%1."/>
      <w:lvlJc w:val="right"/>
      <w:pPr>
        <w:ind w:left="1020" w:hanging="360"/>
      </w:pPr>
    </w:lvl>
    <w:lvl w:ilvl="1" w:tplc="2E98CA68">
      <w:start w:val="1"/>
      <w:numFmt w:val="upperRoman"/>
      <w:lvlText w:val="%2."/>
      <w:lvlJc w:val="right"/>
      <w:pPr>
        <w:ind w:left="1020" w:hanging="360"/>
      </w:pPr>
    </w:lvl>
    <w:lvl w:ilvl="2" w:tplc="834A5716">
      <w:start w:val="1"/>
      <w:numFmt w:val="upperRoman"/>
      <w:lvlText w:val="%3."/>
      <w:lvlJc w:val="right"/>
      <w:pPr>
        <w:ind w:left="1020" w:hanging="360"/>
      </w:pPr>
    </w:lvl>
    <w:lvl w:ilvl="3" w:tplc="523C5A36">
      <w:start w:val="1"/>
      <w:numFmt w:val="upperRoman"/>
      <w:lvlText w:val="%4."/>
      <w:lvlJc w:val="right"/>
      <w:pPr>
        <w:ind w:left="1020" w:hanging="360"/>
      </w:pPr>
    </w:lvl>
    <w:lvl w:ilvl="4" w:tplc="64AECBCC">
      <w:start w:val="1"/>
      <w:numFmt w:val="upperRoman"/>
      <w:lvlText w:val="%5."/>
      <w:lvlJc w:val="right"/>
      <w:pPr>
        <w:ind w:left="1020" w:hanging="360"/>
      </w:pPr>
    </w:lvl>
    <w:lvl w:ilvl="5" w:tplc="E96092EE">
      <w:start w:val="1"/>
      <w:numFmt w:val="upperRoman"/>
      <w:lvlText w:val="%6."/>
      <w:lvlJc w:val="right"/>
      <w:pPr>
        <w:ind w:left="1020" w:hanging="360"/>
      </w:pPr>
    </w:lvl>
    <w:lvl w:ilvl="6" w:tplc="3CB2CECE">
      <w:start w:val="1"/>
      <w:numFmt w:val="upperRoman"/>
      <w:lvlText w:val="%7."/>
      <w:lvlJc w:val="right"/>
      <w:pPr>
        <w:ind w:left="1020" w:hanging="360"/>
      </w:pPr>
    </w:lvl>
    <w:lvl w:ilvl="7" w:tplc="5E42A6A0">
      <w:start w:val="1"/>
      <w:numFmt w:val="upperRoman"/>
      <w:lvlText w:val="%8."/>
      <w:lvlJc w:val="right"/>
      <w:pPr>
        <w:ind w:left="1020" w:hanging="360"/>
      </w:pPr>
    </w:lvl>
    <w:lvl w:ilvl="8" w:tplc="FBF6C852">
      <w:start w:val="1"/>
      <w:numFmt w:val="upperRoman"/>
      <w:lvlText w:val="%9."/>
      <w:lvlJc w:val="right"/>
      <w:pPr>
        <w:ind w:left="1020" w:hanging="360"/>
      </w:pPr>
    </w:lvl>
  </w:abstractNum>
  <w:abstractNum w:abstractNumId="33" w15:restartNumberingAfterBreak="0">
    <w:nsid w:val="77B6606F"/>
    <w:multiLevelType w:val="hybridMultilevel"/>
    <w:tmpl w:val="9E34BDCE"/>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4" w15:restartNumberingAfterBreak="0">
    <w:nsid w:val="7F4B3FC8"/>
    <w:multiLevelType w:val="hybridMultilevel"/>
    <w:tmpl w:val="1F626914"/>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num w:numId="1" w16cid:durableId="83695545">
    <w:abstractNumId w:val="19"/>
  </w:num>
  <w:num w:numId="2" w16cid:durableId="1226525058">
    <w:abstractNumId w:val="13"/>
  </w:num>
  <w:num w:numId="3" w16cid:durableId="14118140">
    <w:abstractNumId w:val="0"/>
  </w:num>
  <w:num w:numId="4" w16cid:durableId="1497766703">
    <w:abstractNumId w:val="14"/>
  </w:num>
  <w:num w:numId="5" w16cid:durableId="1685980417">
    <w:abstractNumId w:val="6"/>
  </w:num>
  <w:num w:numId="6" w16cid:durableId="935133608">
    <w:abstractNumId w:val="32"/>
  </w:num>
  <w:num w:numId="7" w16cid:durableId="771828224">
    <w:abstractNumId w:val="16"/>
  </w:num>
  <w:num w:numId="8" w16cid:durableId="1000766843">
    <w:abstractNumId w:val="12"/>
  </w:num>
  <w:num w:numId="9" w16cid:durableId="1587809524">
    <w:abstractNumId w:val="17"/>
  </w:num>
  <w:num w:numId="10" w16cid:durableId="1968733101">
    <w:abstractNumId w:val="7"/>
  </w:num>
  <w:num w:numId="11" w16cid:durableId="847250698">
    <w:abstractNumId w:val="29"/>
  </w:num>
  <w:num w:numId="12" w16cid:durableId="905795390">
    <w:abstractNumId w:val="23"/>
  </w:num>
  <w:num w:numId="13" w16cid:durableId="1927031659">
    <w:abstractNumId w:val="5"/>
  </w:num>
  <w:num w:numId="14" w16cid:durableId="2058896994">
    <w:abstractNumId w:val="25"/>
  </w:num>
  <w:num w:numId="15" w16cid:durableId="1629162881">
    <w:abstractNumId w:val="1"/>
  </w:num>
  <w:num w:numId="16" w16cid:durableId="1392314348">
    <w:abstractNumId w:val="22"/>
  </w:num>
  <w:num w:numId="17" w16cid:durableId="619459988">
    <w:abstractNumId w:val="31"/>
  </w:num>
  <w:num w:numId="18" w16cid:durableId="1924678257">
    <w:abstractNumId w:val="15"/>
  </w:num>
  <w:num w:numId="19" w16cid:durableId="2108646272">
    <w:abstractNumId w:val="27"/>
  </w:num>
  <w:num w:numId="20" w16cid:durableId="1590116800">
    <w:abstractNumId w:val="26"/>
  </w:num>
  <w:num w:numId="21" w16cid:durableId="677075938">
    <w:abstractNumId w:val="11"/>
  </w:num>
  <w:num w:numId="22" w16cid:durableId="1708018810">
    <w:abstractNumId w:val="34"/>
  </w:num>
  <w:num w:numId="23" w16cid:durableId="1909343125">
    <w:abstractNumId w:val="2"/>
  </w:num>
  <w:num w:numId="24" w16cid:durableId="1253667432">
    <w:abstractNumId w:val="33"/>
  </w:num>
  <w:num w:numId="25" w16cid:durableId="1450735685">
    <w:abstractNumId w:val="30"/>
  </w:num>
  <w:num w:numId="26" w16cid:durableId="266428363">
    <w:abstractNumId w:val="18"/>
  </w:num>
  <w:num w:numId="27" w16cid:durableId="909656641">
    <w:abstractNumId w:val="8"/>
  </w:num>
  <w:num w:numId="28" w16cid:durableId="965041296">
    <w:abstractNumId w:val="24"/>
  </w:num>
  <w:num w:numId="29" w16cid:durableId="362176331">
    <w:abstractNumId w:val="3"/>
  </w:num>
  <w:num w:numId="30" w16cid:durableId="995109360">
    <w:abstractNumId w:val="4"/>
  </w:num>
  <w:num w:numId="31" w16cid:durableId="2030713154">
    <w:abstractNumId w:val="28"/>
  </w:num>
  <w:num w:numId="32" w16cid:durableId="1552576153">
    <w:abstractNumId w:val="20"/>
  </w:num>
  <w:num w:numId="33" w16cid:durableId="530263327">
    <w:abstractNumId w:val="21"/>
  </w:num>
  <w:num w:numId="34" w16cid:durableId="92870300">
    <w:abstractNumId w:val="9"/>
  </w:num>
  <w:num w:numId="35" w16cid:durableId="986936092">
    <w:abstractNumId w:val="10"/>
  </w:num>
  <w:numIdMacAtCleanup w:val="3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iró Szabolcs">
    <w15:presenceInfo w15:providerId="AD" w15:userId="S::birosz@mvmi.hu::1c1388df-94f1-4203-a932-ad94872251aa"/>
  </w15:person>
  <w15:person w15:author="Kasza-Nyesev Zsuzsanna Dr.">
    <w15:presenceInfo w15:providerId="AD" w15:userId="S::nyesevzs@mvmi.hu::9c036e73-f30f-44cc-aa08-950fa144119c"/>
  </w15:person>
  <w15:person w15:author="Bozár Anita">
    <w15:presenceInfo w15:providerId="AD" w15:userId="S::bozara@mvmi.hu::589cc643-b7dd-4caa-bebf-f487183cf46c"/>
  </w15:person>
  <w15:person w15:author="Horváth István">
    <w15:presenceInfo w15:providerId="AD" w15:userId="S::horvath.istvan1@mvm.hu::2b0afb82-d49d-4875-9337-5be0f6f23f45"/>
  </w15:person>
  <w15:person w15:author="dr. Kárpáti Zsuzsa">
    <w15:presenceInfo w15:providerId="AD" w15:userId="S::karpatizs@mvmi.hu::6657b0fa-7316-4883-be22-aec856f22a25"/>
  </w15:person>
  <w15:person w15:author="Tumpek Judit">
    <w15:presenceInfo w15:providerId="AD" w15:userId="S::tumpekj@mvmi.hu::f28a672a-0dda-431f-bee9-1c251719f9c8"/>
  </w15:person>
  <w15:person w15:author="Miklós Nándor">
    <w15:presenceInfo w15:providerId="AD" w15:userId="S::miklosn@sonrisa.hu::4e1fa8c8-bd74-44d7-a08f-f8b23774a538"/>
  </w15:person>
  <w15:person w15:author="Dr. Nemes Margit">
    <w15:presenceInfo w15:providerId="AD" w15:userId="S::nemesm@mvmi.hu::90c05cf0-b7ea-44d2-83c5-b68077da5675"/>
  </w15:person>
  <w15:person w15:author="Géczi János">
    <w15:presenceInfo w15:providerId="AD" w15:userId="S::gjanos@mvmi.hu::cdd10c6a-f73f-4ea6-b93b-f9d8a5735616"/>
  </w15:person>
  <w15:person w15:author="Lajtai-Vörös Tünde Dr.">
    <w15:presenceInfo w15:providerId="AD" w15:userId="S-1-5-21-287204615-927183134-2597165572-156672"/>
  </w15:person>
  <w15:person w15:author="dr Nyesev Zsuzsanna">
    <w15:presenceInfo w15:providerId="None" w15:userId="dr Nyesev Zsuzsann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hideSpellingErrors/>
  <w:hideGrammaticalErrors/>
  <w:trackRevisions/>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397F"/>
    <w:rsid w:val="00000911"/>
    <w:rsid w:val="00010347"/>
    <w:rsid w:val="000138A2"/>
    <w:rsid w:val="000234C9"/>
    <w:rsid w:val="0002794D"/>
    <w:rsid w:val="00035816"/>
    <w:rsid w:val="000402D1"/>
    <w:rsid w:val="00045486"/>
    <w:rsid w:val="00051218"/>
    <w:rsid w:val="0005664A"/>
    <w:rsid w:val="00060326"/>
    <w:rsid w:val="000820BD"/>
    <w:rsid w:val="00082591"/>
    <w:rsid w:val="0008469E"/>
    <w:rsid w:val="00085F0A"/>
    <w:rsid w:val="00086F98"/>
    <w:rsid w:val="000871EA"/>
    <w:rsid w:val="00087227"/>
    <w:rsid w:val="000A1894"/>
    <w:rsid w:val="000A4AA9"/>
    <w:rsid w:val="000A4B3A"/>
    <w:rsid w:val="000C0BC9"/>
    <w:rsid w:val="000D5536"/>
    <w:rsid w:val="000E4B56"/>
    <w:rsid w:val="000F2510"/>
    <w:rsid w:val="0010688B"/>
    <w:rsid w:val="00111C73"/>
    <w:rsid w:val="00114B4B"/>
    <w:rsid w:val="00131CB1"/>
    <w:rsid w:val="001432C7"/>
    <w:rsid w:val="0014577D"/>
    <w:rsid w:val="0014587F"/>
    <w:rsid w:val="00146D3F"/>
    <w:rsid w:val="00152B2A"/>
    <w:rsid w:val="001531EB"/>
    <w:rsid w:val="00166A50"/>
    <w:rsid w:val="00175964"/>
    <w:rsid w:val="001779A5"/>
    <w:rsid w:val="0018058F"/>
    <w:rsid w:val="001A77F4"/>
    <w:rsid w:val="001B4CA5"/>
    <w:rsid w:val="001B71EB"/>
    <w:rsid w:val="001B7500"/>
    <w:rsid w:val="001C033D"/>
    <w:rsid w:val="001E2A32"/>
    <w:rsid w:val="001F159A"/>
    <w:rsid w:val="001F5B0D"/>
    <w:rsid w:val="002112D3"/>
    <w:rsid w:val="00211928"/>
    <w:rsid w:val="0021254E"/>
    <w:rsid w:val="00216A6D"/>
    <w:rsid w:val="0023754D"/>
    <w:rsid w:val="00237878"/>
    <w:rsid w:val="00245FDF"/>
    <w:rsid w:val="00260785"/>
    <w:rsid w:val="002704FE"/>
    <w:rsid w:val="0027212C"/>
    <w:rsid w:val="00284BFE"/>
    <w:rsid w:val="00286EC5"/>
    <w:rsid w:val="002A2D02"/>
    <w:rsid w:val="002A78D6"/>
    <w:rsid w:val="002B2F72"/>
    <w:rsid w:val="002B6B77"/>
    <w:rsid w:val="002C286D"/>
    <w:rsid w:val="002C2F38"/>
    <w:rsid w:val="002C6CA2"/>
    <w:rsid w:val="002D2286"/>
    <w:rsid w:val="002E120C"/>
    <w:rsid w:val="002E7E34"/>
    <w:rsid w:val="002F1890"/>
    <w:rsid w:val="002F4781"/>
    <w:rsid w:val="00300947"/>
    <w:rsid w:val="0030397F"/>
    <w:rsid w:val="00310260"/>
    <w:rsid w:val="0032291E"/>
    <w:rsid w:val="00325EFC"/>
    <w:rsid w:val="00333CC1"/>
    <w:rsid w:val="0034318E"/>
    <w:rsid w:val="003477C4"/>
    <w:rsid w:val="00361F88"/>
    <w:rsid w:val="00382A71"/>
    <w:rsid w:val="00385851"/>
    <w:rsid w:val="003875D8"/>
    <w:rsid w:val="003A74EE"/>
    <w:rsid w:val="003B091C"/>
    <w:rsid w:val="003C3563"/>
    <w:rsid w:val="003D5832"/>
    <w:rsid w:val="003E69B1"/>
    <w:rsid w:val="003E70EE"/>
    <w:rsid w:val="0041165F"/>
    <w:rsid w:val="00415500"/>
    <w:rsid w:val="004221D6"/>
    <w:rsid w:val="00431C72"/>
    <w:rsid w:val="00432C2C"/>
    <w:rsid w:val="00444F6D"/>
    <w:rsid w:val="0044644F"/>
    <w:rsid w:val="004709BD"/>
    <w:rsid w:val="00475648"/>
    <w:rsid w:val="00481BBD"/>
    <w:rsid w:val="00486B46"/>
    <w:rsid w:val="004A1622"/>
    <w:rsid w:val="004A1D61"/>
    <w:rsid w:val="004A5803"/>
    <w:rsid w:val="004A6A1B"/>
    <w:rsid w:val="004B0333"/>
    <w:rsid w:val="004B7B55"/>
    <w:rsid w:val="004C3288"/>
    <w:rsid w:val="004C4342"/>
    <w:rsid w:val="004F6C2F"/>
    <w:rsid w:val="0051360B"/>
    <w:rsid w:val="0053005F"/>
    <w:rsid w:val="00535E23"/>
    <w:rsid w:val="00541574"/>
    <w:rsid w:val="00544786"/>
    <w:rsid w:val="0054555A"/>
    <w:rsid w:val="00546B60"/>
    <w:rsid w:val="00551CAD"/>
    <w:rsid w:val="00562FEE"/>
    <w:rsid w:val="0057162B"/>
    <w:rsid w:val="00572A1D"/>
    <w:rsid w:val="00573473"/>
    <w:rsid w:val="00580856"/>
    <w:rsid w:val="00583C8C"/>
    <w:rsid w:val="00584676"/>
    <w:rsid w:val="00590144"/>
    <w:rsid w:val="005A1B02"/>
    <w:rsid w:val="005C1A9B"/>
    <w:rsid w:val="005C67B2"/>
    <w:rsid w:val="005D3EB8"/>
    <w:rsid w:val="006048A6"/>
    <w:rsid w:val="00611801"/>
    <w:rsid w:val="00612793"/>
    <w:rsid w:val="0062653E"/>
    <w:rsid w:val="00630DD5"/>
    <w:rsid w:val="00632CCD"/>
    <w:rsid w:val="00636644"/>
    <w:rsid w:val="0064090D"/>
    <w:rsid w:val="0064362F"/>
    <w:rsid w:val="00645364"/>
    <w:rsid w:val="00651176"/>
    <w:rsid w:val="00663B35"/>
    <w:rsid w:val="00664B26"/>
    <w:rsid w:val="006700CF"/>
    <w:rsid w:val="00680621"/>
    <w:rsid w:val="0068612C"/>
    <w:rsid w:val="00694B53"/>
    <w:rsid w:val="006A32E1"/>
    <w:rsid w:val="006A5397"/>
    <w:rsid w:val="006A7752"/>
    <w:rsid w:val="006B6FFF"/>
    <w:rsid w:val="006C050C"/>
    <w:rsid w:val="006C0D97"/>
    <w:rsid w:val="006C7DCF"/>
    <w:rsid w:val="006D2645"/>
    <w:rsid w:val="006D3CA8"/>
    <w:rsid w:val="006D4AC6"/>
    <w:rsid w:val="006E3402"/>
    <w:rsid w:val="006E554E"/>
    <w:rsid w:val="007174EE"/>
    <w:rsid w:val="00720319"/>
    <w:rsid w:val="00720B14"/>
    <w:rsid w:val="00730200"/>
    <w:rsid w:val="007359B1"/>
    <w:rsid w:val="0073717B"/>
    <w:rsid w:val="0074085B"/>
    <w:rsid w:val="00751A5A"/>
    <w:rsid w:val="00752BFA"/>
    <w:rsid w:val="00767614"/>
    <w:rsid w:val="00770E43"/>
    <w:rsid w:val="007803DF"/>
    <w:rsid w:val="00785E3D"/>
    <w:rsid w:val="0079441A"/>
    <w:rsid w:val="00794ACC"/>
    <w:rsid w:val="007963D7"/>
    <w:rsid w:val="00796E19"/>
    <w:rsid w:val="007A39E0"/>
    <w:rsid w:val="007A7963"/>
    <w:rsid w:val="007B6F05"/>
    <w:rsid w:val="007D139E"/>
    <w:rsid w:val="007E3D5A"/>
    <w:rsid w:val="007E7D1D"/>
    <w:rsid w:val="007F0350"/>
    <w:rsid w:val="007F3682"/>
    <w:rsid w:val="00816EDE"/>
    <w:rsid w:val="00823163"/>
    <w:rsid w:val="0083038A"/>
    <w:rsid w:val="008318F2"/>
    <w:rsid w:val="00844AFD"/>
    <w:rsid w:val="00847CE3"/>
    <w:rsid w:val="00854DE0"/>
    <w:rsid w:val="00860EF9"/>
    <w:rsid w:val="00861467"/>
    <w:rsid w:val="00880DAC"/>
    <w:rsid w:val="0088546D"/>
    <w:rsid w:val="008867A7"/>
    <w:rsid w:val="00893513"/>
    <w:rsid w:val="00893531"/>
    <w:rsid w:val="008C25E3"/>
    <w:rsid w:val="008C71BD"/>
    <w:rsid w:val="008E5124"/>
    <w:rsid w:val="008F0E27"/>
    <w:rsid w:val="008F582E"/>
    <w:rsid w:val="00903C67"/>
    <w:rsid w:val="00906761"/>
    <w:rsid w:val="00917D9F"/>
    <w:rsid w:val="009242F8"/>
    <w:rsid w:val="00943D6D"/>
    <w:rsid w:val="00954463"/>
    <w:rsid w:val="00964EB7"/>
    <w:rsid w:val="009658D3"/>
    <w:rsid w:val="0097357D"/>
    <w:rsid w:val="00982687"/>
    <w:rsid w:val="009866D7"/>
    <w:rsid w:val="009A1CCC"/>
    <w:rsid w:val="009A5DB6"/>
    <w:rsid w:val="009B31AA"/>
    <w:rsid w:val="009C1005"/>
    <w:rsid w:val="009C307F"/>
    <w:rsid w:val="009C45DB"/>
    <w:rsid w:val="009E1A9A"/>
    <w:rsid w:val="009F0697"/>
    <w:rsid w:val="00A118A3"/>
    <w:rsid w:val="00A1730A"/>
    <w:rsid w:val="00A219E8"/>
    <w:rsid w:val="00A40FEC"/>
    <w:rsid w:val="00A50459"/>
    <w:rsid w:val="00A60D6C"/>
    <w:rsid w:val="00A633C7"/>
    <w:rsid w:val="00A7370E"/>
    <w:rsid w:val="00A85256"/>
    <w:rsid w:val="00A85654"/>
    <w:rsid w:val="00A85D90"/>
    <w:rsid w:val="00A97309"/>
    <w:rsid w:val="00AA35F2"/>
    <w:rsid w:val="00AB1A7E"/>
    <w:rsid w:val="00AB225C"/>
    <w:rsid w:val="00AB26BF"/>
    <w:rsid w:val="00AC7A99"/>
    <w:rsid w:val="00AD2E6F"/>
    <w:rsid w:val="00AF117B"/>
    <w:rsid w:val="00AF544E"/>
    <w:rsid w:val="00B12935"/>
    <w:rsid w:val="00B138EA"/>
    <w:rsid w:val="00B25FC0"/>
    <w:rsid w:val="00B36FFC"/>
    <w:rsid w:val="00B424B5"/>
    <w:rsid w:val="00B46B26"/>
    <w:rsid w:val="00B50849"/>
    <w:rsid w:val="00B63451"/>
    <w:rsid w:val="00B638AE"/>
    <w:rsid w:val="00B729FF"/>
    <w:rsid w:val="00B94814"/>
    <w:rsid w:val="00B95E65"/>
    <w:rsid w:val="00BB3C48"/>
    <w:rsid w:val="00BB434E"/>
    <w:rsid w:val="00BC48FE"/>
    <w:rsid w:val="00BF6BE4"/>
    <w:rsid w:val="00C0528B"/>
    <w:rsid w:val="00C17978"/>
    <w:rsid w:val="00C30930"/>
    <w:rsid w:val="00C32561"/>
    <w:rsid w:val="00C341EF"/>
    <w:rsid w:val="00C45DEB"/>
    <w:rsid w:val="00C51F62"/>
    <w:rsid w:val="00C65347"/>
    <w:rsid w:val="00C76EC8"/>
    <w:rsid w:val="00C81484"/>
    <w:rsid w:val="00C97494"/>
    <w:rsid w:val="00C97D4A"/>
    <w:rsid w:val="00CA1752"/>
    <w:rsid w:val="00CA53D8"/>
    <w:rsid w:val="00CB05B8"/>
    <w:rsid w:val="00CB4FC5"/>
    <w:rsid w:val="00CB7601"/>
    <w:rsid w:val="00CC3767"/>
    <w:rsid w:val="00CC6595"/>
    <w:rsid w:val="00CD131B"/>
    <w:rsid w:val="00CD32B4"/>
    <w:rsid w:val="00CD5E4A"/>
    <w:rsid w:val="00CD7B10"/>
    <w:rsid w:val="00CE1CC6"/>
    <w:rsid w:val="00CF04C7"/>
    <w:rsid w:val="00CF6063"/>
    <w:rsid w:val="00D0119C"/>
    <w:rsid w:val="00D0153A"/>
    <w:rsid w:val="00D03D5C"/>
    <w:rsid w:val="00D12607"/>
    <w:rsid w:val="00D129A9"/>
    <w:rsid w:val="00D56F0D"/>
    <w:rsid w:val="00D630AC"/>
    <w:rsid w:val="00D720D0"/>
    <w:rsid w:val="00D7241F"/>
    <w:rsid w:val="00D746CE"/>
    <w:rsid w:val="00D82221"/>
    <w:rsid w:val="00D86C45"/>
    <w:rsid w:val="00DB35D6"/>
    <w:rsid w:val="00DB5D6D"/>
    <w:rsid w:val="00DC1E9E"/>
    <w:rsid w:val="00DC4F72"/>
    <w:rsid w:val="00DD2C08"/>
    <w:rsid w:val="00DE26DD"/>
    <w:rsid w:val="00DE69D0"/>
    <w:rsid w:val="00DF5659"/>
    <w:rsid w:val="00DF6EC7"/>
    <w:rsid w:val="00E03DF8"/>
    <w:rsid w:val="00E05D62"/>
    <w:rsid w:val="00E13332"/>
    <w:rsid w:val="00E1542D"/>
    <w:rsid w:val="00E20B10"/>
    <w:rsid w:val="00E2199C"/>
    <w:rsid w:val="00E25355"/>
    <w:rsid w:val="00E257C9"/>
    <w:rsid w:val="00E26398"/>
    <w:rsid w:val="00E30477"/>
    <w:rsid w:val="00E32CB7"/>
    <w:rsid w:val="00E513F9"/>
    <w:rsid w:val="00E535B1"/>
    <w:rsid w:val="00E617B2"/>
    <w:rsid w:val="00E6336B"/>
    <w:rsid w:val="00E712CC"/>
    <w:rsid w:val="00E73D8C"/>
    <w:rsid w:val="00E76AE8"/>
    <w:rsid w:val="00E80B88"/>
    <w:rsid w:val="00E80D21"/>
    <w:rsid w:val="00E93412"/>
    <w:rsid w:val="00EA7023"/>
    <w:rsid w:val="00EC2244"/>
    <w:rsid w:val="00EC25EA"/>
    <w:rsid w:val="00EC5266"/>
    <w:rsid w:val="00EC549E"/>
    <w:rsid w:val="00EC6525"/>
    <w:rsid w:val="00ED03F8"/>
    <w:rsid w:val="00ED7130"/>
    <w:rsid w:val="00EE4B63"/>
    <w:rsid w:val="00F03AEE"/>
    <w:rsid w:val="00F04BC9"/>
    <w:rsid w:val="00F1615A"/>
    <w:rsid w:val="00F16F4A"/>
    <w:rsid w:val="00F206EF"/>
    <w:rsid w:val="00F379A3"/>
    <w:rsid w:val="00F44FF8"/>
    <w:rsid w:val="00F52DF7"/>
    <w:rsid w:val="00F66A94"/>
    <w:rsid w:val="00F80E6F"/>
    <w:rsid w:val="00F91FBD"/>
    <w:rsid w:val="00F93700"/>
    <w:rsid w:val="00FA1F11"/>
    <w:rsid w:val="00FA1F70"/>
    <w:rsid w:val="00FB253A"/>
    <w:rsid w:val="00FD207F"/>
    <w:rsid w:val="00FD5EAA"/>
    <w:rsid w:val="00FF28D8"/>
    <w:rsid w:val="00FF660F"/>
    <w:rsid w:val="4C134002"/>
  </w:rsids>
  <m:mathPr>
    <m:mathFont m:val="Cambria Math"/>
    <m:brkBin m:val="before"/>
    <m:brkBinSub m:val="--"/>
    <m:smallFrac m:val="0"/>
    <m:dispDef/>
    <m:lMargin m:val="0"/>
    <m:rMargin m:val="0"/>
    <m:defJc m:val="centerGroup"/>
    <m:wrapIndent m:val="1440"/>
    <m:intLim m:val="subSup"/>
    <m:naryLim m:val="undOvr"/>
  </m:mathPr>
  <w:themeFontLang w:val="hu-H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007BD1"/>
  <w15:chartTrackingRefBased/>
  <w15:docId w15:val="{D8D9B0BC-EB92-4C7B-8694-D181770183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hu-H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qFormat="1"/>
    <w:lsdException w:name="List Bullet 3" w:semiHidden="1" w:uiPriority="0" w:unhideWhenUsed="1" w:qFormat="1"/>
    <w:lsdException w:name="List Bullet 4" w:semiHidden="1" w:uiPriority="19" w:unhideWhenUsed="1"/>
    <w:lsdException w:name="List Bullet 5" w:semiHidden="1" w:uiPriority="0"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iPriority="0"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397F"/>
    <w:pPr>
      <w:spacing w:after="200" w:line="276" w:lineRule="auto"/>
    </w:pPr>
    <w:rPr>
      <w:rFonts w:ascii="Calibri" w:eastAsia="Calibri" w:hAnsi="Calibri" w:cs="Times New Roman"/>
      <w:kern w:val="0"/>
      <w14:ligatures w14:val="none"/>
    </w:rPr>
  </w:style>
  <w:style w:type="paragraph" w:styleId="Heading1">
    <w:name w:val="heading 1"/>
    <w:basedOn w:val="Normal"/>
    <w:next w:val="Normal"/>
    <w:link w:val="Heading1Char"/>
    <w:uiPriority w:val="9"/>
    <w:qFormat/>
    <w:rsid w:val="00D8222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D8222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30397F"/>
    <w:pPr>
      <w:keepNext/>
      <w:spacing w:before="240" w:after="60"/>
      <w:outlineLvl w:val="2"/>
    </w:pPr>
    <w:rPr>
      <w:rFonts w:ascii="Cambria" w:eastAsia="Times New Roman" w:hAnsi="Cambria"/>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semiHidden/>
    <w:rsid w:val="0030397F"/>
    <w:rPr>
      <w:rFonts w:ascii="Cambria" w:eastAsia="Times New Roman" w:hAnsi="Cambria" w:cs="Times New Roman"/>
      <w:b/>
      <w:bCs/>
      <w:kern w:val="0"/>
      <w:sz w:val="26"/>
      <w:szCs w:val="26"/>
      <w14:ligatures w14:val="none"/>
    </w:rPr>
  </w:style>
  <w:style w:type="paragraph" w:customStyle="1" w:styleId="bekezdsbajusz">
    <w:name w:val="bekezdés bajusz"/>
    <w:basedOn w:val="Normal"/>
    <w:rsid w:val="0030397F"/>
    <w:pPr>
      <w:numPr>
        <w:numId w:val="2"/>
      </w:numPr>
      <w:spacing w:before="120" w:after="120" w:line="240" w:lineRule="auto"/>
      <w:jc w:val="both"/>
    </w:pPr>
    <w:rPr>
      <w:rFonts w:ascii="Times New Roman" w:eastAsia="Times New Roman" w:hAnsi="Times New Roman"/>
      <w:sz w:val="24"/>
      <w:szCs w:val="20"/>
      <w:lang w:val="x-none" w:eastAsia="x-none"/>
    </w:rPr>
  </w:style>
  <w:style w:type="character" w:styleId="CommentReference">
    <w:name w:val="annotation reference"/>
    <w:uiPriority w:val="99"/>
    <w:rsid w:val="0030397F"/>
    <w:rPr>
      <w:sz w:val="16"/>
      <w:szCs w:val="16"/>
    </w:rPr>
  </w:style>
  <w:style w:type="paragraph" w:styleId="CommentText">
    <w:name w:val="annotation text"/>
    <w:basedOn w:val="Normal"/>
    <w:link w:val="CommentTextChar"/>
    <w:uiPriority w:val="99"/>
    <w:rsid w:val="0030397F"/>
    <w:pPr>
      <w:spacing w:before="120" w:after="120" w:line="240" w:lineRule="auto"/>
      <w:jc w:val="both"/>
    </w:pPr>
    <w:rPr>
      <w:rFonts w:ascii="Times New Roman" w:eastAsia="Times New Roman" w:hAnsi="Times New Roman"/>
      <w:sz w:val="20"/>
      <w:szCs w:val="20"/>
      <w:lang w:val="x-none" w:eastAsia="hu-HU"/>
    </w:rPr>
  </w:style>
  <w:style w:type="character" w:customStyle="1" w:styleId="CommentTextChar">
    <w:name w:val="Comment Text Char"/>
    <w:basedOn w:val="DefaultParagraphFont"/>
    <w:link w:val="CommentText"/>
    <w:uiPriority w:val="99"/>
    <w:rsid w:val="0030397F"/>
    <w:rPr>
      <w:rFonts w:ascii="Times New Roman" w:eastAsia="Times New Roman" w:hAnsi="Times New Roman" w:cs="Times New Roman"/>
      <w:kern w:val="0"/>
      <w:sz w:val="20"/>
      <w:szCs w:val="20"/>
      <w:lang w:val="x-none" w:eastAsia="hu-HU"/>
      <w14:ligatures w14:val="none"/>
    </w:rPr>
  </w:style>
  <w:style w:type="paragraph" w:customStyle="1" w:styleId="bekezds">
    <w:name w:val="bekezdés"/>
    <w:basedOn w:val="Normal"/>
    <w:link w:val="bekezdsChar"/>
    <w:uiPriority w:val="99"/>
    <w:rsid w:val="0030397F"/>
    <w:pPr>
      <w:spacing w:before="120" w:after="120" w:line="240" w:lineRule="auto"/>
      <w:ind w:left="851"/>
      <w:jc w:val="both"/>
    </w:pPr>
    <w:rPr>
      <w:rFonts w:ascii="Times New Roman" w:hAnsi="Times New Roman"/>
      <w:sz w:val="24"/>
      <w:szCs w:val="24"/>
      <w:lang w:val="x-none" w:eastAsia="hu-HU"/>
    </w:rPr>
  </w:style>
  <w:style w:type="character" w:customStyle="1" w:styleId="bekezdsChar">
    <w:name w:val="bekezdés Char"/>
    <w:link w:val="bekezds"/>
    <w:uiPriority w:val="99"/>
    <w:locked/>
    <w:rsid w:val="0030397F"/>
    <w:rPr>
      <w:rFonts w:ascii="Times New Roman" w:eastAsia="Calibri" w:hAnsi="Times New Roman" w:cs="Times New Roman"/>
      <w:kern w:val="0"/>
      <w:sz w:val="24"/>
      <w:szCs w:val="24"/>
      <w:lang w:val="x-none" w:eastAsia="hu-HU"/>
      <w14:ligatures w14:val="none"/>
    </w:rPr>
  </w:style>
  <w:style w:type="character" w:styleId="Hyperlink">
    <w:name w:val="Hyperlink"/>
    <w:uiPriority w:val="99"/>
    <w:rsid w:val="0030397F"/>
    <w:rPr>
      <w:rFonts w:cs="Times New Roman"/>
      <w:color w:val="0000FF"/>
      <w:u w:val="single"/>
    </w:rPr>
  </w:style>
  <w:style w:type="paragraph" w:styleId="ListParagraph">
    <w:name w:val="List Paragraph"/>
    <w:aliases w:val="List Bullet,Welt L,Bullet_1,Számozott lista 1,Lista1,lista_2,Színes lista – 1. jelölőszín1,ECM felsorolás,Listaszerű bekezdés 1. szint,Bullet Number,Odstavec,Eszeri felsorolás,List Paragraph à moi,Listaszerű bekezdés3"/>
    <w:basedOn w:val="Normal"/>
    <w:link w:val="ListParagraphChar"/>
    <w:uiPriority w:val="34"/>
    <w:qFormat/>
    <w:rsid w:val="0030397F"/>
    <w:pPr>
      <w:ind w:left="720"/>
      <w:contextualSpacing/>
    </w:pPr>
  </w:style>
  <w:style w:type="paragraph" w:styleId="Signature">
    <w:name w:val="Signature"/>
    <w:basedOn w:val="Normal"/>
    <w:link w:val="SignatureChar"/>
    <w:rsid w:val="0030397F"/>
    <w:pPr>
      <w:tabs>
        <w:tab w:val="center" w:pos="1418"/>
        <w:tab w:val="center" w:pos="3686"/>
        <w:tab w:val="center" w:pos="6521"/>
      </w:tabs>
      <w:spacing w:before="1800" w:after="0" w:line="240" w:lineRule="auto"/>
      <w:jc w:val="both"/>
    </w:pPr>
    <w:rPr>
      <w:rFonts w:ascii="Times New Roman" w:eastAsia="Times New Roman" w:hAnsi="Times New Roman"/>
      <w:sz w:val="24"/>
      <w:szCs w:val="20"/>
      <w:lang w:eastAsia="hu-HU"/>
    </w:rPr>
  </w:style>
  <w:style w:type="character" w:customStyle="1" w:styleId="SignatureChar">
    <w:name w:val="Signature Char"/>
    <w:basedOn w:val="DefaultParagraphFont"/>
    <w:link w:val="Signature"/>
    <w:rsid w:val="0030397F"/>
    <w:rPr>
      <w:rFonts w:ascii="Times New Roman" w:eastAsia="Times New Roman" w:hAnsi="Times New Roman" w:cs="Times New Roman"/>
      <w:kern w:val="0"/>
      <w:sz w:val="24"/>
      <w:szCs w:val="20"/>
      <w:lang w:eastAsia="hu-HU"/>
      <w14:ligatures w14:val="none"/>
    </w:rPr>
  </w:style>
  <w:style w:type="table" w:styleId="TableGrid">
    <w:name w:val="Table Grid"/>
    <w:basedOn w:val="TableNormal"/>
    <w:uiPriority w:val="39"/>
    <w:rsid w:val="0030397F"/>
    <w:pPr>
      <w:spacing w:after="0" w:line="240" w:lineRule="auto"/>
    </w:pPr>
    <w:rPr>
      <w:rFonts w:ascii="Calibri" w:eastAsia="Calibri" w:hAnsi="Calibri" w:cs="Times New Roman"/>
      <w:kern w:val="0"/>
      <w:sz w:val="20"/>
      <w:szCs w:val="20"/>
      <w:lang w:eastAsia="hu-H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30397F"/>
    <w:pPr>
      <w:spacing w:before="100" w:beforeAutospacing="1" w:after="100" w:afterAutospacing="1" w:line="240" w:lineRule="auto"/>
    </w:pPr>
    <w:rPr>
      <w:rFonts w:ascii="Times New Roman" w:eastAsia="Times New Roman" w:hAnsi="Times New Roman"/>
      <w:sz w:val="24"/>
      <w:szCs w:val="24"/>
      <w:lang w:eastAsia="hu-HU"/>
    </w:rPr>
  </w:style>
  <w:style w:type="paragraph" w:customStyle="1" w:styleId="ListParagraph1">
    <w:name w:val="List Paragraph1"/>
    <w:basedOn w:val="Normal"/>
    <w:uiPriority w:val="34"/>
    <w:qFormat/>
    <w:rsid w:val="0030397F"/>
    <w:pPr>
      <w:suppressAutoHyphens/>
      <w:spacing w:after="0" w:line="240" w:lineRule="auto"/>
      <w:ind w:left="720"/>
      <w:contextualSpacing/>
    </w:pPr>
    <w:rPr>
      <w:rFonts w:ascii="Times New Roman" w:eastAsia="Times New Roman" w:hAnsi="Times New Roman"/>
      <w:sz w:val="24"/>
      <w:szCs w:val="20"/>
      <w:lang w:val="en-GB" w:eastAsia="ar-SA"/>
    </w:rPr>
  </w:style>
  <w:style w:type="character" w:customStyle="1" w:styleId="ListParagraphChar">
    <w:name w:val="List Paragraph Char"/>
    <w:aliases w:val="List Bullet Char,Welt L Char,Bullet_1 Char,Számozott lista 1 Char,Lista1 Char,lista_2 Char,Színes lista – 1. jelölőszín1 Char,ECM felsorolás Char,Listaszerű bekezdés 1. szint Char,Bullet Number Char,Odstavec Char"/>
    <w:link w:val="ListParagraph"/>
    <w:uiPriority w:val="34"/>
    <w:qFormat/>
    <w:rsid w:val="0030397F"/>
    <w:rPr>
      <w:rFonts w:ascii="Calibri" w:eastAsia="Calibri" w:hAnsi="Calibri" w:cs="Times New Roman"/>
      <w:kern w:val="0"/>
      <w14:ligatures w14:val="none"/>
    </w:rPr>
  </w:style>
  <w:style w:type="character" w:customStyle="1" w:styleId="cf01">
    <w:name w:val="cf01"/>
    <w:basedOn w:val="DefaultParagraphFont"/>
    <w:rsid w:val="0030397F"/>
    <w:rPr>
      <w:rFonts w:ascii="Segoe UI" w:hAnsi="Segoe UI" w:cs="Segoe UI" w:hint="default"/>
      <w:sz w:val="18"/>
      <w:szCs w:val="18"/>
    </w:rPr>
  </w:style>
  <w:style w:type="paragraph" w:styleId="CommentSubject">
    <w:name w:val="annotation subject"/>
    <w:basedOn w:val="CommentText"/>
    <w:next w:val="CommentText"/>
    <w:link w:val="CommentSubjectChar"/>
    <w:uiPriority w:val="99"/>
    <w:semiHidden/>
    <w:unhideWhenUsed/>
    <w:rsid w:val="000234C9"/>
    <w:pPr>
      <w:spacing w:before="0" w:after="200"/>
      <w:jc w:val="left"/>
    </w:pPr>
    <w:rPr>
      <w:rFonts w:ascii="Calibri" w:eastAsia="Calibri" w:hAnsi="Calibri"/>
      <w:b/>
      <w:bCs/>
      <w:lang w:val="hu-HU" w:eastAsia="en-US"/>
    </w:rPr>
  </w:style>
  <w:style w:type="character" w:customStyle="1" w:styleId="CommentSubjectChar">
    <w:name w:val="Comment Subject Char"/>
    <w:basedOn w:val="CommentTextChar"/>
    <w:link w:val="CommentSubject"/>
    <w:uiPriority w:val="99"/>
    <w:semiHidden/>
    <w:rsid w:val="000234C9"/>
    <w:rPr>
      <w:rFonts w:ascii="Calibri" w:eastAsia="Calibri" w:hAnsi="Calibri" w:cs="Times New Roman"/>
      <w:b/>
      <w:bCs/>
      <w:kern w:val="0"/>
      <w:sz w:val="20"/>
      <w:szCs w:val="20"/>
      <w:lang w:val="x-none" w:eastAsia="hu-HU"/>
      <w14:ligatures w14:val="none"/>
    </w:rPr>
  </w:style>
  <w:style w:type="paragraph" w:styleId="Header">
    <w:name w:val="header"/>
    <w:basedOn w:val="Normal"/>
    <w:link w:val="HeaderChar"/>
    <w:uiPriority w:val="99"/>
    <w:unhideWhenUsed/>
    <w:rsid w:val="002B2F72"/>
    <w:pPr>
      <w:tabs>
        <w:tab w:val="center" w:pos="4536"/>
        <w:tab w:val="right" w:pos="9072"/>
      </w:tabs>
      <w:spacing w:after="0" w:line="240" w:lineRule="auto"/>
    </w:pPr>
  </w:style>
  <w:style w:type="character" w:customStyle="1" w:styleId="HeaderChar">
    <w:name w:val="Header Char"/>
    <w:basedOn w:val="DefaultParagraphFont"/>
    <w:link w:val="Header"/>
    <w:uiPriority w:val="99"/>
    <w:rsid w:val="002B2F72"/>
    <w:rPr>
      <w:rFonts w:ascii="Calibri" w:eastAsia="Calibri" w:hAnsi="Calibri" w:cs="Times New Roman"/>
      <w:kern w:val="0"/>
      <w14:ligatures w14:val="none"/>
    </w:rPr>
  </w:style>
  <w:style w:type="paragraph" w:styleId="Footer">
    <w:name w:val="footer"/>
    <w:basedOn w:val="Normal"/>
    <w:link w:val="FooterChar"/>
    <w:uiPriority w:val="99"/>
    <w:unhideWhenUsed/>
    <w:rsid w:val="002B2F72"/>
    <w:pPr>
      <w:tabs>
        <w:tab w:val="center" w:pos="4536"/>
        <w:tab w:val="right" w:pos="9072"/>
      </w:tabs>
      <w:spacing w:after="0" w:line="240" w:lineRule="auto"/>
    </w:pPr>
  </w:style>
  <w:style w:type="character" w:customStyle="1" w:styleId="FooterChar">
    <w:name w:val="Footer Char"/>
    <w:basedOn w:val="DefaultParagraphFont"/>
    <w:link w:val="Footer"/>
    <w:uiPriority w:val="99"/>
    <w:rsid w:val="002B2F72"/>
    <w:rPr>
      <w:rFonts w:ascii="Calibri" w:eastAsia="Calibri" w:hAnsi="Calibri" w:cs="Times New Roman"/>
      <w:kern w:val="0"/>
      <w14:ligatures w14:val="none"/>
    </w:rPr>
  </w:style>
  <w:style w:type="character" w:styleId="FollowedHyperlink">
    <w:name w:val="FollowedHyperlink"/>
    <w:basedOn w:val="DefaultParagraphFont"/>
    <w:uiPriority w:val="99"/>
    <w:semiHidden/>
    <w:unhideWhenUsed/>
    <w:rsid w:val="00F379A3"/>
    <w:rPr>
      <w:color w:val="954F72" w:themeColor="followedHyperlink"/>
      <w:u w:val="single"/>
    </w:rPr>
  </w:style>
  <w:style w:type="paragraph" w:styleId="Revision">
    <w:name w:val="Revision"/>
    <w:hidden/>
    <w:uiPriority w:val="99"/>
    <w:semiHidden/>
    <w:rsid w:val="00943D6D"/>
    <w:pPr>
      <w:spacing w:after="0" w:line="240" w:lineRule="auto"/>
    </w:pPr>
    <w:rPr>
      <w:rFonts w:ascii="Calibri" w:eastAsia="Calibri" w:hAnsi="Calibri" w:cs="Times New Roman"/>
      <w:kern w:val="0"/>
      <w14:ligatures w14:val="none"/>
    </w:rPr>
  </w:style>
  <w:style w:type="character" w:customStyle="1" w:styleId="Heading1Char">
    <w:name w:val="Heading 1 Char"/>
    <w:basedOn w:val="DefaultParagraphFont"/>
    <w:link w:val="Heading1"/>
    <w:uiPriority w:val="9"/>
    <w:rsid w:val="00D82221"/>
    <w:rPr>
      <w:rFonts w:asciiTheme="majorHAnsi" w:eastAsiaTheme="majorEastAsia" w:hAnsiTheme="majorHAnsi" w:cstheme="majorBidi"/>
      <w:color w:val="2F5496" w:themeColor="accent1" w:themeShade="BF"/>
      <w:kern w:val="0"/>
      <w:sz w:val="32"/>
      <w:szCs w:val="32"/>
      <w14:ligatures w14:val="none"/>
    </w:rPr>
  </w:style>
  <w:style w:type="character" w:customStyle="1" w:styleId="Heading2Char">
    <w:name w:val="Heading 2 Char"/>
    <w:basedOn w:val="DefaultParagraphFont"/>
    <w:link w:val="Heading2"/>
    <w:uiPriority w:val="9"/>
    <w:semiHidden/>
    <w:rsid w:val="00D82221"/>
    <w:rPr>
      <w:rFonts w:asciiTheme="majorHAnsi" w:eastAsiaTheme="majorEastAsia" w:hAnsiTheme="majorHAnsi" w:cstheme="majorBidi"/>
      <w:color w:val="2F5496" w:themeColor="accent1" w:themeShade="BF"/>
      <w:kern w:val="0"/>
      <w:sz w:val="26"/>
      <w:szCs w:val="26"/>
      <w14:ligatures w14:val="none"/>
    </w:rPr>
  </w:style>
  <w:style w:type="paragraph" w:styleId="BodyText3">
    <w:name w:val="Body Text 3"/>
    <w:basedOn w:val="Normal"/>
    <w:link w:val="BodyText3Char"/>
    <w:uiPriority w:val="99"/>
    <w:semiHidden/>
    <w:unhideWhenUsed/>
    <w:rsid w:val="00D82221"/>
    <w:pPr>
      <w:spacing w:after="120"/>
    </w:pPr>
    <w:rPr>
      <w:sz w:val="16"/>
      <w:szCs w:val="16"/>
    </w:rPr>
  </w:style>
  <w:style w:type="character" w:customStyle="1" w:styleId="BodyText3Char">
    <w:name w:val="Body Text 3 Char"/>
    <w:basedOn w:val="DefaultParagraphFont"/>
    <w:link w:val="BodyText3"/>
    <w:uiPriority w:val="99"/>
    <w:semiHidden/>
    <w:rsid w:val="00D82221"/>
    <w:rPr>
      <w:rFonts w:ascii="Calibri" w:eastAsia="Calibri" w:hAnsi="Calibri" w:cs="Times New Roman"/>
      <w:kern w:val="0"/>
      <w:sz w:val="16"/>
      <w:szCs w:val="16"/>
      <w14:ligatures w14:val="none"/>
    </w:rPr>
  </w:style>
  <w:style w:type="paragraph" w:customStyle="1" w:styleId="Default">
    <w:name w:val="Default"/>
    <w:rsid w:val="00D82221"/>
    <w:pPr>
      <w:autoSpaceDE w:val="0"/>
      <w:autoSpaceDN w:val="0"/>
      <w:adjustRightInd w:val="0"/>
      <w:spacing w:after="0" w:line="240" w:lineRule="auto"/>
    </w:pPr>
    <w:rPr>
      <w:rFonts w:ascii="Cambria" w:eastAsia="Calibri" w:hAnsi="Cambria" w:cs="Cambria"/>
      <w:color w:val="000000"/>
      <w:kern w:val="0"/>
      <w:sz w:val="24"/>
      <w:szCs w:val="24"/>
      <w14:ligatures w14:val="none"/>
    </w:rPr>
  </w:style>
  <w:style w:type="paragraph" w:customStyle="1" w:styleId="QSNormal">
    <w:name w:val="QS Normal"/>
    <w:basedOn w:val="Normal"/>
    <w:link w:val="QSNormalChar"/>
    <w:rsid w:val="00D82221"/>
    <w:pPr>
      <w:spacing w:before="200" w:after="240" w:line="240" w:lineRule="auto"/>
      <w:jc w:val="both"/>
    </w:pPr>
    <w:rPr>
      <w:rFonts w:eastAsia="Times New Roman"/>
      <w:szCs w:val="24"/>
      <w:lang w:eastAsia="hu-HU"/>
    </w:rPr>
  </w:style>
  <w:style w:type="character" w:customStyle="1" w:styleId="QSNormalChar">
    <w:name w:val="QS Normal Char"/>
    <w:link w:val="QSNormal"/>
    <w:rsid w:val="00D82221"/>
    <w:rPr>
      <w:rFonts w:ascii="Calibri" w:eastAsia="Times New Roman" w:hAnsi="Calibri" w:cs="Times New Roman"/>
      <w:kern w:val="0"/>
      <w:szCs w:val="24"/>
      <w:lang w:eastAsia="hu-HU"/>
      <w14:ligatures w14:val="none"/>
    </w:rPr>
  </w:style>
  <w:style w:type="paragraph" w:customStyle="1" w:styleId="pf1">
    <w:name w:val="pf1"/>
    <w:basedOn w:val="Normal"/>
    <w:rsid w:val="00D0153A"/>
    <w:pPr>
      <w:spacing w:before="100" w:beforeAutospacing="1" w:after="100" w:afterAutospacing="1" w:line="240" w:lineRule="auto"/>
    </w:pPr>
    <w:rPr>
      <w:rFonts w:ascii="Times New Roman" w:eastAsia="Times New Roman" w:hAnsi="Times New Roman"/>
      <w:sz w:val="24"/>
      <w:szCs w:val="24"/>
      <w:lang w:eastAsia="hu-HU"/>
    </w:rPr>
  </w:style>
  <w:style w:type="paragraph" w:customStyle="1" w:styleId="pf2">
    <w:name w:val="pf2"/>
    <w:basedOn w:val="Normal"/>
    <w:rsid w:val="00D0153A"/>
    <w:pPr>
      <w:spacing w:before="100" w:beforeAutospacing="1" w:after="100" w:afterAutospacing="1" w:line="240" w:lineRule="auto"/>
    </w:pPr>
    <w:rPr>
      <w:rFonts w:ascii="Times New Roman" w:eastAsia="Times New Roman" w:hAnsi="Times New Roman"/>
      <w:sz w:val="24"/>
      <w:szCs w:val="24"/>
      <w:lang w:eastAsia="hu-HU"/>
    </w:rPr>
  </w:style>
  <w:style w:type="paragraph" w:customStyle="1" w:styleId="pf0">
    <w:name w:val="pf0"/>
    <w:basedOn w:val="Normal"/>
    <w:rsid w:val="00D0153A"/>
    <w:pPr>
      <w:spacing w:before="100" w:beforeAutospacing="1" w:after="100" w:afterAutospacing="1" w:line="240" w:lineRule="auto"/>
    </w:pPr>
    <w:rPr>
      <w:rFonts w:ascii="Times New Roman" w:eastAsia="Times New Roman" w:hAnsi="Times New Roman"/>
      <w:sz w:val="24"/>
      <w:szCs w:val="24"/>
      <w:lang w:eastAsia="hu-HU"/>
    </w:rPr>
  </w:style>
  <w:style w:type="character" w:customStyle="1" w:styleId="cf21">
    <w:name w:val="cf21"/>
    <w:basedOn w:val="DefaultParagraphFont"/>
    <w:rsid w:val="00D0153A"/>
    <w:rPr>
      <w:rFonts w:ascii="Segoe UI" w:hAnsi="Segoe UI" w:cs="Segoe UI" w:hint="default"/>
      <w:sz w:val="18"/>
      <w:szCs w:val="18"/>
      <w:shd w:val="clear" w:color="auto" w:fill="FFFF00"/>
    </w:rPr>
  </w:style>
  <w:style w:type="character" w:customStyle="1" w:styleId="cf31">
    <w:name w:val="cf31"/>
    <w:basedOn w:val="DefaultParagraphFont"/>
    <w:rsid w:val="00D0153A"/>
    <w:rPr>
      <w:rFonts w:ascii="Segoe UI" w:hAnsi="Segoe UI" w:cs="Segoe UI" w:hint="default"/>
      <w:b/>
      <w:bCs/>
      <w:i/>
      <w:iCs/>
      <w:sz w:val="18"/>
      <w:szCs w:val="18"/>
    </w:rPr>
  </w:style>
  <w:style w:type="paragraph" w:styleId="FootnoteText">
    <w:name w:val="footnote text"/>
    <w:basedOn w:val="Normal"/>
    <w:link w:val="FootnoteTextChar"/>
    <w:uiPriority w:val="99"/>
    <w:unhideWhenUsed/>
    <w:rsid w:val="000871EA"/>
    <w:pPr>
      <w:spacing w:after="0" w:line="240" w:lineRule="auto"/>
    </w:pPr>
    <w:rPr>
      <w:sz w:val="20"/>
      <w:szCs w:val="20"/>
    </w:rPr>
  </w:style>
  <w:style w:type="character" w:customStyle="1" w:styleId="FootnoteTextChar">
    <w:name w:val="Footnote Text Char"/>
    <w:basedOn w:val="DefaultParagraphFont"/>
    <w:link w:val="FootnoteText"/>
    <w:uiPriority w:val="99"/>
    <w:rsid w:val="000871EA"/>
    <w:rPr>
      <w:rFonts w:ascii="Calibri" w:eastAsia="Calibri" w:hAnsi="Calibri" w:cs="Times New Roman"/>
      <w:kern w:val="0"/>
      <w:sz w:val="20"/>
      <w:szCs w:val="20"/>
      <w14:ligatures w14:val="none"/>
    </w:rPr>
  </w:style>
  <w:style w:type="character" w:styleId="FootnoteReference">
    <w:name w:val="footnote reference"/>
    <w:uiPriority w:val="99"/>
    <w:unhideWhenUsed/>
    <w:rsid w:val="000871EA"/>
    <w:rPr>
      <w:vertAlign w:val="superscript"/>
    </w:rPr>
  </w:style>
  <w:style w:type="paragraph" w:customStyle="1" w:styleId="Hangingindent">
    <w:name w:val="Hanging indent"/>
    <w:basedOn w:val="BodyText"/>
    <w:rsid w:val="00035816"/>
    <w:pPr>
      <w:widowControl w:val="0"/>
      <w:suppressAutoHyphens/>
      <w:autoSpaceDE w:val="0"/>
      <w:spacing w:line="240" w:lineRule="auto"/>
      <w:ind w:left="360"/>
      <w:jc w:val="both"/>
    </w:pPr>
    <w:rPr>
      <w:rFonts w:ascii="Times New Roman" w:hAnsi="Times New Roman"/>
      <w:szCs w:val="20"/>
      <w:lang w:val="en-US"/>
    </w:rPr>
  </w:style>
  <w:style w:type="paragraph" w:customStyle="1" w:styleId="QSnorml">
    <w:name w:val="QS_normál"/>
    <w:basedOn w:val="QSNormal"/>
    <w:link w:val="QSnormlChar"/>
    <w:qFormat/>
    <w:rsid w:val="00035816"/>
  </w:style>
  <w:style w:type="character" w:customStyle="1" w:styleId="QSnormlChar">
    <w:name w:val="QS_normál Char"/>
    <w:link w:val="QSnorml"/>
    <w:rsid w:val="00035816"/>
    <w:rPr>
      <w:rFonts w:ascii="Calibri" w:eastAsia="Times New Roman" w:hAnsi="Calibri" w:cs="Times New Roman"/>
      <w:kern w:val="0"/>
      <w:szCs w:val="24"/>
      <w:lang w:eastAsia="hu-HU"/>
      <w14:ligatures w14:val="none"/>
    </w:rPr>
  </w:style>
  <w:style w:type="paragraph" w:styleId="ListBullet2">
    <w:name w:val="List Bullet 2"/>
    <w:basedOn w:val="Normal"/>
    <w:unhideWhenUsed/>
    <w:qFormat/>
    <w:rsid w:val="00035816"/>
    <w:pPr>
      <w:numPr>
        <w:ilvl w:val="1"/>
        <w:numId w:val="27"/>
      </w:numPr>
      <w:spacing w:after="120" w:line="240" w:lineRule="auto"/>
      <w:ind w:left="0" w:firstLine="0"/>
      <w:jc w:val="both"/>
    </w:pPr>
    <w:rPr>
      <w:rFonts w:asciiTheme="majorHAnsi" w:eastAsiaTheme="minorHAnsi" w:hAnsiTheme="majorHAnsi" w:cstheme="minorHAnsi"/>
      <w:color w:val="58585A"/>
    </w:rPr>
  </w:style>
  <w:style w:type="paragraph" w:styleId="ListBullet3">
    <w:name w:val="List Bullet 3"/>
    <w:basedOn w:val="Normal"/>
    <w:unhideWhenUsed/>
    <w:qFormat/>
    <w:rsid w:val="00035816"/>
    <w:pPr>
      <w:numPr>
        <w:ilvl w:val="2"/>
        <w:numId w:val="27"/>
      </w:numPr>
      <w:spacing w:after="120" w:line="240" w:lineRule="auto"/>
      <w:ind w:left="0" w:firstLine="0"/>
      <w:jc w:val="both"/>
    </w:pPr>
    <w:rPr>
      <w:rFonts w:asciiTheme="majorHAnsi" w:eastAsiaTheme="minorHAnsi" w:hAnsiTheme="majorHAnsi" w:cstheme="minorHAnsi"/>
      <w:color w:val="58585A"/>
    </w:rPr>
  </w:style>
  <w:style w:type="paragraph" w:styleId="ListBullet">
    <w:name w:val="List Bullet"/>
    <w:aliases w:val="T&amp;T Felsorolás 1"/>
    <w:basedOn w:val="Normal"/>
    <w:qFormat/>
    <w:rsid w:val="00035816"/>
    <w:pPr>
      <w:numPr>
        <w:numId w:val="27"/>
      </w:numPr>
      <w:spacing w:after="120" w:line="240" w:lineRule="auto"/>
      <w:ind w:left="0" w:firstLine="0"/>
      <w:jc w:val="both"/>
    </w:pPr>
    <w:rPr>
      <w:rFonts w:asciiTheme="majorHAnsi" w:eastAsiaTheme="minorHAnsi" w:hAnsiTheme="majorHAnsi" w:cstheme="minorHAnsi"/>
      <w:color w:val="58585A"/>
    </w:rPr>
  </w:style>
  <w:style w:type="paragraph" w:styleId="ListBullet4">
    <w:name w:val="List Bullet 4"/>
    <w:basedOn w:val="Normal"/>
    <w:uiPriority w:val="19"/>
    <w:unhideWhenUsed/>
    <w:rsid w:val="00035816"/>
    <w:pPr>
      <w:numPr>
        <w:ilvl w:val="3"/>
        <w:numId w:val="27"/>
      </w:numPr>
      <w:spacing w:after="120" w:line="240" w:lineRule="auto"/>
      <w:ind w:left="0" w:firstLine="0"/>
      <w:jc w:val="both"/>
    </w:pPr>
    <w:rPr>
      <w:rFonts w:asciiTheme="majorHAnsi" w:eastAsiaTheme="minorHAnsi" w:hAnsiTheme="majorHAnsi" w:cstheme="minorHAnsi"/>
      <w:color w:val="58585A"/>
    </w:rPr>
  </w:style>
  <w:style w:type="paragraph" w:styleId="ListBullet5">
    <w:name w:val="List Bullet 5"/>
    <w:basedOn w:val="Normal"/>
    <w:unhideWhenUsed/>
    <w:rsid w:val="00035816"/>
    <w:pPr>
      <w:numPr>
        <w:ilvl w:val="4"/>
        <w:numId w:val="27"/>
      </w:numPr>
      <w:spacing w:after="120" w:line="240" w:lineRule="auto"/>
      <w:ind w:left="0" w:firstLine="0"/>
      <w:jc w:val="both"/>
    </w:pPr>
    <w:rPr>
      <w:rFonts w:asciiTheme="majorHAnsi" w:eastAsiaTheme="minorHAnsi" w:hAnsiTheme="majorHAnsi" w:cstheme="minorHAnsi"/>
      <w:color w:val="58585A"/>
    </w:rPr>
  </w:style>
  <w:style w:type="numbering" w:customStyle="1" w:styleId="SNTfelsorols1">
    <w:name w:val="SNT felsorolás 1"/>
    <w:uiPriority w:val="99"/>
    <w:rsid w:val="00035816"/>
    <w:pPr>
      <w:numPr>
        <w:numId w:val="26"/>
      </w:numPr>
    </w:pPr>
  </w:style>
  <w:style w:type="paragraph" w:styleId="BodyText">
    <w:name w:val="Body Text"/>
    <w:basedOn w:val="Normal"/>
    <w:link w:val="BodyTextChar"/>
    <w:uiPriority w:val="99"/>
    <w:semiHidden/>
    <w:unhideWhenUsed/>
    <w:rsid w:val="00035816"/>
    <w:pPr>
      <w:spacing w:after="120"/>
    </w:pPr>
  </w:style>
  <w:style w:type="character" w:customStyle="1" w:styleId="BodyTextChar">
    <w:name w:val="Body Text Char"/>
    <w:basedOn w:val="DefaultParagraphFont"/>
    <w:link w:val="BodyText"/>
    <w:uiPriority w:val="99"/>
    <w:semiHidden/>
    <w:rsid w:val="00035816"/>
    <w:rPr>
      <w:rFonts w:ascii="Calibri" w:eastAsia="Calibri" w:hAnsi="Calibri" w:cs="Times New Roman"/>
      <w:kern w:val="0"/>
      <w14:ligatures w14:val="none"/>
    </w:rPr>
  </w:style>
  <w:style w:type="character" w:styleId="UnresolvedMention">
    <w:name w:val="Unresolved Mention"/>
    <w:basedOn w:val="DefaultParagraphFont"/>
    <w:uiPriority w:val="99"/>
    <w:semiHidden/>
    <w:unhideWhenUsed/>
    <w:rsid w:val="004709BD"/>
    <w:rPr>
      <w:color w:val="605E5C"/>
      <w:shd w:val="clear" w:color="auto" w:fill="E1DFDD"/>
    </w:rPr>
  </w:style>
  <w:style w:type="paragraph" w:customStyle="1" w:styleId="IIIcmsor1">
    <w:name w:val="III címsor1"/>
    <w:basedOn w:val="Heading2"/>
    <w:link w:val="IIIcmsor1Char"/>
    <w:qFormat/>
    <w:rsid w:val="001432C7"/>
    <w:pPr>
      <w:keepLines w:val="0"/>
      <w:numPr>
        <w:numId w:val="28"/>
      </w:numPr>
      <w:spacing w:before="0" w:after="80" w:line="240" w:lineRule="auto"/>
      <w:jc w:val="both"/>
    </w:pPr>
    <w:rPr>
      <w:rFonts w:ascii="Times New Roman" w:eastAsia="Times New Roman" w:hAnsi="Times New Roman" w:cs="Times New Roman"/>
      <w:b/>
      <w:color w:val="000000"/>
      <w:kern w:val="28"/>
      <w:sz w:val="32"/>
      <w:szCs w:val="32"/>
      <w:lang w:eastAsia="hu-HU"/>
    </w:rPr>
  </w:style>
  <w:style w:type="character" w:customStyle="1" w:styleId="IIIcmsor1Char">
    <w:name w:val="III címsor1 Char"/>
    <w:basedOn w:val="Heading2Char"/>
    <w:link w:val="IIIcmsor1"/>
    <w:rsid w:val="001432C7"/>
    <w:rPr>
      <w:rFonts w:ascii="Times New Roman" w:eastAsia="Times New Roman" w:hAnsi="Times New Roman" w:cs="Times New Roman"/>
      <w:b/>
      <w:color w:val="000000"/>
      <w:kern w:val="28"/>
      <w:sz w:val="32"/>
      <w:szCs w:val="32"/>
      <w:lang w:eastAsia="hu-HU"/>
      <w14:ligatures w14:val="none"/>
    </w:rPr>
  </w:style>
  <w:style w:type="character" w:styleId="Strong">
    <w:name w:val="Strong"/>
    <w:basedOn w:val="DefaultParagraphFont"/>
    <w:uiPriority w:val="22"/>
    <w:qFormat/>
    <w:rsid w:val="0044644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5554070">
      <w:bodyDiv w:val="1"/>
      <w:marLeft w:val="0"/>
      <w:marRight w:val="0"/>
      <w:marTop w:val="0"/>
      <w:marBottom w:val="0"/>
      <w:divBdr>
        <w:top w:val="none" w:sz="0" w:space="0" w:color="auto"/>
        <w:left w:val="none" w:sz="0" w:space="0" w:color="auto"/>
        <w:bottom w:val="none" w:sz="0" w:space="0" w:color="auto"/>
        <w:right w:val="none" w:sz="0" w:space="0" w:color="auto"/>
      </w:divBdr>
    </w:div>
    <w:div w:id="689457303">
      <w:bodyDiv w:val="1"/>
      <w:marLeft w:val="0"/>
      <w:marRight w:val="0"/>
      <w:marTop w:val="0"/>
      <w:marBottom w:val="0"/>
      <w:divBdr>
        <w:top w:val="none" w:sz="0" w:space="0" w:color="auto"/>
        <w:left w:val="none" w:sz="0" w:space="0" w:color="auto"/>
        <w:bottom w:val="none" w:sz="0" w:space="0" w:color="auto"/>
        <w:right w:val="none" w:sz="0" w:space="0" w:color="auto"/>
      </w:divBdr>
    </w:div>
    <w:div w:id="753010855">
      <w:bodyDiv w:val="1"/>
      <w:marLeft w:val="0"/>
      <w:marRight w:val="0"/>
      <w:marTop w:val="0"/>
      <w:marBottom w:val="0"/>
      <w:divBdr>
        <w:top w:val="none" w:sz="0" w:space="0" w:color="auto"/>
        <w:left w:val="none" w:sz="0" w:space="0" w:color="auto"/>
        <w:bottom w:val="none" w:sz="0" w:space="0" w:color="auto"/>
        <w:right w:val="none" w:sz="0" w:space="0" w:color="auto"/>
      </w:divBdr>
    </w:div>
    <w:div w:id="899098696">
      <w:bodyDiv w:val="1"/>
      <w:marLeft w:val="0"/>
      <w:marRight w:val="0"/>
      <w:marTop w:val="0"/>
      <w:marBottom w:val="0"/>
      <w:divBdr>
        <w:top w:val="none" w:sz="0" w:space="0" w:color="auto"/>
        <w:left w:val="none" w:sz="0" w:space="0" w:color="auto"/>
        <w:bottom w:val="none" w:sz="0" w:space="0" w:color="auto"/>
        <w:right w:val="none" w:sz="0" w:space="0" w:color="auto"/>
      </w:divBdr>
    </w:div>
    <w:div w:id="1111584477">
      <w:bodyDiv w:val="1"/>
      <w:marLeft w:val="0"/>
      <w:marRight w:val="0"/>
      <w:marTop w:val="0"/>
      <w:marBottom w:val="0"/>
      <w:divBdr>
        <w:top w:val="none" w:sz="0" w:space="0" w:color="auto"/>
        <w:left w:val="none" w:sz="0" w:space="0" w:color="auto"/>
        <w:bottom w:val="none" w:sz="0" w:space="0" w:color="auto"/>
        <w:right w:val="none" w:sz="0" w:space="0" w:color="auto"/>
      </w:divBdr>
    </w:div>
    <w:div w:id="1779174485">
      <w:bodyDiv w:val="1"/>
      <w:marLeft w:val="0"/>
      <w:marRight w:val="0"/>
      <w:marTop w:val="0"/>
      <w:marBottom w:val="0"/>
      <w:divBdr>
        <w:top w:val="none" w:sz="0" w:space="0" w:color="auto"/>
        <w:left w:val="none" w:sz="0" w:space="0" w:color="auto"/>
        <w:bottom w:val="none" w:sz="0" w:space="0" w:color="auto"/>
        <w:right w:val="none" w:sz="0" w:space="0" w:color="auto"/>
      </w:divBdr>
    </w:div>
    <w:div w:id="19560193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hyperlink" Target="mailto:bozara@mvmi.hu" TargetMode="External"/><Relationship Id="rId26" Type="http://schemas.openxmlformats.org/officeDocument/2006/relationships/hyperlink" Target="mailto:kjozsef@mvmi.hu" TargetMode="External"/><Relationship Id="rId3" Type="http://schemas.openxmlformats.org/officeDocument/2006/relationships/customXml" Target="../customXml/item3.xml"/><Relationship Id="rId21" Type="http://schemas.openxmlformats.org/officeDocument/2006/relationships/hyperlink" Target="mailto:miklosn@sonrisa.hu" TargetMode="Externa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yperlink" Target="https://informatika.mvm.hu/Tevekenysegunk/InformaciobiztonsagiSzabalyai" TargetMode="External"/><Relationship Id="rId25" Type="http://schemas.openxmlformats.org/officeDocument/2006/relationships/hyperlink" Target="https://telefonkonyv.mvmh.hu/?refreshed" TargetMode="External"/><Relationship Id="rId2" Type="http://schemas.openxmlformats.org/officeDocument/2006/relationships/customXml" Target="../customXml/item2.xml"/><Relationship Id="rId16" Type="http://schemas.openxmlformats.org/officeDocument/2006/relationships/hyperlink" Target="https://informatika.mvm.hu/Login" TargetMode="External"/><Relationship Id="rId20" Type="http://schemas.openxmlformats.org/officeDocument/2006/relationships/hyperlink" Target="mailto:tumpekj@mvmi.hu"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hyperlink" Target="https://informatika.mvm.hu/hu-HU/Tevekenysegunk/ASZF" TargetMode="External"/><Relationship Id="rId5" Type="http://schemas.openxmlformats.org/officeDocument/2006/relationships/numbering" Target="numbering.xml"/><Relationship Id="rId15" Type="http://schemas.openxmlformats.org/officeDocument/2006/relationships/hyperlink" Target="https://informatika.mvm.hu/hu-HU/Tevekenysegunk/ASZF" TargetMode="External"/><Relationship Id="rId23" Type="http://schemas.openxmlformats.org/officeDocument/2006/relationships/hyperlink" Target="https://informatika.mvm.hu/hu-HU/Tevekenysegunk/ASZF" TargetMode="External"/><Relationship Id="rId28"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yperlink" Target="mailto:horvath.istvan1@mvm.hu" TargetMode="Externa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hyperlink" Target="https://informatika.mvm.hu/Elkotelezodeseink/AntikorrupciosIranyitasiRendszerEsComplianceMegfeleles" TargetMode="External"/><Relationship Id="rId27" Type="http://schemas.openxmlformats.org/officeDocument/2006/relationships/footer" Target="footer1.xml"/><Relationship Id="rId30" Type="http://schemas.microsoft.com/office/2011/relationships/people" Target="people.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5bacaa4b-4060-432c-bea6-7b7779b2c0da" xsi:nil="true"/>
    <lcf76f155ced4ddcb4097134ff3c332f xmlns="cc9c8daa-55c3-4790-966a-10920a79d9bd">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kumentum" ma:contentTypeID="0x010100BAB0503967E23747A90173F34B18414B" ma:contentTypeVersion="19" ma:contentTypeDescription="Új dokumentum létrehozása." ma:contentTypeScope="" ma:versionID="940821f3e1228e712896c5621ad9c19b">
  <xsd:schema xmlns:xsd="http://www.w3.org/2001/XMLSchema" xmlns:xs="http://www.w3.org/2001/XMLSchema" xmlns:p="http://schemas.microsoft.com/office/2006/metadata/properties" xmlns:ns2="cc9c8daa-55c3-4790-966a-10920a79d9bd" xmlns:ns3="5bacaa4b-4060-432c-bea6-7b7779b2c0da" targetNamespace="http://schemas.microsoft.com/office/2006/metadata/properties" ma:root="true" ma:fieldsID="70b4585cc159077e9fc7b5093192eac6" ns2:_="" ns3:_="">
    <xsd:import namespace="cc9c8daa-55c3-4790-966a-10920a79d9bd"/>
    <xsd:import namespace="5bacaa4b-4060-432c-bea6-7b7779b2c0da"/>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AutoKeyPoints" minOccurs="0"/>
                <xsd:element ref="ns2:MediaServiceKeyPoints"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element ref="ns2:MediaLengthInSecond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c9c8daa-55c3-4790-966a-10920a79d9b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lcf76f155ced4ddcb4097134ff3c332f" ma:index="21" nillable="true" ma:taxonomy="true" ma:internalName="lcf76f155ced4ddcb4097134ff3c332f" ma:taxonomyFieldName="MediaServiceImageTags" ma:displayName="Képcímkék" ma:readOnly="false" ma:fieldId="{5cf76f15-5ced-4ddc-b409-7134ff3c332f}" ma:taxonomyMulti="true" ma:sspId="91779ecb-b77e-4be4-9dfa-3fb870ed7a8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bacaa4b-4060-432c-bea6-7b7779b2c0da" elementFormDefault="qualified">
    <xsd:import namespace="http://schemas.microsoft.com/office/2006/documentManagement/types"/>
    <xsd:import namespace="http://schemas.microsoft.com/office/infopath/2007/PartnerControls"/>
    <xsd:element name="SharedWithUsers" ma:index="14" nillable="true" ma:displayName="Résztvevők"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Megosztva részletekkel" ma:internalName="SharedWithDetails" ma:readOnly="true">
      <xsd:simpleType>
        <xsd:restriction base="dms:Note">
          <xsd:maxLength value="255"/>
        </xsd:restriction>
      </xsd:simpleType>
    </xsd:element>
    <xsd:element name="TaxCatchAll" ma:index="22" nillable="true" ma:displayName="Taxonomy Catch All Column" ma:hidden="true" ma:list="{85d05c7e-4427-4035-9548-d4df5578b7d0}" ma:internalName="TaxCatchAll" ma:showField="CatchAllData" ma:web="5bacaa4b-4060-432c-bea6-7b7779b2c0d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artalomtípus"/>
        <xsd:element ref="dc:title" minOccurs="0" maxOccurs="1" ma:index="4" ma:displayName="Cím"/>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1DA1E26-D04D-4FD1-8174-25DCB61EBDE6}">
  <ds:schemaRefs>
    <ds:schemaRef ds:uri="http://schemas.microsoft.com/office/2006/metadata/properties"/>
    <ds:schemaRef ds:uri="http://schemas.microsoft.com/office/infopath/2007/PartnerControls"/>
    <ds:schemaRef ds:uri="5bacaa4b-4060-432c-bea6-7b7779b2c0da"/>
    <ds:schemaRef ds:uri="cc9c8daa-55c3-4790-966a-10920a79d9bd"/>
  </ds:schemaRefs>
</ds:datastoreItem>
</file>

<file path=customXml/itemProps2.xml><?xml version="1.0" encoding="utf-8"?>
<ds:datastoreItem xmlns:ds="http://schemas.openxmlformats.org/officeDocument/2006/customXml" ds:itemID="{979E1543-B4F2-4C03-B28C-2D023763F9E3}">
  <ds:schemaRefs>
    <ds:schemaRef ds:uri="http://schemas.openxmlformats.org/officeDocument/2006/bibliography"/>
  </ds:schemaRefs>
</ds:datastoreItem>
</file>

<file path=customXml/itemProps3.xml><?xml version="1.0" encoding="utf-8"?>
<ds:datastoreItem xmlns:ds="http://schemas.openxmlformats.org/officeDocument/2006/customXml" ds:itemID="{643DD14B-7201-4556-9233-6974C47B7731}">
  <ds:schemaRefs>
    <ds:schemaRef ds:uri="http://schemas.microsoft.com/sharepoint/v3/contenttype/forms"/>
  </ds:schemaRefs>
</ds:datastoreItem>
</file>

<file path=customXml/itemProps4.xml><?xml version="1.0" encoding="utf-8"?>
<ds:datastoreItem xmlns:ds="http://schemas.openxmlformats.org/officeDocument/2006/customXml" ds:itemID="{7863818A-0E64-437E-BE0E-58F5CA28D6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c9c8daa-55c3-4790-966a-10920a79d9bd"/>
    <ds:schemaRef ds:uri="5bacaa4b-4060-432c-bea6-7b7779b2c0d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11029</Words>
  <Characters>62869</Characters>
  <Application>Microsoft Office Word</Application>
  <DocSecurity>4</DocSecurity>
  <Lines>523</Lines>
  <Paragraphs>147</Paragraphs>
  <ScaleCrop>false</ScaleCrop>
  <Company/>
  <LinksUpToDate>false</LinksUpToDate>
  <CharactersWithSpaces>73751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Kárpáti Zsuzsa</dc:creator>
  <cp:keywords/>
  <dc:description/>
  <cp:lastModifiedBy>Becze Szabolcs</cp:lastModifiedBy>
  <cp:revision>53</cp:revision>
  <dcterms:created xsi:type="dcterms:W3CDTF">2026-03-31T21:35:00Z</dcterms:created>
  <dcterms:modified xsi:type="dcterms:W3CDTF">2026-04-16T09:44:00Z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0x010100BAB0503967E23747A90173F34B18414B</vt:lpwstr>
  </property>
  <property fmtid="{D5CDD505-2E9C-101B-9397-08002B2CF9AE}" pid="3" name="MediaServiceImageTags">
    <vt:lpwstr/>
  </property>
</Properties>
</file>