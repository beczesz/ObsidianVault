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F7883" w:rsidP="40ADE008" w:rsidRDefault="00BF7883" w14:paraId="09FE35D1" w14:textId="104C5456">
      <w:pPr>
        <w:shd w:val="clear" w:color="auto" w:fill="FFFFFF" w:themeFill="background1"/>
        <w:spacing w:after="0"/>
        <w:rPr>
          <w:rFonts w:ascii="Arial" w:hAnsi="Arial" w:eastAsia="Arial" w:cs="Arial"/>
          <w:color w:val="000000" w:themeColor="text1" w:themeTint="FF" w:themeShade="FF"/>
          <w:sz w:val="22"/>
          <w:szCs w:val="22"/>
        </w:rPr>
      </w:pPr>
      <w:r w:rsidRPr="40ADE008" w:rsidR="00BF7883">
        <w:rPr>
          <w:rFonts w:ascii="Arial" w:hAnsi="Arial" w:eastAsia="Arial" w:cs="Arial"/>
          <w:b w:val="1"/>
          <w:bCs w:val="1"/>
          <w:color w:val="000000" w:themeColor="text1" w:themeTint="FF" w:themeShade="FF"/>
          <w:sz w:val="22"/>
          <w:szCs w:val="22"/>
        </w:rPr>
        <w:t>Client Name:</w:t>
      </w:r>
      <w:r w:rsidRPr="40ADE008" w:rsidR="00BF7883">
        <w:rPr>
          <w:rFonts w:ascii="Arial" w:hAnsi="Arial" w:eastAsia="Arial" w:cs="Arial"/>
          <w:color w:val="000000" w:themeColor="text1" w:themeTint="FF" w:themeShade="FF"/>
          <w:sz w:val="22"/>
          <w:szCs w:val="22"/>
        </w:rPr>
        <w:t xml:space="preserve"> MVMI</w:t>
      </w:r>
      <w:r>
        <w:br/>
      </w:r>
      <w:r w:rsidRPr="40ADE008" w:rsidR="00BF7883">
        <w:rPr>
          <w:rFonts w:ascii="Arial" w:hAnsi="Arial" w:eastAsia="Arial" w:cs="Arial"/>
          <w:b w:val="1"/>
          <w:bCs w:val="1"/>
          <w:color w:val="000000" w:themeColor="text1" w:themeTint="FF" w:themeShade="FF"/>
          <w:sz w:val="22"/>
          <w:szCs w:val="22"/>
        </w:rPr>
        <w:t>Industry:</w:t>
      </w:r>
      <w:r w:rsidRPr="40ADE008" w:rsidR="00BF7883">
        <w:rPr>
          <w:rFonts w:ascii="Arial" w:hAnsi="Arial" w:eastAsia="Arial" w:cs="Arial"/>
          <w:color w:val="000000" w:themeColor="text1" w:themeTint="FF" w:themeShade="FF"/>
          <w:sz w:val="22"/>
          <w:szCs w:val="22"/>
        </w:rPr>
        <w:t xml:space="preserve"> Energy (Gas and Electricity Billing and Account Management)</w:t>
      </w:r>
      <w:r>
        <w:br/>
      </w:r>
      <w:r w:rsidRPr="40ADE008" w:rsidR="00BF7883">
        <w:rPr>
          <w:rFonts w:ascii="Arial" w:hAnsi="Arial" w:eastAsia="Arial" w:cs="Arial"/>
          <w:b w:val="1"/>
          <w:bCs w:val="1"/>
          <w:color w:val="000000" w:themeColor="text1" w:themeTint="FF" w:themeShade="FF"/>
          <w:sz w:val="22"/>
          <w:szCs w:val="22"/>
        </w:rPr>
        <w:t xml:space="preserve">Project Manager:  </w:t>
      </w:r>
      <w:r w:rsidRPr="40ADE008" w:rsidR="00BF7883">
        <w:rPr>
          <w:rFonts w:ascii="Arial" w:hAnsi="Arial" w:eastAsia="Arial" w:cs="Arial"/>
          <w:color w:val="000000" w:themeColor="text1" w:themeTint="FF" w:themeShade="FF"/>
          <w:sz w:val="22"/>
          <w:szCs w:val="22"/>
        </w:rPr>
        <w:t>No appointed PM | support from Bence Kárai</w:t>
      </w:r>
      <w:r>
        <w:br/>
      </w:r>
      <w:r w:rsidRPr="40ADE008" w:rsidR="00BF7883">
        <w:rPr>
          <w:rFonts w:ascii="Arial" w:hAnsi="Arial" w:eastAsia="Arial" w:cs="Arial"/>
          <w:b w:val="1"/>
          <w:bCs w:val="1"/>
          <w:color w:val="000000" w:themeColor="text1" w:themeTint="FF" w:themeShade="FF"/>
          <w:sz w:val="22"/>
          <w:szCs w:val="22"/>
        </w:rPr>
        <w:t xml:space="preserve">Tech Lead: </w:t>
      </w:r>
      <w:r w:rsidRPr="40ADE008" w:rsidR="00BF7883">
        <w:rPr>
          <w:rFonts w:ascii="Arial" w:hAnsi="Arial" w:eastAsia="Arial" w:cs="Arial"/>
          <w:color w:val="000000" w:themeColor="text1" w:themeTint="FF" w:themeShade="FF"/>
          <w:sz w:val="22"/>
          <w:szCs w:val="22"/>
        </w:rPr>
        <w:t>Szacsúri László</w:t>
      </w:r>
    </w:p>
    <w:p w:rsidR="00BF7883" w:rsidP="00BF7883" w:rsidRDefault="00BF7883" w14:paraId="78633B4F" w14:textId="77777777">
      <w:pPr>
        <w:shd w:val="clear" w:color="auto" w:fill="FFFFFF" w:themeFill="background1"/>
        <w:spacing w:after="0"/>
        <w:jc w:val="both"/>
        <w:rPr>
          <w:rFonts w:ascii="Arial" w:hAnsi="Arial" w:eastAsia="Arial" w:cs="Arial"/>
          <w:b/>
          <w:bCs/>
          <w:color w:val="000000" w:themeColor="text1"/>
          <w:sz w:val="22"/>
          <w:szCs w:val="22"/>
        </w:rPr>
      </w:pPr>
    </w:p>
    <w:p w:rsidR="00BF7883" w:rsidP="00BF7883" w:rsidRDefault="00BF7883" w14:paraId="11E7423C" w14:textId="77777777">
      <w:pPr>
        <w:shd w:val="clear" w:color="auto" w:fill="FFFFFF" w:themeFill="background1"/>
        <w:spacing w:after="0"/>
        <w:jc w:val="both"/>
        <w:rPr>
          <w:rFonts w:ascii="Arial" w:hAnsi="Arial" w:eastAsia="Arial" w:cs="Arial"/>
          <w:b/>
          <w:bCs/>
          <w:color w:val="000000" w:themeColor="text1"/>
          <w:sz w:val="22"/>
          <w:szCs w:val="22"/>
        </w:rPr>
      </w:pPr>
    </w:p>
    <w:p w:rsidR="00BF7883" w:rsidP="00BF7883" w:rsidRDefault="00BF7883" w14:paraId="6FE4A713" w14:textId="77777777">
      <w:pPr>
        <w:pStyle w:val="Heading2"/>
        <w:shd w:val="clear" w:color="auto" w:fill="FFFFFF" w:themeFill="background1"/>
        <w:spacing w:before="0" w:after="0"/>
        <w:jc w:val="both"/>
      </w:pPr>
      <w:r w:rsidRPr="4289C9CD">
        <w:rPr>
          <w:rFonts w:ascii="Arial" w:hAnsi="Arial" w:eastAsia="Arial" w:cs="Arial"/>
          <w:color w:val="000000" w:themeColor="text1"/>
        </w:rPr>
        <w:t>Enabling Seamless Digital Transformation: Migrating MVMI’s OMNI Middleware from Monolith to OpenShift-Based Microservices</w:t>
      </w:r>
    </w:p>
    <w:p w:rsidR="00BF7883" w:rsidP="00BF7883" w:rsidRDefault="00BF7883" w14:paraId="31EA7558" w14:textId="77777777">
      <w:pPr>
        <w:shd w:val="clear" w:color="auto" w:fill="FFFFFF" w:themeFill="background1"/>
        <w:spacing w:after="0"/>
        <w:jc w:val="both"/>
      </w:pPr>
    </w:p>
    <w:p w:rsidR="00BF7883" w:rsidP="00BF7883" w:rsidRDefault="00BF7883" w14:paraId="0AA48B1C" w14:textId="77777777">
      <w:pPr>
        <w:pStyle w:val="Heading2"/>
        <w:shd w:val="clear" w:color="auto" w:fill="FFFFFF" w:themeFill="background1"/>
        <w:spacing w:before="0" w:after="0"/>
        <w:jc w:val="both"/>
      </w:pPr>
      <w:r w:rsidRPr="4289C9CD">
        <w:rPr>
          <w:rFonts w:ascii="Arial" w:hAnsi="Arial" w:eastAsia="Arial" w:cs="Arial"/>
          <w:color w:val="000000" w:themeColor="text1"/>
        </w:rPr>
        <w:t>Context and Background of the Client</w:t>
      </w:r>
    </w:p>
    <w:p w:rsidR="00BF7883" w:rsidP="00BF7883" w:rsidRDefault="00BF7883" w14:paraId="6579785A" w14:textId="77777777"/>
    <w:p w:rsidRPr="00412BFF" w:rsidR="00BF7883" w:rsidP="00BF7883" w:rsidRDefault="00BF7883" w14:paraId="000B03F8" w14:textId="77777777">
      <w:pPr>
        <w:shd w:val="clear" w:color="auto" w:fill="FFFFFF" w:themeFill="background1"/>
        <w:spacing w:after="0"/>
        <w:jc w:val="both"/>
        <w:rPr>
          <w:rFonts w:ascii="Arial" w:hAnsi="Arial" w:eastAsia="Arial" w:cs="Arial"/>
          <w:color w:val="000000" w:themeColor="text1"/>
          <w:sz w:val="22"/>
          <w:szCs w:val="22"/>
        </w:rPr>
      </w:pPr>
      <w:r w:rsidRPr="00412BFF">
        <w:rPr>
          <w:rFonts w:ascii="Arial" w:hAnsi="Arial" w:eastAsia="Arial" w:cs="Arial"/>
          <w:color w:val="000000" w:themeColor="text1"/>
          <w:sz w:val="22"/>
          <w:szCs w:val="22"/>
        </w:rPr>
        <w:t>MVMI is one of Hungary’s leading energy providers, responsible for managing gas and electricity billing, customer servicing, and account management for more than 3 million commercial and household clients nationwide.</w:t>
      </w:r>
    </w:p>
    <w:p w:rsidRPr="00412BFF" w:rsidR="00BF7883" w:rsidP="00BF7883" w:rsidRDefault="00BF7883" w14:paraId="41A3EA74" w14:textId="77777777">
      <w:pPr>
        <w:shd w:val="clear" w:color="auto" w:fill="FFFFFF" w:themeFill="background1"/>
        <w:spacing w:after="0"/>
        <w:jc w:val="both"/>
        <w:rPr>
          <w:rFonts w:ascii="Arial" w:hAnsi="Arial" w:eastAsia="Arial" w:cs="Arial"/>
          <w:color w:val="000000" w:themeColor="text1"/>
          <w:sz w:val="22"/>
          <w:szCs w:val="22"/>
        </w:rPr>
      </w:pPr>
    </w:p>
    <w:p w:rsidR="00BF7883" w:rsidP="00BF7883" w:rsidRDefault="00BF7883" w14:paraId="4866482C" w14:textId="77777777">
      <w:pPr>
        <w:shd w:val="clear" w:color="auto" w:fill="FFFFFF" w:themeFill="background1"/>
        <w:spacing w:after="0"/>
        <w:jc w:val="both"/>
        <w:rPr>
          <w:rFonts w:ascii="Arial" w:hAnsi="Arial" w:eastAsia="Arial" w:cs="Arial"/>
          <w:color w:val="000000" w:themeColor="text1"/>
          <w:sz w:val="22"/>
          <w:szCs w:val="22"/>
        </w:rPr>
      </w:pPr>
      <w:r w:rsidRPr="00412BFF">
        <w:rPr>
          <w:rFonts w:ascii="Arial" w:hAnsi="Arial" w:eastAsia="Arial" w:cs="Arial"/>
          <w:color w:val="000000" w:themeColor="text1"/>
          <w:sz w:val="22"/>
          <w:szCs w:val="22"/>
        </w:rPr>
        <w:t xml:space="preserve">At the heart of MVMI’s operations lies </w:t>
      </w:r>
      <w:r w:rsidRPr="00412BFF">
        <w:rPr>
          <w:rFonts w:ascii="Arial" w:hAnsi="Arial" w:eastAsia="Arial" w:cs="Arial"/>
          <w:b/>
          <w:bCs/>
          <w:color w:val="000000" w:themeColor="text1"/>
          <w:sz w:val="22"/>
          <w:szCs w:val="22"/>
        </w:rPr>
        <w:t>OMNI</w:t>
      </w:r>
      <w:r w:rsidRPr="00412BFF">
        <w:rPr>
          <w:rFonts w:ascii="Arial" w:hAnsi="Arial" w:eastAsia="Arial" w:cs="Arial"/>
          <w:color w:val="000000" w:themeColor="text1"/>
          <w:sz w:val="22"/>
          <w:szCs w:val="22"/>
        </w:rPr>
        <w:t>, a middleware and front-end platform developed over the last five years by the vendor 4Sales. OMNI serves as a critical API gateway and customer-facing layer, connecting an SAP backend to digital touchpoints such as mobile apps, call centers, and self-service portals. As a high-volume system underpinning every household’s ability to self-service in Hungary, OMNI has been indispensable.</w:t>
      </w:r>
    </w:p>
    <w:p w:rsidR="00BF7883" w:rsidP="00BF7883" w:rsidRDefault="00BF7883" w14:paraId="16EB93E8" w14:textId="77777777">
      <w:pPr>
        <w:shd w:val="clear" w:color="auto" w:fill="FFFFFF" w:themeFill="background1"/>
        <w:spacing w:after="0"/>
        <w:jc w:val="both"/>
        <w:rPr>
          <w:rFonts w:ascii="Arial" w:hAnsi="Arial" w:eastAsia="Arial" w:cs="Arial"/>
          <w:color w:val="000000" w:themeColor="text1"/>
          <w:sz w:val="22"/>
          <w:szCs w:val="22"/>
        </w:rPr>
      </w:pPr>
    </w:p>
    <w:p w:rsidR="00BF7883" w:rsidP="00BF7883" w:rsidRDefault="00BF7883" w14:paraId="6695EF8A" w14:textId="77777777">
      <w:pPr>
        <w:shd w:val="clear" w:color="auto" w:fill="FFFFFF" w:themeFill="background1"/>
        <w:spacing w:after="0"/>
        <w:jc w:val="both"/>
        <w:rPr>
          <w:rFonts w:ascii="Arial" w:hAnsi="Arial" w:eastAsia="Arial" w:cs="Arial"/>
          <w:color w:val="000000" w:themeColor="text1"/>
          <w:sz w:val="22"/>
          <w:szCs w:val="22"/>
        </w:rPr>
      </w:pPr>
      <w:r w:rsidRPr="00412BFF">
        <w:rPr>
          <w:rFonts w:ascii="Arial" w:hAnsi="Arial" w:eastAsia="Arial" w:cs="Arial"/>
          <w:color w:val="000000" w:themeColor="text1"/>
          <w:sz w:val="22"/>
          <w:szCs w:val="22"/>
        </w:rPr>
        <w:t>Yet, its reliance on a traditional monolithic on-premises architecture limited scalability, release agility, and operational resilience. Recognizing the growing pressure to modernize, MVMI launched a multi-year transformation to replatform OMNI into an agile, microservices-based ecosystem built on OpenShift, with future migration to cloud environments.</w:t>
      </w:r>
    </w:p>
    <w:p w:rsidR="00BF7883" w:rsidP="00BF7883" w:rsidRDefault="00BF7883" w14:paraId="21136D2E" w14:textId="77777777">
      <w:pPr>
        <w:shd w:val="clear" w:color="auto" w:fill="FFFFFF" w:themeFill="background1"/>
        <w:spacing w:after="0"/>
        <w:jc w:val="both"/>
        <w:rPr>
          <w:rFonts w:ascii="Arial" w:hAnsi="Arial" w:eastAsia="Arial" w:cs="Arial"/>
          <w:color w:val="000000" w:themeColor="text1"/>
          <w:sz w:val="22"/>
          <w:szCs w:val="22"/>
        </w:rPr>
      </w:pPr>
    </w:p>
    <w:p w:rsidR="00BF7883" w:rsidP="00BF7883" w:rsidRDefault="00BF7883" w14:paraId="015054B5" w14:textId="77777777">
      <w:pPr>
        <w:shd w:val="clear" w:color="auto" w:fill="FFFFFF" w:themeFill="background1"/>
        <w:spacing w:after="0"/>
        <w:jc w:val="both"/>
        <w:rPr>
          <w:rFonts w:ascii="Arial" w:hAnsi="Arial" w:eastAsia="Arial" w:cs="Arial"/>
          <w:color w:val="000000" w:themeColor="text1"/>
          <w:sz w:val="22"/>
          <w:szCs w:val="22"/>
        </w:rPr>
      </w:pPr>
    </w:p>
    <w:p w:rsidR="00BF7883" w:rsidP="00BF7883" w:rsidRDefault="00BF7883" w14:paraId="01CE52D0" w14:textId="77777777">
      <w:pPr>
        <w:pStyle w:val="Heading2"/>
        <w:shd w:val="clear" w:color="auto" w:fill="FFFFFF" w:themeFill="background1"/>
        <w:spacing w:before="0" w:after="0"/>
        <w:jc w:val="both"/>
      </w:pPr>
      <w:r w:rsidRPr="4289C9CD">
        <w:rPr>
          <w:rFonts w:ascii="Arial" w:hAnsi="Arial" w:eastAsia="Arial" w:cs="Arial"/>
          <w:color w:val="000000" w:themeColor="text1"/>
        </w:rPr>
        <w:t xml:space="preserve">The Challenge </w:t>
      </w:r>
    </w:p>
    <w:p w:rsidR="00BF7883" w:rsidP="00BF7883" w:rsidRDefault="00BF7883" w14:paraId="634BABBC" w14:textId="77777777">
      <w:pPr>
        <w:jc w:val="both"/>
      </w:pPr>
    </w:p>
    <w:p w:rsidRPr="00412BFF" w:rsidR="00BF7883" w:rsidP="00BF7883" w:rsidRDefault="00BF7883" w14:paraId="69083D25" w14:textId="77777777">
      <w:pPr>
        <w:shd w:val="clear" w:color="auto" w:fill="FFFFFF" w:themeFill="background1"/>
        <w:spacing w:before="240" w:after="0"/>
        <w:jc w:val="both"/>
        <w:rPr>
          <w:rFonts w:ascii="Arial" w:hAnsi="Arial" w:eastAsia="Arial" w:cs="Arial"/>
          <w:color w:val="000000" w:themeColor="text1"/>
          <w:sz w:val="22"/>
          <w:szCs w:val="22"/>
          <w:lang w:val="en-US"/>
        </w:rPr>
      </w:pPr>
      <w:r w:rsidRPr="00412BFF">
        <w:rPr>
          <w:rFonts w:ascii="Arial" w:hAnsi="Arial" w:eastAsia="Arial" w:cs="Arial"/>
          <w:color w:val="000000" w:themeColor="text1"/>
          <w:sz w:val="22"/>
          <w:szCs w:val="22"/>
          <w:lang w:val="en-US"/>
        </w:rPr>
        <w:t xml:space="preserve">MVMI embarked on this transformation journey, facing a set of complex and high-stakes challenges: </w:t>
      </w:r>
    </w:p>
    <w:p w:rsidRPr="00412BFF" w:rsidR="00BF7883" w:rsidP="00BF7883" w:rsidRDefault="00BF7883" w14:paraId="7C1EB0F8" w14:textId="77777777">
      <w:pPr>
        <w:numPr>
          <w:ilvl w:val="0"/>
          <w:numId w:val="14"/>
        </w:numPr>
        <w:shd w:val="clear" w:color="auto" w:fill="FFFFFF" w:themeFill="background1"/>
        <w:spacing w:before="240" w:after="0"/>
        <w:jc w:val="both"/>
        <w:rPr>
          <w:rFonts w:ascii="Arial" w:hAnsi="Arial" w:eastAsia="Arial" w:cs="Arial"/>
          <w:color w:val="000000" w:themeColor="text1"/>
          <w:sz w:val="22"/>
          <w:szCs w:val="22"/>
          <w:lang w:val="en-US"/>
        </w:rPr>
      </w:pPr>
      <w:r w:rsidRPr="00412BFF">
        <w:rPr>
          <w:rFonts w:ascii="Arial" w:hAnsi="Arial" w:eastAsia="Arial" w:cs="Arial"/>
          <w:b/>
          <w:bCs/>
          <w:color w:val="000000" w:themeColor="text1"/>
          <w:sz w:val="22"/>
          <w:szCs w:val="22"/>
          <w:lang w:val="en-US"/>
        </w:rPr>
        <w:t>Legacy Infrastructure:</w:t>
      </w:r>
      <w:r w:rsidRPr="00412BFF">
        <w:rPr>
          <w:rFonts w:ascii="Arial" w:hAnsi="Arial" w:eastAsia="Arial" w:cs="Arial"/>
          <w:color w:val="000000" w:themeColor="text1"/>
          <w:sz w:val="22"/>
          <w:szCs w:val="22"/>
          <w:lang w:val="en-US"/>
        </w:rPr>
        <w:t xml:space="preserve"> OMNI was deployed on a traditional on-premises server cluster, limiting performance and scalability.</w:t>
      </w:r>
    </w:p>
    <w:p w:rsidRPr="00412BFF" w:rsidR="00BF7883" w:rsidP="00BF7883" w:rsidRDefault="00BF7883" w14:paraId="407815F3" w14:textId="77777777">
      <w:pPr>
        <w:numPr>
          <w:ilvl w:val="0"/>
          <w:numId w:val="14"/>
        </w:numPr>
        <w:shd w:val="clear" w:color="auto" w:fill="FFFFFF" w:themeFill="background1"/>
        <w:spacing w:before="240" w:after="0"/>
        <w:jc w:val="both"/>
        <w:rPr>
          <w:rFonts w:ascii="Arial" w:hAnsi="Arial" w:eastAsia="Arial" w:cs="Arial"/>
          <w:color w:val="000000" w:themeColor="text1"/>
          <w:sz w:val="22"/>
          <w:szCs w:val="22"/>
          <w:lang w:val="en-US"/>
        </w:rPr>
      </w:pPr>
      <w:r w:rsidRPr="00412BFF">
        <w:rPr>
          <w:rFonts w:ascii="Arial" w:hAnsi="Arial" w:eastAsia="Arial" w:cs="Arial"/>
          <w:b/>
          <w:bCs/>
          <w:color w:val="000000" w:themeColor="text1"/>
          <w:sz w:val="22"/>
          <w:szCs w:val="22"/>
          <w:lang w:val="en-US"/>
        </w:rPr>
        <w:t>Monolithic Constraints:</w:t>
      </w:r>
      <w:r w:rsidRPr="00412BFF">
        <w:rPr>
          <w:rFonts w:ascii="Arial" w:hAnsi="Arial" w:eastAsia="Arial" w:cs="Arial"/>
          <w:color w:val="000000" w:themeColor="text1"/>
          <w:sz w:val="22"/>
          <w:szCs w:val="22"/>
          <w:lang w:val="en-US"/>
        </w:rPr>
        <w:t xml:space="preserve"> Release cycles were restricted to quarterly deployments, slowing innovation and keeping updates bulky.</w:t>
      </w:r>
    </w:p>
    <w:p w:rsidRPr="00412BFF" w:rsidR="00BF7883" w:rsidP="00BF7883" w:rsidRDefault="00BF7883" w14:paraId="59EEEEDB" w14:textId="77777777">
      <w:pPr>
        <w:numPr>
          <w:ilvl w:val="0"/>
          <w:numId w:val="14"/>
        </w:numPr>
        <w:shd w:val="clear" w:color="auto" w:fill="FFFFFF" w:themeFill="background1"/>
        <w:spacing w:before="240" w:after="0"/>
        <w:jc w:val="both"/>
        <w:rPr>
          <w:rFonts w:ascii="Arial" w:hAnsi="Arial" w:eastAsia="Arial" w:cs="Arial"/>
          <w:color w:val="000000" w:themeColor="text1"/>
          <w:sz w:val="22"/>
          <w:szCs w:val="22"/>
          <w:lang w:val="en-US"/>
        </w:rPr>
      </w:pPr>
      <w:r w:rsidRPr="00412BFF">
        <w:rPr>
          <w:rFonts w:ascii="Arial" w:hAnsi="Arial" w:eastAsia="Arial" w:cs="Arial"/>
          <w:b/>
          <w:bCs/>
          <w:color w:val="000000" w:themeColor="text1"/>
          <w:sz w:val="22"/>
          <w:szCs w:val="22"/>
          <w:lang w:val="en-US"/>
        </w:rPr>
        <w:t>Operational Risks:</w:t>
      </w:r>
      <w:r w:rsidRPr="00412BFF">
        <w:rPr>
          <w:rFonts w:ascii="Arial" w:hAnsi="Arial" w:eastAsia="Arial" w:cs="Arial"/>
          <w:color w:val="000000" w:themeColor="text1"/>
          <w:sz w:val="22"/>
          <w:szCs w:val="22"/>
          <w:lang w:val="en-US"/>
        </w:rPr>
        <w:t xml:space="preserve"> Insufficient testing and monitoring posed stability issues during peak traffic or critical rollouts. In practice, business UAT environments often blocked technical load testing until just before releases.</w:t>
      </w:r>
    </w:p>
    <w:p w:rsidRPr="00412BFF" w:rsidR="00BF7883" w:rsidP="00BF7883" w:rsidRDefault="00BF7883" w14:paraId="3E4E30C2" w14:textId="77777777">
      <w:pPr>
        <w:numPr>
          <w:ilvl w:val="0"/>
          <w:numId w:val="14"/>
        </w:numPr>
        <w:shd w:val="clear" w:color="auto" w:fill="FFFFFF" w:themeFill="background1"/>
        <w:spacing w:before="240" w:after="0"/>
        <w:jc w:val="both"/>
        <w:rPr>
          <w:rFonts w:ascii="Arial" w:hAnsi="Arial" w:eastAsia="Arial" w:cs="Arial"/>
          <w:color w:val="000000" w:themeColor="text1"/>
          <w:sz w:val="22"/>
          <w:szCs w:val="22"/>
          <w:lang w:val="en-US"/>
        </w:rPr>
      </w:pPr>
      <w:r w:rsidRPr="00412BFF">
        <w:rPr>
          <w:rFonts w:ascii="Arial" w:hAnsi="Arial" w:eastAsia="Arial" w:cs="Arial"/>
          <w:b/>
          <w:bCs/>
          <w:color w:val="000000" w:themeColor="text1"/>
          <w:sz w:val="22"/>
          <w:szCs w:val="22"/>
          <w:lang w:val="en-US"/>
        </w:rPr>
        <w:t>Organizational Silos:</w:t>
      </w:r>
      <w:r w:rsidRPr="00412BFF">
        <w:rPr>
          <w:rFonts w:ascii="Arial" w:hAnsi="Arial" w:eastAsia="Arial" w:cs="Arial"/>
          <w:color w:val="000000" w:themeColor="text1"/>
          <w:sz w:val="22"/>
          <w:szCs w:val="22"/>
          <w:lang w:val="en-US"/>
        </w:rPr>
        <w:t xml:space="preserve"> Teams across infrastructure, operations, support, security, and networks operated in isolation, slowing decisions and creating bottlenecks. The network team, for example, was the only one authorized to change firewall or routing rules.</w:t>
      </w:r>
    </w:p>
    <w:p w:rsidRPr="00412BFF" w:rsidR="00BF7883" w:rsidP="00BF7883" w:rsidRDefault="00BF7883" w14:paraId="58B15D37" w14:textId="77777777">
      <w:pPr>
        <w:numPr>
          <w:ilvl w:val="0"/>
          <w:numId w:val="14"/>
        </w:numPr>
        <w:shd w:val="clear" w:color="auto" w:fill="FFFFFF" w:themeFill="background1"/>
        <w:spacing w:before="240" w:after="0"/>
        <w:jc w:val="both"/>
        <w:rPr>
          <w:rFonts w:ascii="Arial" w:hAnsi="Arial" w:eastAsia="Arial" w:cs="Arial"/>
          <w:color w:val="000000" w:themeColor="text1"/>
          <w:sz w:val="22"/>
          <w:szCs w:val="22"/>
          <w:lang w:val="en-US"/>
        </w:rPr>
      </w:pPr>
      <w:r w:rsidRPr="00412BFF">
        <w:rPr>
          <w:rFonts w:ascii="Arial" w:hAnsi="Arial" w:eastAsia="Arial" w:cs="Arial"/>
          <w:b/>
          <w:bCs/>
          <w:color w:val="000000" w:themeColor="text1"/>
          <w:sz w:val="22"/>
          <w:szCs w:val="22"/>
          <w:lang w:val="en-US"/>
        </w:rPr>
        <w:t>Expertise Gaps:</w:t>
      </w:r>
      <w:r w:rsidRPr="00412BFF">
        <w:rPr>
          <w:rFonts w:ascii="Arial" w:hAnsi="Arial" w:eastAsia="Arial" w:cs="Arial"/>
          <w:color w:val="000000" w:themeColor="text1"/>
          <w:sz w:val="22"/>
          <w:szCs w:val="22"/>
          <w:lang w:val="en-US"/>
        </w:rPr>
        <w:t xml:space="preserve"> After years of planning, MVMI lacked the in-house DevOps skills to effectively execute a microservices migration. Internal ops teams had no prior OpenShift knowledge, requiring external support and training.</w:t>
      </w:r>
    </w:p>
    <w:p w:rsidRPr="00412BFF" w:rsidR="00BF7883" w:rsidP="00BF7883" w:rsidRDefault="00BF7883" w14:paraId="2751DF8C" w14:textId="77777777">
      <w:pPr>
        <w:shd w:val="clear" w:color="auto" w:fill="FFFFFF" w:themeFill="background1"/>
        <w:spacing w:before="240" w:after="0"/>
        <w:jc w:val="both"/>
        <w:rPr>
          <w:rFonts w:ascii="Arial" w:hAnsi="Arial" w:eastAsia="Arial" w:cs="Arial"/>
          <w:color w:val="000000" w:themeColor="text1"/>
          <w:sz w:val="22"/>
          <w:szCs w:val="22"/>
          <w:lang w:val="en-US"/>
        </w:rPr>
      </w:pPr>
      <w:r w:rsidRPr="00412BFF">
        <w:rPr>
          <w:rFonts w:ascii="Arial" w:hAnsi="Arial" w:eastAsia="Arial" w:cs="Arial"/>
          <w:color w:val="000000" w:themeColor="text1"/>
          <w:sz w:val="22"/>
          <w:szCs w:val="22"/>
          <w:lang w:val="en-US"/>
        </w:rPr>
        <w:t>These challenges threatened the reliability of Hungary’s national energy servicing infrastructure, especially for critical releases involving data access layer migrations potentially affecting millions of households.</w:t>
      </w:r>
    </w:p>
    <w:p w:rsidR="00BF7883" w:rsidP="00BF7883" w:rsidRDefault="00BF7883" w14:paraId="0AF9CC2A" w14:textId="77777777">
      <w:pPr>
        <w:shd w:val="clear" w:color="auto" w:fill="FFFFFF" w:themeFill="background1"/>
        <w:spacing w:after="0"/>
        <w:jc w:val="both"/>
      </w:pPr>
    </w:p>
    <w:p w:rsidR="00BF7883" w:rsidP="00BF7883" w:rsidRDefault="00BF7883" w14:paraId="2C1A139E" w14:textId="77777777">
      <w:pPr>
        <w:pStyle w:val="Heading2"/>
        <w:shd w:val="clear" w:color="auto" w:fill="FFFFFF" w:themeFill="background1"/>
        <w:spacing w:before="0" w:after="0"/>
        <w:jc w:val="both"/>
      </w:pPr>
      <w:r w:rsidRPr="4289C9CD">
        <w:rPr>
          <w:rFonts w:ascii="Arial" w:hAnsi="Arial" w:eastAsia="Arial" w:cs="Arial"/>
          <w:color w:val="000000" w:themeColor="text1"/>
        </w:rPr>
        <w:t>The Solution</w:t>
      </w:r>
    </w:p>
    <w:p w:rsidR="00BF7883" w:rsidP="00BF7883" w:rsidRDefault="00BF7883" w14:paraId="7F6F5C40" w14:textId="77777777">
      <w:pPr>
        <w:shd w:val="clear" w:color="auto" w:fill="FFFFFF" w:themeFill="background1"/>
        <w:spacing w:after="0"/>
        <w:jc w:val="both"/>
      </w:pPr>
      <w:r w:rsidRPr="4289C9CD">
        <w:rPr>
          <w:rFonts w:ascii="Arial" w:hAnsi="Arial" w:eastAsia="Arial" w:cs="Arial"/>
          <w:color w:val="000000" w:themeColor="text1"/>
          <w:sz w:val="22"/>
          <w:szCs w:val="22"/>
        </w:rPr>
        <w:t xml:space="preserve"> </w:t>
      </w:r>
    </w:p>
    <w:p w:rsidRPr="00412BFF" w:rsidR="00BF7883" w:rsidP="00BF7883" w:rsidRDefault="00BF7883" w14:paraId="6E330ADE" w14:textId="77777777">
      <w:pPr>
        <w:shd w:val="clear" w:color="auto" w:fill="FFFFFF" w:themeFill="background1"/>
        <w:spacing w:before="240" w:after="0"/>
        <w:jc w:val="both"/>
        <w:rPr>
          <w:rFonts w:ascii="Arial" w:hAnsi="Arial" w:eastAsia="Arial" w:cs="Arial"/>
          <w:color w:val="000000" w:themeColor="text1"/>
          <w:sz w:val="22"/>
          <w:szCs w:val="22"/>
          <w:lang w:val="en-US"/>
        </w:rPr>
      </w:pPr>
      <w:r w:rsidRPr="00412BFF">
        <w:rPr>
          <w:rFonts w:ascii="Arial" w:hAnsi="Arial" w:eastAsia="Arial" w:cs="Arial"/>
          <w:color w:val="000000" w:themeColor="text1"/>
          <w:sz w:val="22"/>
          <w:szCs w:val="22"/>
          <w:lang w:val="en-US"/>
        </w:rPr>
        <w:t>To bridge these gaps, our team partnered with MVMI to provide OpenShift infrastructure build-out, DevOps consulting, and organizational enablement. MVMI, in collaboration with 4Sales, performed the architectural transformation and application refactoring to microservices.</w:t>
      </w:r>
    </w:p>
    <w:p w:rsidRPr="00412BFF" w:rsidR="00BF7883" w:rsidP="00BF7883" w:rsidRDefault="00BF7883" w14:paraId="3734DE29" w14:textId="77777777">
      <w:pPr>
        <w:shd w:val="clear" w:color="auto" w:fill="FFFFFF" w:themeFill="background1"/>
        <w:spacing w:before="240" w:after="0"/>
        <w:jc w:val="both"/>
        <w:rPr>
          <w:rFonts w:ascii="Arial" w:hAnsi="Arial" w:eastAsia="Arial" w:cs="Arial"/>
          <w:color w:val="000000" w:themeColor="text1"/>
          <w:sz w:val="22"/>
          <w:szCs w:val="22"/>
          <w:lang w:val="en-US"/>
        </w:rPr>
      </w:pPr>
      <w:r w:rsidRPr="00412BFF">
        <w:rPr>
          <w:rFonts w:ascii="Arial" w:hAnsi="Arial" w:eastAsia="Arial" w:cs="Arial"/>
          <w:color w:val="000000" w:themeColor="text1"/>
          <w:sz w:val="22"/>
          <w:szCs w:val="22"/>
          <w:lang w:val="en-US"/>
        </w:rPr>
        <w:t xml:space="preserve">The initiative was designed around a phased, incremental approach that reduced risk while building long-term resilience. Key elements of the solution included: </w:t>
      </w:r>
    </w:p>
    <w:p w:rsidRPr="00412BFF" w:rsidR="00BF7883" w:rsidP="00BF7883" w:rsidRDefault="00BF7883" w14:paraId="023B99F3" w14:textId="77777777">
      <w:pPr>
        <w:numPr>
          <w:ilvl w:val="0"/>
          <w:numId w:val="9"/>
        </w:numPr>
        <w:shd w:val="clear" w:color="auto" w:fill="FFFFFF" w:themeFill="background1"/>
        <w:spacing w:before="240" w:after="0"/>
        <w:jc w:val="both"/>
        <w:rPr>
          <w:rFonts w:ascii="Arial" w:hAnsi="Arial" w:eastAsia="Arial" w:cs="Arial"/>
          <w:color w:val="000000" w:themeColor="text1"/>
          <w:sz w:val="22"/>
          <w:szCs w:val="22"/>
          <w:lang w:val="en-US"/>
        </w:rPr>
      </w:pPr>
      <w:r w:rsidRPr="00412BFF">
        <w:rPr>
          <w:rFonts w:ascii="Arial" w:hAnsi="Arial" w:eastAsia="Arial" w:cs="Arial"/>
          <w:b/>
          <w:bCs/>
          <w:color w:val="000000" w:themeColor="text1"/>
          <w:sz w:val="22"/>
          <w:szCs w:val="22"/>
          <w:lang w:val="en-US"/>
        </w:rPr>
        <w:t>Establishing new OpenShift-based environments</w:t>
      </w:r>
      <w:r w:rsidRPr="00412BFF">
        <w:rPr>
          <w:rFonts w:ascii="Arial" w:hAnsi="Arial" w:eastAsia="Arial" w:cs="Arial"/>
          <w:color w:val="000000" w:themeColor="text1"/>
          <w:sz w:val="22"/>
          <w:szCs w:val="22"/>
          <w:lang w:val="en-US"/>
        </w:rPr>
        <w:t xml:space="preserve"> (test, staging, and production) to support gradual migration, including dedicated setups for load testing.</w:t>
      </w:r>
    </w:p>
    <w:p w:rsidRPr="00412BFF" w:rsidR="00BF7883" w:rsidP="00BF7883" w:rsidRDefault="00BF7883" w14:paraId="438DA497" w14:textId="77777777">
      <w:pPr>
        <w:numPr>
          <w:ilvl w:val="0"/>
          <w:numId w:val="9"/>
        </w:numPr>
        <w:shd w:val="clear" w:color="auto" w:fill="FFFFFF" w:themeFill="background1"/>
        <w:spacing w:before="240" w:after="0"/>
        <w:jc w:val="both"/>
        <w:rPr>
          <w:rFonts w:ascii="Arial" w:hAnsi="Arial" w:eastAsia="Arial" w:cs="Arial"/>
          <w:color w:val="000000" w:themeColor="text1"/>
          <w:sz w:val="22"/>
          <w:szCs w:val="22"/>
          <w:lang w:val="en-US"/>
        </w:rPr>
      </w:pPr>
      <w:r w:rsidRPr="00412BFF">
        <w:rPr>
          <w:rFonts w:ascii="Arial" w:hAnsi="Arial" w:eastAsia="Arial" w:cs="Arial"/>
          <w:b/>
          <w:bCs/>
          <w:color w:val="000000" w:themeColor="text1"/>
          <w:sz w:val="22"/>
          <w:szCs w:val="22"/>
          <w:lang w:val="en-US"/>
        </w:rPr>
        <w:t>Training internal teams</w:t>
      </w:r>
      <w:r w:rsidRPr="00412BFF">
        <w:rPr>
          <w:rFonts w:ascii="Arial" w:hAnsi="Arial" w:eastAsia="Arial" w:cs="Arial"/>
          <w:color w:val="000000" w:themeColor="text1"/>
          <w:sz w:val="22"/>
          <w:szCs w:val="22"/>
          <w:lang w:val="en-US"/>
        </w:rPr>
        <w:t xml:space="preserve"> on DevOps and agile methodologies, ensuring knowledge transfer and self-sufficiency. We also reviewed architectural documents and flagged risks related to the deployment approach, even though it was too late to redesign core plans.</w:t>
      </w:r>
    </w:p>
    <w:p w:rsidRPr="00412BFF" w:rsidR="00BF7883" w:rsidP="00BF7883" w:rsidRDefault="00BF7883" w14:paraId="2BF0203B" w14:textId="77777777">
      <w:pPr>
        <w:numPr>
          <w:ilvl w:val="0"/>
          <w:numId w:val="9"/>
        </w:numPr>
        <w:shd w:val="clear" w:color="auto" w:fill="FFFFFF" w:themeFill="background1"/>
        <w:spacing w:before="240" w:after="0"/>
        <w:jc w:val="both"/>
        <w:rPr>
          <w:rFonts w:ascii="Arial" w:hAnsi="Arial" w:eastAsia="Arial" w:cs="Arial"/>
          <w:color w:val="000000" w:themeColor="text1"/>
          <w:sz w:val="22"/>
          <w:szCs w:val="22"/>
          <w:lang w:val="en-US"/>
        </w:rPr>
      </w:pPr>
      <w:r w:rsidRPr="00412BFF">
        <w:rPr>
          <w:rFonts w:ascii="Arial" w:hAnsi="Arial" w:eastAsia="Arial" w:cs="Arial"/>
          <w:b/>
          <w:bCs/>
          <w:color w:val="000000" w:themeColor="text1"/>
          <w:sz w:val="22"/>
          <w:szCs w:val="22"/>
          <w:lang w:val="en-US"/>
        </w:rPr>
        <w:t>Introducing a unified monitoring and instrumentation stack</w:t>
      </w:r>
      <w:r w:rsidRPr="00412BFF">
        <w:rPr>
          <w:rFonts w:ascii="Arial" w:hAnsi="Arial" w:eastAsia="Arial" w:cs="Arial"/>
          <w:color w:val="000000" w:themeColor="text1"/>
          <w:sz w:val="22"/>
          <w:szCs w:val="22"/>
          <w:lang w:val="en-US"/>
        </w:rPr>
        <w:t xml:space="preserve"> for visibility across both legacy and microservices components, implemented step by step with MVMI’s own staff.</w:t>
      </w:r>
    </w:p>
    <w:p w:rsidRPr="00412BFF" w:rsidR="00BF7883" w:rsidP="00BF7883" w:rsidRDefault="00BF7883" w14:paraId="36114D14" w14:textId="77777777">
      <w:pPr>
        <w:numPr>
          <w:ilvl w:val="0"/>
          <w:numId w:val="9"/>
        </w:numPr>
        <w:shd w:val="clear" w:color="auto" w:fill="FFFFFF" w:themeFill="background1"/>
        <w:spacing w:before="240" w:after="0"/>
        <w:jc w:val="both"/>
        <w:rPr>
          <w:rFonts w:ascii="Arial" w:hAnsi="Arial" w:eastAsia="Arial" w:cs="Arial"/>
          <w:color w:val="000000" w:themeColor="text1"/>
          <w:sz w:val="22"/>
          <w:szCs w:val="22"/>
          <w:lang w:val="en-US"/>
        </w:rPr>
      </w:pPr>
      <w:r w:rsidRPr="00412BFF">
        <w:rPr>
          <w:rFonts w:ascii="Arial" w:hAnsi="Arial" w:eastAsia="Arial" w:cs="Arial"/>
          <w:b/>
          <w:bCs/>
          <w:color w:val="000000" w:themeColor="text1"/>
          <w:sz w:val="22"/>
          <w:szCs w:val="22"/>
          <w:lang w:val="en-US"/>
        </w:rPr>
        <w:t>Implementing side-by-side infrastructure</w:t>
      </w:r>
      <w:r w:rsidRPr="00412BFF">
        <w:rPr>
          <w:rFonts w:ascii="Arial" w:hAnsi="Arial" w:eastAsia="Arial" w:cs="Arial"/>
          <w:color w:val="000000" w:themeColor="text1"/>
          <w:sz w:val="22"/>
          <w:szCs w:val="22"/>
          <w:lang w:val="en-US"/>
        </w:rPr>
        <w:t xml:space="preserve"> to allow the monolith and microservices to operate concurrently during transition, supported by L-shaped routing between the two systems.</w:t>
      </w:r>
    </w:p>
    <w:p w:rsidRPr="00412BFF" w:rsidR="00BF7883" w:rsidP="00BF7883" w:rsidRDefault="00BF7883" w14:paraId="50C6C358" w14:textId="77777777">
      <w:pPr>
        <w:numPr>
          <w:ilvl w:val="0"/>
          <w:numId w:val="9"/>
        </w:numPr>
        <w:shd w:val="clear" w:color="auto" w:fill="FFFFFF" w:themeFill="background1"/>
        <w:spacing w:before="240" w:after="0"/>
        <w:jc w:val="both"/>
        <w:rPr>
          <w:rFonts w:ascii="Arial" w:hAnsi="Arial" w:eastAsia="Arial" w:cs="Arial"/>
          <w:color w:val="000000" w:themeColor="text1"/>
          <w:sz w:val="22"/>
          <w:szCs w:val="22"/>
          <w:lang w:val="en-US"/>
        </w:rPr>
      </w:pPr>
      <w:r w:rsidRPr="00412BFF">
        <w:rPr>
          <w:rFonts w:ascii="Arial" w:hAnsi="Arial" w:eastAsia="Arial" w:cs="Arial"/>
          <w:b/>
          <w:bCs/>
          <w:color w:val="000000" w:themeColor="text1"/>
          <w:sz w:val="22"/>
          <w:szCs w:val="22"/>
          <w:lang w:val="en-US"/>
        </w:rPr>
        <w:t>Creating a tailored hypercare service model</w:t>
      </w:r>
      <w:r w:rsidRPr="00412BFF">
        <w:rPr>
          <w:rFonts w:ascii="Arial" w:hAnsi="Arial" w:eastAsia="Arial" w:cs="Arial"/>
          <w:color w:val="000000" w:themeColor="text1"/>
          <w:sz w:val="22"/>
          <w:szCs w:val="22"/>
          <w:lang w:val="en-US"/>
        </w:rPr>
        <w:t xml:space="preserve"> to provide expert support during critical releases. This was a new service created specifically for MVMI, including 24/7 coverage.</w:t>
      </w:r>
    </w:p>
    <w:p w:rsidRPr="00412BFF" w:rsidR="00BF7883" w:rsidP="00BF7883" w:rsidRDefault="00BF7883" w14:paraId="7440E0F4" w14:textId="77777777">
      <w:pPr>
        <w:shd w:val="clear" w:color="auto" w:fill="FFFFFF" w:themeFill="background1"/>
        <w:spacing w:before="240" w:after="0"/>
        <w:jc w:val="both"/>
        <w:rPr>
          <w:rFonts w:ascii="Arial" w:hAnsi="Arial" w:eastAsia="Arial" w:cs="Arial"/>
          <w:color w:val="000000" w:themeColor="text1"/>
          <w:sz w:val="22"/>
          <w:szCs w:val="22"/>
          <w:lang w:val="en-US"/>
        </w:rPr>
      </w:pPr>
      <w:r w:rsidRPr="00412BFF">
        <w:rPr>
          <w:rFonts w:ascii="Arial" w:hAnsi="Arial" w:eastAsia="Arial" w:cs="Arial"/>
          <w:color w:val="000000" w:themeColor="text1"/>
          <w:sz w:val="22"/>
          <w:szCs w:val="22"/>
          <w:lang w:val="en-US"/>
        </w:rPr>
        <w:t>This combined strategy ensured stability for current operations while accelerating MVMI’s journey toward agile, scalable, and cloud-ready infrastructure.</w:t>
      </w:r>
    </w:p>
    <w:p w:rsidR="00BF7883" w:rsidP="00BF7883" w:rsidRDefault="00BF7883" w14:paraId="7802F69C" w14:textId="77777777">
      <w:pPr>
        <w:shd w:val="clear" w:color="auto" w:fill="FFFFFF" w:themeFill="background1"/>
        <w:spacing w:before="240" w:after="0"/>
        <w:jc w:val="both"/>
        <w:rPr>
          <w:rFonts w:ascii="Arial" w:hAnsi="Arial" w:eastAsia="Arial" w:cs="Arial"/>
          <w:color w:val="000000" w:themeColor="text1"/>
          <w:sz w:val="22"/>
          <w:szCs w:val="22"/>
        </w:rPr>
      </w:pPr>
    </w:p>
    <w:p w:rsidR="00BF7883" w:rsidP="00BF7883" w:rsidRDefault="00BF7883" w14:paraId="24BBB62F" w14:textId="77777777">
      <w:pPr>
        <w:shd w:val="clear" w:color="auto" w:fill="FFFFFF" w:themeFill="background1"/>
        <w:spacing w:after="0"/>
        <w:jc w:val="both"/>
      </w:pPr>
    </w:p>
    <w:p w:rsidR="00BF7883" w:rsidP="00BF7883" w:rsidRDefault="00BF7883" w14:paraId="5048F81F" w14:textId="77777777">
      <w:pPr>
        <w:pStyle w:val="Heading2"/>
        <w:shd w:val="clear" w:color="auto" w:fill="FFFFFF" w:themeFill="background1"/>
        <w:spacing w:before="0" w:after="0"/>
        <w:jc w:val="both"/>
      </w:pPr>
      <w:r w:rsidRPr="4289C9CD">
        <w:rPr>
          <w:rFonts w:ascii="Arial" w:hAnsi="Arial" w:eastAsia="Arial" w:cs="Arial"/>
          <w:color w:val="000000" w:themeColor="text1"/>
        </w:rPr>
        <w:t>Implementation Highlights</w:t>
      </w:r>
    </w:p>
    <w:p w:rsidR="00BF7883" w:rsidP="00BF7883" w:rsidRDefault="00BF7883" w14:paraId="1A63AF4E" w14:textId="77777777">
      <w:pPr>
        <w:shd w:val="clear" w:color="auto" w:fill="FFFFFF" w:themeFill="background1"/>
        <w:spacing w:after="0"/>
        <w:jc w:val="both"/>
      </w:pPr>
    </w:p>
    <w:p w:rsidR="00BF7883" w:rsidP="00BF7883" w:rsidRDefault="00BF7883" w14:paraId="7D490857" w14:textId="77777777">
      <w:pPr>
        <w:pStyle w:val="ListParagraph"/>
        <w:numPr>
          <w:ilvl w:val="0"/>
          <w:numId w:val="11"/>
        </w:numPr>
        <w:shd w:val="clear" w:color="auto" w:fill="FFFFFF" w:themeFill="background1"/>
        <w:spacing w:before="220" w:after="220"/>
        <w:contextualSpacing w:val="0"/>
        <w:jc w:val="both"/>
        <w:rPr>
          <w:rFonts w:ascii="Arial" w:hAnsi="Arial" w:eastAsia="Arial" w:cs="Arial"/>
          <w:color w:val="000000" w:themeColor="text1"/>
          <w:sz w:val="22"/>
          <w:szCs w:val="22"/>
        </w:rPr>
      </w:pPr>
      <w:r w:rsidRPr="4289C9CD">
        <w:rPr>
          <w:rFonts w:ascii="Arial" w:hAnsi="Arial" w:eastAsia="Arial" w:cs="Arial"/>
          <w:b/>
          <w:bCs/>
          <w:color w:val="000000" w:themeColor="text1"/>
          <w:sz w:val="22"/>
          <w:szCs w:val="22"/>
        </w:rPr>
        <w:t>Phased Environment Builds:</w:t>
      </w:r>
      <w:r w:rsidRPr="4289C9CD">
        <w:rPr>
          <w:rFonts w:ascii="Arial" w:hAnsi="Arial" w:eastAsia="Arial" w:cs="Arial"/>
          <w:color w:val="000000" w:themeColor="text1"/>
          <w:sz w:val="22"/>
          <w:szCs w:val="22"/>
        </w:rPr>
        <w:t xml:space="preserve"> Designed and deployed OpenShift environments for testing, staging, and production, with scalability validated for up to 600 requests per minute.</w:t>
      </w:r>
      <w:r>
        <w:br/>
      </w:r>
    </w:p>
    <w:p w:rsidR="00BF7883" w:rsidP="00BF7883" w:rsidRDefault="00BF7883" w14:paraId="75D1FCF8" w14:textId="77777777">
      <w:pPr>
        <w:pStyle w:val="ListParagraph"/>
        <w:numPr>
          <w:ilvl w:val="0"/>
          <w:numId w:val="11"/>
        </w:numPr>
        <w:shd w:val="clear" w:color="auto" w:fill="FFFFFF" w:themeFill="background1"/>
        <w:spacing w:before="220" w:after="220"/>
        <w:contextualSpacing w:val="0"/>
        <w:jc w:val="both"/>
        <w:rPr>
          <w:rFonts w:ascii="Arial" w:hAnsi="Arial" w:eastAsia="Arial" w:cs="Arial"/>
          <w:color w:val="000000" w:themeColor="text1"/>
          <w:sz w:val="22"/>
          <w:szCs w:val="22"/>
        </w:rPr>
      </w:pPr>
      <w:r w:rsidRPr="4289C9CD">
        <w:rPr>
          <w:rFonts w:ascii="Arial" w:hAnsi="Arial" w:eastAsia="Arial" w:cs="Arial"/>
          <w:b/>
          <w:bCs/>
          <w:color w:val="000000" w:themeColor="text1"/>
          <w:sz w:val="22"/>
          <w:szCs w:val="22"/>
        </w:rPr>
        <w:t>Unified Monitoring Stack:</w:t>
      </w:r>
      <w:r w:rsidRPr="4289C9CD">
        <w:rPr>
          <w:rFonts w:ascii="Arial" w:hAnsi="Arial" w:eastAsia="Arial" w:cs="Arial"/>
          <w:color w:val="000000" w:themeColor="text1"/>
          <w:sz w:val="22"/>
          <w:szCs w:val="22"/>
        </w:rPr>
        <w:t xml:space="preserve"> Rolled out integrated tools including Grafana, Prometheus, OpenTelemetry, Jaeger, and Kibana to centralize metrics, logs, and traces across monolith and microservices.</w:t>
      </w:r>
      <w:r>
        <w:br/>
      </w:r>
    </w:p>
    <w:p w:rsidR="00BF7883" w:rsidP="00BF7883" w:rsidRDefault="00BF7883" w14:paraId="13E2B09B" w14:textId="77777777">
      <w:pPr>
        <w:pStyle w:val="ListParagraph"/>
        <w:numPr>
          <w:ilvl w:val="0"/>
          <w:numId w:val="11"/>
        </w:numPr>
        <w:shd w:val="clear" w:color="auto" w:fill="FFFFFF" w:themeFill="background1"/>
        <w:spacing w:before="220" w:after="220"/>
        <w:contextualSpacing w:val="0"/>
        <w:jc w:val="both"/>
        <w:rPr>
          <w:rFonts w:ascii="Arial" w:hAnsi="Arial" w:eastAsia="Arial" w:cs="Arial"/>
          <w:color w:val="000000" w:themeColor="text1"/>
          <w:sz w:val="22"/>
          <w:szCs w:val="22"/>
        </w:rPr>
      </w:pPr>
      <w:r w:rsidRPr="4289C9CD">
        <w:rPr>
          <w:rFonts w:ascii="Arial" w:hAnsi="Arial" w:eastAsia="Arial" w:cs="Arial"/>
          <w:b/>
          <w:bCs/>
          <w:color w:val="000000" w:themeColor="text1"/>
          <w:sz w:val="22"/>
          <w:szCs w:val="22"/>
        </w:rPr>
        <w:t>Release Acceleration:</w:t>
      </w:r>
      <w:r w:rsidRPr="4289C9CD">
        <w:rPr>
          <w:rFonts w:ascii="Arial" w:hAnsi="Arial" w:eastAsia="Arial" w:cs="Arial"/>
          <w:color w:val="000000" w:themeColor="text1"/>
          <w:sz w:val="22"/>
          <w:szCs w:val="22"/>
        </w:rPr>
        <w:t xml:space="preserve"> Enabled a shift from quarterly releases to bi-weekly/monthly updates, successfully supporting three major releases in under one year.</w:t>
      </w:r>
      <w:r>
        <w:br/>
      </w:r>
    </w:p>
    <w:p w:rsidR="00BF7883" w:rsidP="00BF7883" w:rsidRDefault="00BF7883" w14:paraId="7A9DDD2F" w14:textId="77777777">
      <w:pPr>
        <w:pStyle w:val="ListParagraph"/>
        <w:numPr>
          <w:ilvl w:val="0"/>
          <w:numId w:val="11"/>
        </w:numPr>
        <w:shd w:val="clear" w:color="auto" w:fill="FFFFFF" w:themeFill="background1"/>
        <w:spacing w:before="220" w:after="220"/>
        <w:contextualSpacing w:val="0"/>
        <w:jc w:val="both"/>
        <w:rPr>
          <w:rFonts w:ascii="Arial" w:hAnsi="Arial" w:eastAsia="Arial" w:cs="Arial"/>
          <w:color w:val="000000" w:themeColor="text1"/>
          <w:sz w:val="22"/>
          <w:szCs w:val="22"/>
        </w:rPr>
      </w:pPr>
      <w:r w:rsidRPr="4289C9CD">
        <w:rPr>
          <w:rFonts w:ascii="Arial" w:hAnsi="Arial" w:eastAsia="Arial" w:cs="Arial"/>
          <w:b/>
          <w:bCs/>
          <w:color w:val="000000" w:themeColor="text1"/>
          <w:sz w:val="22"/>
          <w:szCs w:val="22"/>
        </w:rPr>
        <w:t>Hypercare Services:</w:t>
      </w:r>
      <w:r w:rsidRPr="4289C9CD">
        <w:rPr>
          <w:rFonts w:ascii="Arial" w:hAnsi="Arial" w:eastAsia="Arial" w:cs="Arial"/>
          <w:color w:val="000000" w:themeColor="text1"/>
          <w:sz w:val="22"/>
          <w:szCs w:val="22"/>
        </w:rPr>
        <w:t xml:space="preserve"> Delivered 24/7 operational support during rollouts, fine-tuning Java threading, queuing, and logging to resolve issues in real time.</w:t>
      </w:r>
    </w:p>
    <w:p w:rsidR="00BF7883" w:rsidP="00BF7883" w:rsidRDefault="00BF7883" w14:paraId="153B3ABB" w14:textId="77777777">
      <w:pPr>
        <w:pStyle w:val="ListParagraph"/>
        <w:shd w:val="clear" w:color="auto" w:fill="FFFFFF" w:themeFill="background1"/>
        <w:spacing w:before="220" w:after="220"/>
        <w:jc w:val="both"/>
        <w:rPr>
          <w:rFonts w:ascii="Arial" w:hAnsi="Arial" w:eastAsia="Arial" w:cs="Arial"/>
          <w:color w:val="000000" w:themeColor="text1"/>
          <w:sz w:val="22"/>
          <w:szCs w:val="22"/>
        </w:rPr>
      </w:pPr>
    </w:p>
    <w:p w:rsidR="00BF7883" w:rsidP="00BF7883" w:rsidRDefault="00BF7883" w14:paraId="1C48C5B8" w14:textId="77777777">
      <w:pPr>
        <w:pStyle w:val="Heading2"/>
        <w:shd w:val="clear" w:color="auto" w:fill="FFFFFF" w:themeFill="background1"/>
        <w:spacing w:before="360" w:after="0"/>
        <w:jc w:val="both"/>
      </w:pPr>
      <w:r w:rsidRPr="4289C9CD">
        <w:rPr>
          <w:rFonts w:ascii="Arial" w:hAnsi="Arial" w:eastAsia="Arial" w:cs="Arial"/>
          <w:color w:val="000000" w:themeColor="text1"/>
        </w:rPr>
        <w:t>Key Features and Processes</w:t>
      </w:r>
    </w:p>
    <w:p w:rsidR="00BF7883" w:rsidP="00BF7883" w:rsidRDefault="00BF7883" w14:paraId="2ED5D6A6" w14:textId="77777777">
      <w:pPr>
        <w:shd w:val="clear" w:color="auto" w:fill="FFFFFF" w:themeFill="background1"/>
        <w:spacing w:after="0"/>
        <w:jc w:val="both"/>
      </w:pPr>
    </w:p>
    <w:p w:rsidRPr="00412BFF" w:rsidR="00BF7883" w:rsidP="00BF7883" w:rsidRDefault="00BF7883" w14:paraId="5C9857A0" w14:textId="77777777">
      <w:pPr>
        <w:pStyle w:val="ListParagraph"/>
        <w:numPr>
          <w:ilvl w:val="0"/>
          <w:numId w:val="10"/>
        </w:numPr>
        <w:shd w:val="clear" w:color="auto" w:fill="FFFFFF" w:themeFill="background1"/>
        <w:spacing w:after="0"/>
        <w:contextualSpacing w:val="0"/>
        <w:jc w:val="both"/>
        <w:rPr>
          <w:lang w:val="en-US"/>
        </w:rPr>
      </w:pPr>
      <w:r w:rsidRPr="00412BFF">
        <w:rPr>
          <w:b/>
          <w:bCs/>
          <w:lang w:val="en-US"/>
        </w:rPr>
        <w:t>Microservices Decomposition:</w:t>
      </w:r>
      <w:r w:rsidRPr="00412BFF">
        <w:rPr>
          <w:lang w:val="en-US"/>
        </w:rPr>
        <w:t xml:space="preserve"> </w:t>
      </w:r>
      <w:r w:rsidRPr="00412BFF">
        <w:rPr>
          <w:b/>
          <w:bCs/>
          <w:lang w:val="en-US"/>
        </w:rPr>
        <w:t>The client and 4Sales</w:t>
      </w:r>
      <w:r w:rsidRPr="00412BFF">
        <w:rPr>
          <w:lang w:val="en-US"/>
        </w:rPr>
        <w:t xml:space="preserve"> transitioned monolith components into modular data access services acting as SAP proxies, improving scalability and security.</w:t>
      </w:r>
      <w:r w:rsidRPr="009355D1">
        <w:rPr>
          <w:lang w:val="en-US"/>
        </w:rPr>
        <w:t xml:space="preserve"> Our role was to provide the OpenShift hosting environment.</w:t>
      </w:r>
      <w:r w:rsidRPr="00412BFF">
        <w:rPr>
          <w:lang w:val="en-US"/>
        </w:rPr>
        <w:t>.</w:t>
      </w:r>
    </w:p>
    <w:p w:rsidRPr="00412BFF" w:rsidR="00BF7883" w:rsidP="00BF7883" w:rsidRDefault="00BF7883" w14:paraId="5B666D3D" w14:textId="77777777">
      <w:pPr>
        <w:pStyle w:val="ListParagraph"/>
        <w:numPr>
          <w:ilvl w:val="0"/>
          <w:numId w:val="10"/>
        </w:numPr>
        <w:shd w:val="clear" w:color="auto" w:fill="FFFFFF" w:themeFill="background1"/>
        <w:spacing w:after="0"/>
        <w:contextualSpacing w:val="0"/>
        <w:jc w:val="both"/>
        <w:rPr>
          <w:lang w:val="en-US"/>
        </w:rPr>
      </w:pPr>
      <w:r w:rsidRPr="00412BFF">
        <w:rPr>
          <w:b/>
          <w:bCs/>
          <w:lang w:val="en-US"/>
        </w:rPr>
        <w:t>Side-by-Side Migration:</w:t>
      </w:r>
      <w:r w:rsidRPr="00412BFF">
        <w:rPr>
          <w:lang w:val="en-US"/>
        </w:rPr>
        <w:t xml:space="preserve"> Introduced L-shaped routing to allow parallel operation of monolith and microservices, enabling gradual cutover without downtime.</w:t>
      </w:r>
    </w:p>
    <w:p w:rsidRPr="00412BFF" w:rsidR="00BF7883" w:rsidP="00BF7883" w:rsidRDefault="00BF7883" w14:paraId="0379AE61" w14:textId="77777777">
      <w:pPr>
        <w:pStyle w:val="ListParagraph"/>
        <w:numPr>
          <w:ilvl w:val="0"/>
          <w:numId w:val="10"/>
        </w:numPr>
        <w:shd w:val="clear" w:color="auto" w:fill="FFFFFF" w:themeFill="background1"/>
        <w:spacing w:after="0"/>
        <w:contextualSpacing w:val="0"/>
        <w:jc w:val="both"/>
        <w:rPr>
          <w:lang w:val="en-US"/>
        </w:rPr>
      </w:pPr>
      <w:r w:rsidRPr="00412BFF">
        <w:rPr>
          <w:b/>
          <w:bCs/>
          <w:lang w:val="en-US"/>
        </w:rPr>
        <w:t>Agile Release Pipeline:</w:t>
      </w:r>
      <w:r w:rsidRPr="00412BFF">
        <w:rPr>
          <w:lang w:val="en-US"/>
        </w:rPr>
        <w:t xml:space="preserve"> Leveraged OpenShift containerization with CI/CD practices to support Java and Angular applications, moving toward continuous delivery. Smaller updates became possible after splitting monolithic services.</w:t>
      </w:r>
    </w:p>
    <w:p w:rsidRPr="00412BFF" w:rsidR="00BF7883" w:rsidP="00BF7883" w:rsidRDefault="00BF7883" w14:paraId="6E238452" w14:textId="77777777">
      <w:pPr>
        <w:pStyle w:val="ListParagraph"/>
        <w:numPr>
          <w:ilvl w:val="0"/>
          <w:numId w:val="10"/>
        </w:numPr>
        <w:shd w:val="clear" w:color="auto" w:fill="FFFFFF" w:themeFill="background1"/>
        <w:spacing w:after="0"/>
        <w:contextualSpacing w:val="0"/>
        <w:jc w:val="both"/>
        <w:rPr>
          <w:lang w:val="en-US"/>
        </w:rPr>
      </w:pPr>
      <w:r w:rsidRPr="00412BFF">
        <w:rPr>
          <w:b/>
          <w:bCs/>
          <w:lang w:val="en-US"/>
        </w:rPr>
        <w:t>Testing and Validation:</w:t>
      </w:r>
      <w:r w:rsidRPr="00412BFF">
        <w:rPr>
          <w:lang w:val="en-US"/>
        </w:rPr>
        <w:t xml:space="preserve"> Established dedicated load testing environments to simulate peak usage and ensure system reliability. Due to business UAT constraints, technical tests were often limited, requiring last-minute adjustments during go-live.</w:t>
      </w:r>
    </w:p>
    <w:p w:rsidRPr="00412BFF" w:rsidR="00BF7883" w:rsidP="00BF7883" w:rsidRDefault="00BF7883" w14:paraId="639829C2" w14:textId="77777777">
      <w:pPr>
        <w:pStyle w:val="ListParagraph"/>
        <w:numPr>
          <w:ilvl w:val="0"/>
          <w:numId w:val="10"/>
        </w:numPr>
        <w:shd w:val="clear" w:color="auto" w:fill="FFFFFF" w:themeFill="background1"/>
        <w:spacing w:after="0"/>
        <w:contextualSpacing w:val="0"/>
        <w:jc w:val="both"/>
        <w:rPr>
          <w:lang w:val="en-US"/>
        </w:rPr>
      </w:pPr>
      <w:r w:rsidRPr="00412BFF">
        <w:rPr>
          <w:b/>
          <w:bCs/>
          <w:lang w:val="en-US"/>
        </w:rPr>
        <w:t>Organizational Assessment:</w:t>
      </w:r>
      <w:r w:rsidRPr="00412BFF">
        <w:rPr>
          <w:lang w:val="en-US"/>
        </w:rPr>
        <w:t xml:space="preserve"> Conducted a DevOps maturity analysis across MVMI’s verticals, offering restructuring recommendations to streamline approvals and adoption.</w:t>
      </w:r>
    </w:p>
    <w:p w:rsidR="00BF7883" w:rsidP="00BF7883" w:rsidRDefault="00BF7883" w14:paraId="5F86EDF0" w14:textId="77777777">
      <w:pPr>
        <w:shd w:val="clear" w:color="auto" w:fill="FFFFFF" w:themeFill="background1"/>
        <w:spacing w:after="0"/>
        <w:jc w:val="both"/>
      </w:pPr>
    </w:p>
    <w:p w:rsidR="00BF7883" w:rsidP="40ADE008" w:rsidRDefault="00BF7883" w14:paraId="5662F0B2" w14:textId="78036D21">
      <w:pPr>
        <w:shd w:val="clear" w:color="auto" w:fill="FFFFFF" w:themeFill="background1"/>
        <w:spacing w:after="0"/>
        <w:jc w:val="both"/>
        <w:rPr>
          <w:rFonts w:ascii="Arial" w:hAnsi="Arial" w:eastAsia="Arial" w:cs="Arial"/>
          <w:color w:val="000000" w:themeColor="text1" w:themeTint="FF" w:themeShade="FF"/>
          <w:sz w:val="22"/>
          <w:szCs w:val="22"/>
        </w:rPr>
      </w:pPr>
    </w:p>
    <w:p w:rsidR="00BF7883" w:rsidP="40ADE008" w:rsidRDefault="00BF7883" w14:paraId="44F947A4" w14:textId="09138350">
      <w:pPr>
        <w:pStyle w:val="Heading2"/>
        <w:spacing w:before="0" w:after="0"/>
        <w:rPr>
          <w:rFonts w:ascii="Arial" w:hAnsi="Arial" w:eastAsia="Arial" w:cs="Arial"/>
          <w:color w:val="000000" w:themeColor="text1" w:themeTint="FF" w:themeShade="FF"/>
        </w:rPr>
      </w:pPr>
      <w:r w:rsidRPr="40ADE008" w:rsidR="00BF7883">
        <w:rPr>
          <w:rFonts w:ascii="Arial" w:hAnsi="Arial" w:eastAsia="Arial" w:cs="Arial"/>
          <w:color w:val="000000" w:themeColor="text1" w:themeTint="FF" w:themeShade="FF"/>
        </w:rPr>
        <w:t>Overcoming Challenges</w:t>
      </w:r>
    </w:p>
    <w:p w:rsidR="00BF7883" w:rsidP="00BF7883" w:rsidRDefault="00BF7883" w14:paraId="2A3E27C9" w14:textId="77777777">
      <w:pPr>
        <w:jc w:val="both"/>
      </w:pPr>
    </w:p>
    <w:p w:rsidRPr="00412BFF" w:rsidR="00BF7883" w:rsidP="00BF7883" w:rsidRDefault="00BF7883" w14:paraId="2D890F41" w14:textId="77777777">
      <w:pPr>
        <w:shd w:val="clear" w:color="auto" w:fill="FFFFFF" w:themeFill="background1"/>
        <w:spacing w:after="240"/>
        <w:jc w:val="both"/>
        <w:rPr>
          <w:rFonts w:ascii="Arial" w:hAnsi="Arial" w:eastAsia="Arial" w:cs="Arial"/>
          <w:color w:val="000000" w:themeColor="text1"/>
          <w:sz w:val="22"/>
          <w:szCs w:val="22"/>
          <w:lang w:val="en-US"/>
        </w:rPr>
      </w:pPr>
      <w:r w:rsidRPr="00412BFF">
        <w:rPr>
          <w:rFonts w:ascii="Arial" w:hAnsi="Arial" w:eastAsia="Arial" w:cs="Arial"/>
          <w:color w:val="000000" w:themeColor="text1"/>
          <w:sz w:val="22"/>
          <w:szCs w:val="22"/>
          <w:lang w:val="en-US"/>
        </w:rPr>
        <w:t>Our team navigated several obstacles, including MVMI's fragmented organizational structure, which slowed decision-making and rollouts due to dependencies on multiple groups (e.g., network teams for rule changes). We addressed this by escalating recommendations to director level through consulting sessions, prioritizing system rollouts over simultaneous cultural shifts to avoid overload.</w:t>
      </w:r>
    </w:p>
    <w:p w:rsidRPr="00412BFF" w:rsidR="00BF7883" w:rsidP="00BF7883" w:rsidRDefault="00BF7883" w14:paraId="7E1B0428" w14:textId="77777777">
      <w:pPr>
        <w:shd w:val="clear" w:color="auto" w:fill="FFFFFF" w:themeFill="background1"/>
        <w:spacing w:after="240"/>
        <w:jc w:val="both"/>
        <w:rPr>
          <w:rFonts w:ascii="Arial" w:hAnsi="Arial" w:eastAsia="Arial" w:cs="Arial"/>
          <w:color w:val="000000" w:themeColor="text1"/>
          <w:sz w:val="22"/>
          <w:szCs w:val="22"/>
          <w:lang w:val="en-US"/>
        </w:rPr>
      </w:pPr>
      <w:r w:rsidRPr="00412BFF">
        <w:rPr>
          <w:rFonts w:ascii="Arial" w:hAnsi="Arial" w:eastAsia="Arial" w:cs="Arial"/>
          <w:color w:val="000000" w:themeColor="text1"/>
          <w:sz w:val="22"/>
          <w:szCs w:val="22"/>
          <w:lang w:val="en-US"/>
        </w:rPr>
        <w:t>Technical challenges, such as insufficient pre-release load testing due to environment contention (business UAT occupying test setups for two months), led to hectic August deployments; we mitigated this with on-the-fly config optimizations during hypercare, resolving Java defaults for threading and queuing over a four-day weekend.</w:t>
      </w:r>
    </w:p>
    <w:p w:rsidRPr="00412BFF" w:rsidR="00BF7883" w:rsidP="00BF7883" w:rsidRDefault="00BF7883" w14:paraId="6D7B60AC" w14:textId="77777777">
      <w:pPr>
        <w:shd w:val="clear" w:color="auto" w:fill="FFFFFF" w:themeFill="background1"/>
        <w:spacing w:after="240"/>
        <w:jc w:val="both"/>
        <w:rPr>
          <w:rFonts w:ascii="Arial" w:hAnsi="Arial" w:eastAsia="Arial" w:cs="Arial"/>
          <w:color w:val="000000" w:themeColor="text1"/>
          <w:sz w:val="22"/>
          <w:szCs w:val="22"/>
          <w:lang w:val="en-US"/>
        </w:rPr>
      </w:pPr>
      <w:r w:rsidRPr="00412BFF">
        <w:rPr>
          <w:rFonts w:ascii="Arial" w:hAnsi="Arial" w:eastAsia="Arial" w:cs="Arial"/>
          <w:color w:val="000000" w:themeColor="text1"/>
          <w:sz w:val="22"/>
          <w:szCs w:val="22"/>
          <w:lang w:val="en-US"/>
        </w:rPr>
        <w:t>External system configuration gaps were overcome by stepping in as the primary troubleshooter, using the unified monitoring stack to diagnose issues in real-time, ensuring stability despite initial delays in symptom identification (Revision to remove "WebStar's stock configurations").</w:t>
      </w:r>
    </w:p>
    <w:p w:rsidRPr="00412BFF" w:rsidR="00BF7883" w:rsidP="00BF7883" w:rsidRDefault="00BF7883" w14:paraId="3138A74A" w14:textId="77777777">
      <w:pPr>
        <w:shd w:val="clear" w:color="auto" w:fill="FFFFFF" w:themeFill="background1"/>
        <w:spacing w:after="0"/>
        <w:jc w:val="both"/>
        <w:rPr>
          <w:rFonts w:ascii="Arial" w:hAnsi="Arial" w:eastAsia="Arial" w:cs="Arial"/>
          <w:color w:val="000000" w:themeColor="text1"/>
          <w:sz w:val="22"/>
          <w:szCs w:val="22"/>
          <w:lang w:val="en-US"/>
        </w:rPr>
      </w:pPr>
      <w:r w:rsidRPr="00412BFF">
        <w:rPr>
          <w:rFonts w:ascii="Arial" w:hAnsi="Arial" w:eastAsia="Arial" w:cs="Arial"/>
          <w:color w:val="000000" w:themeColor="text1"/>
          <w:sz w:val="22"/>
          <w:szCs w:val="22"/>
          <w:lang w:val="en-US"/>
        </w:rPr>
        <w:t xml:space="preserve">The transformation faced both technical and organizational hurdles: </w:t>
      </w:r>
    </w:p>
    <w:p w:rsidRPr="00412BFF" w:rsidR="00BF7883" w:rsidP="00BF7883" w:rsidRDefault="00BF7883" w14:paraId="65767EA6" w14:textId="77777777">
      <w:pPr>
        <w:numPr>
          <w:ilvl w:val="0"/>
          <w:numId w:val="5"/>
        </w:numPr>
        <w:shd w:val="clear" w:color="auto" w:fill="FFFFFF" w:themeFill="background1"/>
        <w:spacing w:after="0"/>
        <w:jc w:val="both"/>
        <w:rPr>
          <w:rFonts w:ascii="Arial" w:hAnsi="Arial" w:eastAsia="Arial" w:cs="Arial"/>
          <w:color w:val="000000" w:themeColor="text1"/>
          <w:sz w:val="22"/>
          <w:szCs w:val="22"/>
          <w:lang w:val="en-US"/>
        </w:rPr>
      </w:pPr>
      <w:r w:rsidRPr="00412BFF">
        <w:rPr>
          <w:rFonts w:ascii="Arial" w:hAnsi="Arial" w:eastAsia="Arial" w:cs="Arial"/>
          <w:b/>
          <w:bCs/>
          <w:color w:val="000000" w:themeColor="text1"/>
          <w:sz w:val="22"/>
          <w:szCs w:val="22"/>
          <w:lang w:val="en-US"/>
        </w:rPr>
        <w:t>Fragmented Structures:</w:t>
      </w:r>
      <w:r w:rsidRPr="00412BFF">
        <w:rPr>
          <w:rFonts w:ascii="Arial" w:hAnsi="Arial" w:eastAsia="Arial" w:cs="Arial"/>
          <w:color w:val="000000" w:themeColor="text1"/>
          <w:sz w:val="22"/>
          <w:szCs w:val="22"/>
          <w:lang w:val="en-US"/>
        </w:rPr>
        <w:t xml:space="preserve"> Siloed teams slowed progress. To address this, we escalated recommendations to senior leadership and focused first on stabilizing rollouts before driving broader cultural change.</w:t>
      </w:r>
    </w:p>
    <w:p w:rsidRPr="00412BFF" w:rsidR="00BF7883" w:rsidP="00BF7883" w:rsidRDefault="00BF7883" w14:paraId="0DE58C10" w14:textId="77777777">
      <w:pPr>
        <w:numPr>
          <w:ilvl w:val="0"/>
          <w:numId w:val="5"/>
        </w:numPr>
        <w:shd w:val="clear" w:color="auto" w:fill="FFFFFF" w:themeFill="background1"/>
        <w:spacing w:after="0"/>
        <w:jc w:val="both"/>
        <w:rPr>
          <w:rFonts w:ascii="Arial" w:hAnsi="Arial" w:eastAsia="Arial" w:cs="Arial"/>
          <w:color w:val="000000" w:themeColor="text1"/>
          <w:sz w:val="22"/>
          <w:szCs w:val="22"/>
          <w:lang w:val="en-US"/>
        </w:rPr>
      </w:pPr>
      <w:r w:rsidRPr="00412BFF">
        <w:rPr>
          <w:rFonts w:ascii="Arial" w:hAnsi="Arial" w:eastAsia="Arial" w:cs="Arial"/>
          <w:b/>
          <w:bCs/>
          <w:color w:val="000000" w:themeColor="text1"/>
          <w:sz w:val="22"/>
          <w:szCs w:val="22"/>
          <w:lang w:val="en-US"/>
        </w:rPr>
        <w:t>Load Testing Limitations:</w:t>
      </w:r>
      <w:r w:rsidRPr="00412BFF">
        <w:rPr>
          <w:rFonts w:ascii="Arial" w:hAnsi="Arial" w:eastAsia="Arial" w:cs="Arial"/>
          <w:color w:val="000000" w:themeColor="text1"/>
          <w:sz w:val="22"/>
          <w:szCs w:val="22"/>
          <w:lang w:val="en-US"/>
        </w:rPr>
        <w:t xml:space="preserve"> Shared business UAT environments restricted pre-release validation. During August deployments, our hypercare service provided live optimization, ensuring stability despite gaps.</w:t>
      </w:r>
    </w:p>
    <w:p w:rsidRPr="00412BFF" w:rsidR="00BF7883" w:rsidP="00BF7883" w:rsidRDefault="00BF7883" w14:paraId="3A3AE88D" w14:textId="77777777">
      <w:pPr>
        <w:numPr>
          <w:ilvl w:val="0"/>
          <w:numId w:val="5"/>
        </w:numPr>
        <w:shd w:val="clear" w:color="auto" w:fill="FFFFFF" w:themeFill="background1"/>
        <w:spacing w:after="0"/>
        <w:jc w:val="both"/>
        <w:rPr>
          <w:rFonts w:ascii="Arial" w:hAnsi="Arial" w:eastAsia="Arial" w:cs="Arial"/>
          <w:color w:val="000000" w:themeColor="text1"/>
          <w:sz w:val="22"/>
          <w:szCs w:val="22"/>
          <w:lang w:val="en-US"/>
        </w:rPr>
      </w:pPr>
      <w:r w:rsidRPr="00412BFF">
        <w:rPr>
          <w:rFonts w:ascii="Arial" w:hAnsi="Arial" w:eastAsia="Arial" w:cs="Arial"/>
          <w:b/>
          <w:bCs/>
          <w:color w:val="000000" w:themeColor="text1"/>
          <w:sz w:val="22"/>
          <w:szCs w:val="22"/>
          <w:lang w:val="en-US"/>
        </w:rPr>
        <w:t>External Dependencies:</w:t>
      </w:r>
      <w:r w:rsidRPr="00412BFF">
        <w:rPr>
          <w:rFonts w:ascii="Arial" w:hAnsi="Arial" w:eastAsia="Arial" w:cs="Arial"/>
          <w:color w:val="000000" w:themeColor="text1"/>
          <w:sz w:val="22"/>
          <w:szCs w:val="22"/>
          <w:lang w:val="en-US"/>
        </w:rPr>
        <w:t xml:space="preserve"> </w:t>
      </w:r>
      <w:r w:rsidRPr="00412BFF">
        <w:rPr>
          <w:rFonts w:ascii="Arial" w:hAnsi="Arial" w:eastAsia="Arial" w:cs="Arial"/>
          <w:b/>
          <w:bCs/>
          <w:color w:val="000000" w:themeColor="text1"/>
          <w:sz w:val="22"/>
          <w:szCs w:val="22"/>
          <w:lang w:val="en-US"/>
        </w:rPr>
        <w:t>Specific default configurations from external systems</w:t>
      </w:r>
      <w:r w:rsidRPr="00412BFF">
        <w:rPr>
          <w:rFonts w:ascii="Arial" w:hAnsi="Arial" w:eastAsia="Arial" w:cs="Arial"/>
          <w:color w:val="000000" w:themeColor="text1"/>
          <w:sz w:val="22"/>
          <w:szCs w:val="22"/>
          <w:lang w:val="en-US"/>
        </w:rPr>
        <w:t xml:space="preserve"> created risks (Revision to remove "Stock configurations from external vendors (e.g., WebStar)"). We stepped in as primary troubleshooters, leveraging monitoring tools to resolve issues in real time.</w:t>
      </w:r>
    </w:p>
    <w:p w:rsidRPr="00412BFF" w:rsidR="00BF7883" w:rsidP="00BF7883" w:rsidRDefault="00BF7883" w14:paraId="00F83F8B" w14:textId="77777777">
      <w:pPr>
        <w:shd w:val="clear" w:color="auto" w:fill="FFFFFF" w:themeFill="background1"/>
        <w:spacing w:after="0"/>
        <w:jc w:val="both"/>
        <w:rPr>
          <w:rFonts w:ascii="Arial" w:hAnsi="Arial" w:eastAsia="Arial" w:cs="Arial"/>
          <w:color w:val="000000" w:themeColor="text1"/>
          <w:sz w:val="22"/>
          <w:szCs w:val="22"/>
          <w:lang w:val="en-US"/>
        </w:rPr>
      </w:pPr>
      <w:r w:rsidRPr="00412BFF">
        <w:rPr>
          <w:rFonts w:ascii="Arial" w:hAnsi="Arial" w:eastAsia="Arial" w:cs="Arial"/>
          <w:color w:val="000000" w:themeColor="text1"/>
          <w:sz w:val="22"/>
          <w:szCs w:val="22"/>
          <w:lang w:val="en-US"/>
        </w:rPr>
        <w:t>Through proactive interventions, we turned potential rollout risks into controlled, stable outcomes, earning strong recognition from MVMI leadership.</w:t>
      </w:r>
    </w:p>
    <w:p w:rsidR="00BF7883" w:rsidP="00BF7883" w:rsidRDefault="00BF7883" w14:paraId="4EAA7490" w14:textId="77777777">
      <w:pPr>
        <w:pStyle w:val="Heading2"/>
        <w:shd w:val="clear" w:color="auto" w:fill="FFFFFF" w:themeFill="background1"/>
        <w:spacing w:before="0" w:after="0"/>
        <w:jc w:val="both"/>
        <w:rPr>
          <w:rFonts w:ascii="Arial" w:hAnsi="Arial" w:eastAsia="Arial" w:cs="Arial"/>
          <w:color w:val="000000" w:themeColor="text1"/>
        </w:rPr>
      </w:pPr>
    </w:p>
    <w:p w:rsidR="00BF7883" w:rsidP="00BF7883" w:rsidRDefault="00BF7883" w14:paraId="7C469393" w14:textId="77777777">
      <w:pPr>
        <w:pStyle w:val="Heading2"/>
        <w:shd w:val="clear" w:color="auto" w:fill="FFFFFF" w:themeFill="background1"/>
        <w:spacing w:before="0" w:after="0"/>
        <w:jc w:val="both"/>
      </w:pPr>
      <w:r w:rsidRPr="4289C9CD">
        <w:rPr>
          <w:rFonts w:ascii="Arial" w:hAnsi="Arial" w:eastAsia="Arial" w:cs="Arial"/>
          <w:color w:val="000000" w:themeColor="text1"/>
        </w:rPr>
        <w:t>The Results</w:t>
      </w:r>
    </w:p>
    <w:p w:rsidR="00BF7883" w:rsidP="00BF7883" w:rsidRDefault="00BF7883" w14:paraId="3A985CD9" w14:textId="77777777">
      <w:pPr>
        <w:jc w:val="both"/>
      </w:pPr>
    </w:p>
    <w:p w:rsidR="00BF7883" w:rsidP="00BF7883" w:rsidRDefault="00BF7883" w14:paraId="022EC0C9" w14:textId="77777777">
      <w:pPr>
        <w:pStyle w:val="Heading3"/>
        <w:shd w:val="clear" w:color="auto" w:fill="FFFFFF" w:themeFill="background1"/>
        <w:spacing w:before="0" w:after="0"/>
        <w:jc w:val="both"/>
        <w:rPr>
          <w:rFonts w:ascii="Arial" w:hAnsi="Arial" w:eastAsia="Arial" w:cs="Arial"/>
          <w:color w:val="auto"/>
        </w:rPr>
      </w:pPr>
      <w:r w:rsidRPr="020B785A">
        <w:rPr>
          <w:rFonts w:ascii="Arial" w:hAnsi="Arial" w:eastAsia="Arial" w:cs="Arial"/>
          <w:color w:val="auto"/>
        </w:rPr>
        <w:t>Measurable Outcomes</w:t>
      </w:r>
    </w:p>
    <w:p w:rsidR="00BF7883" w:rsidP="00BF7883" w:rsidRDefault="00BF7883" w14:paraId="56A68B3A" w14:textId="77777777">
      <w:pPr>
        <w:shd w:val="clear" w:color="auto" w:fill="FFFFFF" w:themeFill="background1"/>
        <w:spacing w:after="0"/>
        <w:jc w:val="both"/>
      </w:pPr>
    </w:p>
    <w:p w:rsidR="00BF7883" w:rsidP="00BF7883" w:rsidRDefault="00BF7883" w14:paraId="4E38105B" w14:textId="77777777">
      <w:pPr>
        <w:pStyle w:val="ListParagraph"/>
        <w:numPr>
          <w:ilvl w:val="0"/>
          <w:numId w:val="4"/>
        </w:numPr>
        <w:shd w:val="clear" w:color="auto" w:fill="FFFFFF" w:themeFill="background1"/>
        <w:spacing w:after="0"/>
        <w:contextualSpacing w:val="0"/>
        <w:jc w:val="both"/>
        <w:rPr>
          <w:rFonts w:ascii="Arial" w:hAnsi="Arial" w:eastAsia="Arial" w:cs="Arial"/>
          <w:color w:val="000000" w:themeColor="text1"/>
        </w:rPr>
      </w:pPr>
      <w:r w:rsidRPr="4289C9CD">
        <w:rPr>
          <w:rFonts w:ascii="Arial" w:hAnsi="Arial" w:eastAsia="Arial" w:cs="Arial"/>
          <w:b/>
          <w:bCs/>
          <w:color w:val="000000" w:themeColor="text1"/>
          <w:sz w:val="22"/>
          <w:szCs w:val="22"/>
        </w:rPr>
        <w:t>Release Frequency:</w:t>
      </w:r>
      <w:r w:rsidRPr="4289C9CD">
        <w:rPr>
          <w:rFonts w:ascii="Arial" w:hAnsi="Arial" w:eastAsia="Arial" w:cs="Arial"/>
          <w:color w:val="000000" w:themeColor="text1"/>
          <w:sz w:val="22"/>
          <w:szCs w:val="22"/>
        </w:rPr>
        <w:t xml:space="preserve"> Reduced deployment cadence from quarterly to bi-weekly/monthly, enabling faster delivery of business-critical updates, and three major releases within the first year.</w:t>
      </w:r>
      <w:r>
        <w:br/>
      </w:r>
    </w:p>
    <w:p w:rsidR="00BF7883" w:rsidP="00BF7883" w:rsidRDefault="00BF7883" w14:paraId="57D84D32" w14:textId="77777777">
      <w:pPr>
        <w:pStyle w:val="ListParagraph"/>
        <w:numPr>
          <w:ilvl w:val="0"/>
          <w:numId w:val="4"/>
        </w:numPr>
        <w:shd w:val="clear" w:color="auto" w:fill="FFFFFF" w:themeFill="background1"/>
        <w:spacing w:after="0"/>
        <w:contextualSpacing w:val="0"/>
        <w:jc w:val="both"/>
      </w:pPr>
      <w:r w:rsidRPr="4289C9CD">
        <w:rPr>
          <w:rFonts w:ascii="Arial" w:hAnsi="Arial" w:eastAsia="Arial" w:cs="Arial"/>
          <w:b/>
          <w:bCs/>
          <w:color w:val="000000" w:themeColor="text1"/>
          <w:sz w:val="22"/>
          <w:szCs w:val="22"/>
        </w:rPr>
        <w:t>Scalability Proven:</w:t>
      </w:r>
      <w:r w:rsidRPr="4289C9CD">
        <w:rPr>
          <w:rFonts w:ascii="Arial" w:hAnsi="Arial" w:eastAsia="Arial" w:cs="Arial"/>
          <w:color w:val="000000" w:themeColor="text1"/>
          <w:sz w:val="22"/>
          <w:szCs w:val="22"/>
        </w:rPr>
        <w:t xml:space="preserve"> Validated handling of 300–600 requests per minute, with optimizations ensuring resilience under peak loads, </w:t>
      </w:r>
      <w:r>
        <w:br/>
      </w:r>
    </w:p>
    <w:p w:rsidR="00BF7883" w:rsidP="00BF7883" w:rsidRDefault="00BF7883" w14:paraId="201664B6" w14:textId="77777777">
      <w:pPr>
        <w:pStyle w:val="ListParagraph"/>
        <w:numPr>
          <w:ilvl w:val="0"/>
          <w:numId w:val="4"/>
        </w:numPr>
        <w:shd w:val="clear" w:color="auto" w:fill="FFFFFF" w:themeFill="background1"/>
        <w:spacing w:after="0"/>
        <w:contextualSpacing w:val="0"/>
        <w:jc w:val="both"/>
      </w:pPr>
      <w:r w:rsidRPr="4289C9CD">
        <w:rPr>
          <w:rFonts w:ascii="Arial" w:hAnsi="Arial" w:eastAsia="Arial" w:cs="Arial"/>
          <w:b/>
          <w:bCs/>
          <w:color w:val="000000" w:themeColor="text1"/>
          <w:sz w:val="22"/>
          <w:szCs w:val="22"/>
        </w:rPr>
        <w:t>Operational Environments:</w:t>
      </w:r>
      <w:r w:rsidRPr="4289C9CD">
        <w:rPr>
          <w:rFonts w:ascii="Arial" w:hAnsi="Arial" w:eastAsia="Arial" w:cs="Arial"/>
          <w:color w:val="000000" w:themeColor="text1"/>
          <w:sz w:val="22"/>
          <w:szCs w:val="22"/>
        </w:rPr>
        <w:t xml:space="preserve"> Successfully built and stabilized test, staging, and production clusters in weeks rather than months, including additional testing environments created in later phases.</w:t>
      </w:r>
      <w:r>
        <w:br/>
      </w:r>
    </w:p>
    <w:p w:rsidR="00BF7883" w:rsidP="00BF7883" w:rsidRDefault="00BF7883" w14:paraId="16226306" w14:textId="77777777">
      <w:pPr>
        <w:pStyle w:val="ListParagraph"/>
        <w:numPr>
          <w:ilvl w:val="0"/>
          <w:numId w:val="4"/>
        </w:numPr>
        <w:shd w:val="clear" w:color="auto" w:fill="FFFFFF" w:themeFill="background1"/>
        <w:spacing w:after="0"/>
        <w:contextualSpacing w:val="0"/>
        <w:jc w:val="both"/>
        <w:rPr>
          <w:rFonts w:ascii="Arial" w:hAnsi="Arial" w:eastAsia="Arial" w:cs="Arial"/>
          <w:color w:val="000000" w:themeColor="text1"/>
        </w:rPr>
      </w:pPr>
      <w:r w:rsidRPr="4289C9CD">
        <w:rPr>
          <w:rFonts w:ascii="Arial" w:hAnsi="Arial" w:eastAsia="Arial" w:cs="Arial"/>
          <w:b/>
          <w:bCs/>
          <w:color w:val="000000" w:themeColor="text1"/>
          <w:sz w:val="22"/>
          <w:szCs w:val="22"/>
        </w:rPr>
        <w:t>System Stability:</w:t>
      </w:r>
      <w:r w:rsidRPr="4289C9CD">
        <w:rPr>
          <w:rFonts w:ascii="Arial" w:hAnsi="Arial" w:eastAsia="Arial" w:cs="Arial"/>
          <w:color w:val="000000" w:themeColor="text1"/>
          <w:sz w:val="22"/>
          <w:szCs w:val="22"/>
        </w:rPr>
        <w:t xml:space="preserve"> Achieved uninterrupted service across 3+ million accounts post-August rollout, with no major incidents reported.</w:t>
      </w:r>
    </w:p>
    <w:p w:rsidR="00BF7883" w:rsidP="00BF7883" w:rsidRDefault="00BF7883" w14:paraId="403DACE7" w14:textId="77777777">
      <w:pPr>
        <w:shd w:val="clear" w:color="auto" w:fill="FFFFFF" w:themeFill="background1"/>
        <w:spacing w:after="0"/>
        <w:jc w:val="both"/>
      </w:pPr>
    </w:p>
    <w:p w:rsidR="00BF7883" w:rsidP="00BF7883" w:rsidRDefault="00BF7883" w14:paraId="191EFDF3" w14:textId="77777777">
      <w:pPr>
        <w:shd w:val="clear" w:color="auto" w:fill="FFFFFF" w:themeFill="background1"/>
        <w:spacing w:after="0"/>
        <w:jc w:val="both"/>
      </w:pPr>
      <w:r w:rsidRPr="4289C9CD">
        <w:rPr>
          <w:rFonts w:ascii="Arial" w:hAnsi="Arial" w:eastAsia="Arial" w:cs="Arial"/>
          <w:color w:val="000000" w:themeColor="text1"/>
          <w:sz w:val="22"/>
          <w:szCs w:val="22"/>
        </w:rPr>
        <w:t xml:space="preserve"> </w:t>
      </w:r>
    </w:p>
    <w:p w:rsidR="00BF7883" w:rsidP="00BF7883" w:rsidRDefault="00BF7883" w14:paraId="5501198F" w14:textId="77777777">
      <w:pPr>
        <w:pStyle w:val="Heading3"/>
        <w:shd w:val="clear" w:color="auto" w:fill="FFFFFF" w:themeFill="background1"/>
        <w:spacing w:before="0" w:after="0"/>
        <w:jc w:val="both"/>
        <w:rPr>
          <w:rFonts w:ascii="Arial" w:hAnsi="Arial" w:eastAsia="Arial" w:cs="Arial"/>
          <w:color w:val="auto"/>
        </w:rPr>
      </w:pPr>
      <w:r w:rsidRPr="020B785A">
        <w:rPr>
          <w:rFonts w:ascii="Arial" w:hAnsi="Arial" w:eastAsia="Arial" w:cs="Arial"/>
          <w:color w:val="auto"/>
        </w:rPr>
        <w:t>Business Impact</w:t>
      </w:r>
    </w:p>
    <w:p w:rsidR="00BF7883" w:rsidP="00BF7883" w:rsidRDefault="00BF7883" w14:paraId="263E6B54" w14:textId="77777777">
      <w:pPr>
        <w:shd w:val="clear" w:color="auto" w:fill="FFFFFF" w:themeFill="background1"/>
        <w:spacing w:after="0"/>
        <w:jc w:val="both"/>
      </w:pPr>
    </w:p>
    <w:p w:rsidR="00BF7883" w:rsidP="00BF7883" w:rsidRDefault="00BF7883" w14:paraId="43A829F7" w14:textId="77777777">
      <w:pPr>
        <w:pStyle w:val="ListParagraph"/>
        <w:numPr>
          <w:ilvl w:val="0"/>
          <w:numId w:val="13"/>
        </w:numPr>
        <w:shd w:val="clear" w:color="auto" w:fill="FFFFFF" w:themeFill="background1"/>
        <w:spacing w:before="220" w:after="220"/>
        <w:contextualSpacing w:val="0"/>
        <w:jc w:val="both"/>
      </w:pPr>
      <w:r w:rsidRPr="4289C9CD">
        <w:rPr>
          <w:rFonts w:ascii="Arial" w:hAnsi="Arial" w:eastAsia="Arial" w:cs="Arial"/>
          <w:color w:val="000000" w:themeColor="text1"/>
          <w:sz w:val="22"/>
          <w:szCs w:val="22"/>
        </w:rPr>
        <w:t xml:space="preserve">Enhanced operational resilience and </w:t>
      </w:r>
      <w:r w:rsidRPr="4289C9CD">
        <w:rPr>
          <w:rFonts w:ascii="Arial" w:hAnsi="Arial" w:eastAsia="Arial" w:cs="Arial"/>
          <w:b/>
          <w:bCs/>
          <w:color w:val="000000" w:themeColor="text1"/>
          <w:sz w:val="22"/>
          <w:szCs w:val="22"/>
        </w:rPr>
        <w:t>minimized downtime risks</w:t>
      </w:r>
      <w:r w:rsidRPr="4289C9CD">
        <w:rPr>
          <w:rFonts w:ascii="Arial" w:hAnsi="Arial" w:eastAsia="Arial" w:cs="Arial"/>
          <w:color w:val="000000" w:themeColor="text1"/>
          <w:sz w:val="22"/>
          <w:szCs w:val="22"/>
        </w:rPr>
        <w:t xml:space="preserve"> in Hungary’s national energy servicing platform.</w:t>
      </w:r>
      <w:r>
        <w:br/>
      </w:r>
    </w:p>
    <w:p w:rsidR="00BF7883" w:rsidP="00BF7883" w:rsidRDefault="00BF7883" w14:paraId="255EC844" w14:textId="77777777">
      <w:pPr>
        <w:pStyle w:val="ListParagraph"/>
        <w:numPr>
          <w:ilvl w:val="0"/>
          <w:numId w:val="13"/>
        </w:numPr>
        <w:shd w:val="clear" w:color="auto" w:fill="FFFFFF" w:themeFill="background1"/>
        <w:spacing w:before="220" w:after="220"/>
        <w:contextualSpacing w:val="0"/>
        <w:jc w:val="both"/>
        <w:rPr>
          <w:rFonts w:ascii="Arial" w:hAnsi="Arial" w:eastAsia="Arial" w:cs="Arial"/>
          <w:color w:val="000000" w:themeColor="text1"/>
          <w:sz w:val="22"/>
          <w:szCs w:val="22"/>
        </w:rPr>
      </w:pPr>
      <w:r w:rsidRPr="4289C9CD">
        <w:rPr>
          <w:rFonts w:ascii="Arial" w:hAnsi="Arial" w:eastAsia="Arial" w:cs="Arial"/>
          <w:b/>
          <w:bCs/>
          <w:color w:val="000000" w:themeColor="text1"/>
          <w:sz w:val="22"/>
          <w:szCs w:val="22"/>
        </w:rPr>
        <w:t>Accelerated billing and account management processes</w:t>
      </w:r>
      <w:r w:rsidRPr="4289C9CD">
        <w:rPr>
          <w:rFonts w:ascii="Arial" w:hAnsi="Arial" w:eastAsia="Arial" w:cs="Arial"/>
          <w:color w:val="000000" w:themeColor="text1"/>
          <w:sz w:val="22"/>
          <w:szCs w:val="22"/>
        </w:rPr>
        <w:t xml:space="preserve"> through reduced SAP dependency.</w:t>
      </w:r>
      <w:r>
        <w:br/>
      </w:r>
    </w:p>
    <w:p w:rsidR="00BF7883" w:rsidP="00BF7883" w:rsidRDefault="00BF7883" w14:paraId="4035A2E2" w14:textId="77777777">
      <w:pPr>
        <w:pStyle w:val="ListParagraph"/>
        <w:numPr>
          <w:ilvl w:val="0"/>
          <w:numId w:val="13"/>
        </w:numPr>
        <w:shd w:val="clear" w:color="auto" w:fill="FFFFFF" w:themeFill="background1"/>
        <w:spacing w:before="220" w:after="220"/>
        <w:contextualSpacing w:val="0"/>
        <w:jc w:val="both"/>
        <w:rPr>
          <w:rFonts w:ascii="Arial" w:hAnsi="Arial" w:eastAsia="Arial" w:cs="Arial"/>
          <w:color w:val="000000" w:themeColor="text1"/>
          <w:sz w:val="22"/>
          <w:szCs w:val="22"/>
        </w:rPr>
      </w:pPr>
      <w:r w:rsidRPr="4289C9CD">
        <w:rPr>
          <w:rFonts w:ascii="Arial" w:hAnsi="Arial" w:eastAsia="Arial" w:cs="Arial"/>
          <w:b/>
          <w:bCs/>
          <w:color w:val="000000" w:themeColor="text1"/>
          <w:sz w:val="22"/>
          <w:szCs w:val="22"/>
        </w:rPr>
        <w:t>Increased agility</w:t>
      </w:r>
      <w:r w:rsidRPr="4289C9CD">
        <w:rPr>
          <w:rFonts w:ascii="Arial" w:hAnsi="Arial" w:eastAsia="Arial" w:cs="Arial"/>
          <w:color w:val="000000" w:themeColor="text1"/>
          <w:sz w:val="22"/>
          <w:szCs w:val="22"/>
        </w:rPr>
        <w:t xml:space="preserve"> in delivering new customer-facing features and </w:t>
      </w:r>
      <w:r w:rsidRPr="4289C9CD">
        <w:rPr>
          <w:rFonts w:ascii="Arial" w:hAnsi="Arial" w:eastAsia="Arial" w:cs="Arial"/>
          <w:b/>
          <w:bCs/>
          <w:color w:val="000000" w:themeColor="text1"/>
          <w:sz w:val="22"/>
          <w:szCs w:val="22"/>
        </w:rPr>
        <w:t>regulatory updates.</w:t>
      </w:r>
      <w:r>
        <w:br/>
      </w:r>
    </w:p>
    <w:p w:rsidR="00BF7883" w:rsidP="00BF7883" w:rsidRDefault="00BF7883" w14:paraId="64B68B32" w14:textId="77777777">
      <w:pPr>
        <w:pStyle w:val="ListParagraph"/>
        <w:numPr>
          <w:ilvl w:val="0"/>
          <w:numId w:val="13"/>
        </w:numPr>
        <w:shd w:val="clear" w:color="auto" w:fill="FFFFFF" w:themeFill="background1"/>
        <w:spacing w:before="220" w:after="220"/>
        <w:contextualSpacing w:val="0"/>
        <w:jc w:val="both"/>
        <w:rPr>
          <w:rFonts w:ascii="Arial" w:hAnsi="Arial" w:eastAsia="Arial" w:cs="Arial"/>
          <w:color w:val="000000" w:themeColor="text1"/>
          <w:sz w:val="22"/>
          <w:szCs w:val="22"/>
        </w:rPr>
      </w:pPr>
      <w:r w:rsidRPr="4289C9CD">
        <w:rPr>
          <w:rFonts w:ascii="Arial" w:hAnsi="Arial" w:eastAsia="Arial" w:cs="Arial"/>
          <w:color w:val="000000" w:themeColor="text1"/>
          <w:sz w:val="22"/>
          <w:szCs w:val="22"/>
        </w:rPr>
        <w:t>Strengthened MVMI’s positioning as a modern, future-ready energy provider.</w:t>
      </w:r>
    </w:p>
    <w:p w:rsidR="00BF7883" w:rsidP="00BF7883" w:rsidRDefault="00BF7883" w14:paraId="4A06E7DD" w14:textId="77777777">
      <w:pPr>
        <w:shd w:val="clear" w:color="auto" w:fill="FFFFFF" w:themeFill="background1"/>
        <w:spacing w:after="0"/>
        <w:jc w:val="both"/>
      </w:pPr>
    </w:p>
    <w:p w:rsidR="00BF7883" w:rsidP="00BF7883" w:rsidRDefault="00BF7883" w14:paraId="05F9D5F1" w14:textId="77777777">
      <w:pPr>
        <w:shd w:val="clear" w:color="auto" w:fill="FFFFFF" w:themeFill="background1"/>
        <w:spacing w:after="0"/>
        <w:jc w:val="both"/>
      </w:pPr>
      <w:r w:rsidRPr="4289C9CD">
        <w:rPr>
          <w:rFonts w:ascii="Arial" w:hAnsi="Arial" w:eastAsia="Arial" w:cs="Arial"/>
          <w:color w:val="000000" w:themeColor="text1"/>
          <w:sz w:val="22"/>
          <w:szCs w:val="22"/>
        </w:rPr>
        <w:t xml:space="preserve"> </w:t>
      </w:r>
    </w:p>
    <w:p w:rsidR="00BF7883" w:rsidP="00BF7883" w:rsidRDefault="00BF7883" w14:paraId="5C912B0F" w14:textId="77777777">
      <w:pPr>
        <w:pStyle w:val="Heading3"/>
        <w:shd w:val="clear" w:color="auto" w:fill="FFFFFF" w:themeFill="background1"/>
        <w:spacing w:before="0" w:after="0"/>
        <w:jc w:val="both"/>
        <w:rPr>
          <w:rFonts w:ascii="Arial" w:hAnsi="Arial" w:eastAsia="Arial" w:cs="Arial"/>
          <w:color w:val="auto"/>
        </w:rPr>
      </w:pPr>
      <w:r w:rsidRPr="020B785A">
        <w:rPr>
          <w:rFonts w:ascii="Arial" w:hAnsi="Arial" w:eastAsia="Arial" w:cs="Arial"/>
          <w:color w:val="auto"/>
        </w:rPr>
        <w:t>Client Benefits</w:t>
      </w:r>
    </w:p>
    <w:p w:rsidR="00BF7883" w:rsidP="00BF7883" w:rsidRDefault="00BF7883" w14:paraId="482DB43E" w14:textId="77777777">
      <w:pPr>
        <w:shd w:val="clear" w:color="auto" w:fill="FFFFFF" w:themeFill="background1"/>
        <w:spacing w:after="0"/>
        <w:jc w:val="both"/>
      </w:pPr>
    </w:p>
    <w:p w:rsidR="00BF7883" w:rsidP="00BF7883" w:rsidRDefault="00BF7883" w14:paraId="1C68878A" w14:textId="77777777">
      <w:pPr>
        <w:pStyle w:val="ListParagraph"/>
        <w:numPr>
          <w:ilvl w:val="0"/>
          <w:numId w:val="2"/>
        </w:numPr>
        <w:shd w:val="clear" w:color="auto" w:fill="FFFFFF" w:themeFill="background1"/>
        <w:spacing w:before="220" w:after="220"/>
        <w:contextualSpacing w:val="0"/>
        <w:jc w:val="both"/>
      </w:pPr>
      <w:r w:rsidRPr="4289C9CD">
        <w:rPr>
          <w:rFonts w:ascii="Arial" w:hAnsi="Arial" w:eastAsia="Arial" w:cs="Arial"/>
          <w:b/>
          <w:bCs/>
          <w:color w:val="000000" w:themeColor="text1"/>
          <w:sz w:val="22"/>
          <w:szCs w:val="22"/>
        </w:rPr>
        <w:t>Knowledge Transfer:</w:t>
      </w:r>
      <w:r w:rsidRPr="4289C9CD">
        <w:rPr>
          <w:rFonts w:ascii="Arial" w:hAnsi="Arial" w:eastAsia="Arial" w:cs="Arial"/>
          <w:color w:val="000000" w:themeColor="text1"/>
          <w:sz w:val="22"/>
          <w:szCs w:val="22"/>
        </w:rPr>
        <w:t xml:space="preserve"> Internal teams gained DevOps and OpenShift expertise, reducing reliance on external vendors.</w:t>
      </w:r>
      <w:r>
        <w:br/>
      </w:r>
    </w:p>
    <w:p w:rsidR="00BF7883" w:rsidP="00BF7883" w:rsidRDefault="00BF7883" w14:paraId="71248AE0" w14:textId="77777777">
      <w:pPr>
        <w:pStyle w:val="ListParagraph"/>
        <w:numPr>
          <w:ilvl w:val="0"/>
          <w:numId w:val="2"/>
        </w:numPr>
        <w:shd w:val="clear" w:color="auto" w:fill="FFFFFF" w:themeFill="background1"/>
        <w:spacing w:before="220" w:after="220"/>
        <w:contextualSpacing w:val="0"/>
        <w:jc w:val="both"/>
        <w:rPr>
          <w:rFonts w:ascii="Arial" w:hAnsi="Arial" w:eastAsia="Arial" w:cs="Arial"/>
          <w:color w:val="000000" w:themeColor="text1"/>
          <w:sz w:val="22"/>
          <w:szCs w:val="22"/>
        </w:rPr>
      </w:pPr>
      <w:r w:rsidRPr="4289C9CD">
        <w:rPr>
          <w:rFonts w:ascii="Arial" w:hAnsi="Arial" w:eastAsia="Arial" w:cs="Arial"/>
          <w:b/>
          <w:bCs/>
          <w:color w:val="000000" w:themeColor="text1"/>
          <w:sz w:val="22"/>
          <w:szCs w:val="22"/>
        </w:rPr>
        <w:t>Risk Mitigation:</w:t>
      </w:r>
      <w:r w:rsidRPr="4289C9CD">
        <w:rPr>
          <w:rFonts w:ascii="Arial" w:hAnsi="Arial" w:eastAsia="Arial" w:cs="Arial"/>
          <w:color w:val="000000" w:themeColor="text1"/>
          <w:sz w:val="22"/>
          <w:szCs w:val="22"/>
        </w:rPr>
        <w:t xml:space="preserve"> Hypercare support ensured smooth rollouts during high-stakes releases.</w:t>
      </w:r>
    </w:p>
    <w:p w:rsidR="00BF7883" w:rsidP="00BF7883" w:rsidRDefault="00BF7883" w14:paraId="21F0BA19" w14:textId="77777777">
      <w:pPr>
        <w:pStyle w:val="ListParagraph"/>
        <w:shd w:val="clear" w:color="auto" w:fill="FFFFFF" w:themeFill="background1"/>
        <w:spacing w:before="220" w:after="220"/>
        <w:jc w:val="both"/>
        <w:rPr>
          <w:rFonts w:ascii="Arial" w:hAnsi="Arial" w:eastAsia="Arial" w:cs="Arial"/>
          <w:color w:val="000000" w:themeColor="text1"/>
          <w:sz w:val="22"/>
          <w:szCs w:val="22"/>
        </w:rPr>
      </w:pPr>
    </w:p>
    <w:p w:rsidR="00BF7883" w:rsidP="00BF7883" w:rsidRDefault="00BF7883" w14:paraId="2B201B56" w14:textId="77777777">
      <w:pPr>
        <w:pStyle w:val="ListParagraph"/>
        <w:numPr>
          <w:ilvl w:val="0"/>
          <w:numId w:val="1"/>
        </w:numPr>
        <w:shd w:val="clear" w:color="auto" w:fill="FFFFFF" w:themeFill="background1"/>
        <w:spacing w:before="220" w:after="220"/>
        <w:contextualSpacing w:val="0"/>
        <w:jc w:val="both"/>
      </w:pPr>
      <w:r w:rsidRPr="4289C9CD">
        <w:rPr>
          <w:rFonts w:ascii="Arial" w:hAnsi="Arial" w:eastAsia="Arial" w:cs="Arial"/>
          <w:b/>
          <w:bCs/>
          <w:color w:val="000000" w:themeColor="text1"/>
          <w:sz w:val="22"/>
          <w:szCs w:val="22"/>
        </w:rPr>
        <w:t>Strategic Guidance:</w:t>
      </w:r>
      <w:r w:rsidRPr="4289C9CD">
        <w:rPr>
          <w:rFonts w:ascii="Arial" w:hAnsi="Arial" w:eastAsia="Arial" w:cs="Arial"/>
          <w:color w:val="000000" w:themeColor="text1"/>
          <w:sz w:val="22"/>
          <w:szCs w:val="22"/>
        </w:rPr>
        <w:t xml:space="preserve"> Delivered a roadmap for organizational agility and long-term IT modernization.</w:t>
      </w:r>
      <w:r>
        <w:br/>
      </w:r>
    </w:p>
    <w:p w:rsidR="00BF7883" w:rsidP="00BF7883" w:rsidRDefault="00BF7883" w14:paraId="09C58C4F" w14:textId="77777777">
      <w:pPr>
        <w:pStyle w:val="ListParagraph"/>
        <w:numPr>
          <w:ilvl w:val="0"/>
          <w:numId w:val="1"/>
        </w:numPr>
        <w:shd w:val="clear" w:color="auto" w:fill="FFFFFF" w:themeFill="background1"/>
        <w:spacing w:before="220" w:after="220"/>
        <w:contextualSpacing w:val="0"/>
        <w:jc w:val="both"/>
        <w:rPr>
          <w:rFonts w:ascii="Arial" w:hAnsi="Arial" w:eastAsia="Arial" w:cs="Arial"/>
          <w:color w:val="000000" w:themeColor="text1"/>
          <w:sz w:val="22"/>
          <w:szCs w:val="22"/>
        </w:rPr>
      </w:pPr>
      <w:r w:rsidRPr="4289C9CD">
        <w:rPr>
          <w:rFonts w:ascii="Arial" w:hAnsi="Arial" w:eastAsia="Arial" w:cs="Arial"/>
          <w:b/>
          <w:bCs/>
          <w:color w:val="000000" w:themeColor="text1"/>
          <w:sz w:val="22"/>
          <w:szCs w:val="22"/>
        </w:rPr>
        <w:t>Scalability and Future-Readiness:</w:t>
      </w:r>
      <w:r w:rsidRPr="4289C9CD">
        <w:rPr>
          <w:rFonts w:ascii="Arial" w:hAnsi="Arial" w:eastAsia="Arial" w:cs="Arial"/>
          <w:color w:val="000000" w:themeColor="text1"/>
          <w:sz w:val="22"/>
          <w:szCs w:val="22"/>
        </w:rPr>
        <w:t xml:space="preserve"> Established the foundation for eventual cloud migration and cost-efficient operations.</w:t>
      </w:r>
    </w:p>
    <w:p w:rsidR="00BF7883" w:rsidP="00BF7883" w:rsidRDefault="00BF7883" w14:paraId="7AA472E9" w14:textId="77777777">
      <w:pPr>
        <w:shd w:val="clear" w:color="auto" w:fill="FFFFFF" w:themeFill="background1"/>
        <w:spacing w:after="0"/>
        <w:jc w:val="both"/>
      </w:pPr>
    </w:p>
    <w:p w:rsidR="00BF7883" w:rsidP="00BF7883" w:rsidRDefault="00BF7883" w14:paraId="11D9480A" w14:textId="77777777">
      <w:pPr>
        <w:shd w:val="clear" w:color="auto" w:fill="FFFFFF" w:themeFill="background1"/>
        <w:spacing w:after="0"/>
        <w:jc w:val="both"/>
      </w:pPr>
      <w:r w:rsidRPr="4289C9CD">
        <w:rPr>
          <w:rFonts w:ascii="Arial" w:hAnsi="Arial" w:eastAsia="Arial" w:cs="Arial"/>
          <w:color w:val="000000" w:themeColor="text1"/>
          <w:sz w:val="22"/>
          <w:szCs w:val="22"/>
        </w:rPr>
        <w:t xml:space="preserve"> </w:t>
      </w:r>
    </w:p>
    <w:p w:rsidR="00BF7883" w:rsidP="00BF7883" w:rsidRDefault="00BF7883" w14:paraId="57AD509E" w14:textId="77777777">
      <w:pPr>
        <w:pStyle w:val="Heading2"/>
        <w:shd w:val="clear" w:color="auto" w:fill="FFFFFF" w:themeFill="background1"/>
        <w:spacing w:before="0" w:after="0"/>
        <w:jc w:val="both"/>
      </w:pPr>
      <w:r w:rsidRPr="4289C9CD">
        <w:rPr>
          <w:rFonts w:ascii="Arial" w:hAnsi="Arial" w:eastAsia="Arial" w:cs="Arial"/>
          <w:color w:val="000000" w:themeColor="text1"/>
        </w:rPr>
        <w:t>Conclusion</w:t>
      </w:r>
    </w:p>
    <w:p w:rsidR="00BF7883" w:rsidP="00BF7883" w:rsidRDefault="00BF7883" w14:paraId="2EFAA4F3" w14:textId="77777777">
      <w:pPr>
        <w:shd w:val="clear" w:color="auto" w:fill="FFFFFF" w:themeFill="background1"/>
        <w:spacing w:after="0"/>
        <w:jc w:val="both"/>
      </w:pPr>
    </w:p>
    <w:p w:rsidR="00BF7883" w:rsidP="00BF7883" w:rsidRDefault="00BF7883" w14:paraId="6096D92A" w14:textId="4CD8544C">
      <w:pPr>
        <w:shd w:val="clear" w:color="auto" w:fill="FFFFFF" w:themeFill="background1"/>
        <w:spacing w:after="0"/>
        <w:jc w:val="both"/>
        <w:rPr>
          <w:rFonts w:ascii="Arial" w:hAnsi="Arial" w:eastAsia="Arial" w:cs="Arial"/>
          <w:color w:val="000000" w:themeColor="text1"/>
          <w:sz w:val="22"/>
          <w:szCs w:val="22"/>
        </w:rPr>
      </w:pPr>
      <w:r w:rsidRPr="38C7372C" w:rsidR="00BF7883">
        <w:rPr>
          <w:rFonts w:ascii="Arial" w:hAnsi="Arial" w:eastAsia="Arial" w:cs="Arial"/>
          <w:color w:val="000000" w:themeColor="text1" w:themeTint="FF" w:themeShade="FF"/>
          <w:sz w:val="22"/>
          <w:szCs w:val="22"/>
        </w:rPr>
        <w:t xml:space="preserve">The OMNI </w:t>
      </w:r>
      <w:ins w:author="Jankó-Király Attila" w:date="2025-10-16T10:02:49.401Z" w:id="629210341">
        <w:r w:rsidRPr="38C7372C" w:rsidR="77796AF0">
          <w:rPr>
            <w:rFonts w:ascii="Arial" w:hAnsi="Arial" w:eastAsia="Arial" w:cs="Arial"/>
            <w:color w:val="000000" w:themeColor="text1" w:themeTint="FF" w:themeShade="FF"/>
            <w:sz w:val="22"/>
            <w:szCs w:val="22"/>
          </w:rPr>
          <w:t xml:space="preserve">modernization </w:t>
        </w:r>
      </w:ins>
      <w:del w:author="Jankó-Király Attila" w:date="2025-10-16T10:02:44.489Z" w:id="1847718586">
        <w:r w:rsidRPr="38C7372C" w:rsidDel="00BF7883">
          <w:rPr>
            <w:rFonts w:ascii="Arial" w:hAnsi="Arial" w:eastAsia="Arial" w:cs="Arial"/>
            <w:color w:val="000000" w:themeColor="text1" w:themeTint="FF" w:themeShade="FF"/>
            <w:sz w:val="22"/>
            <w:szCs w:val="22"/>
          </w:rPr>
          <w:delText>replatforming</w:delText>
        </w:r>
      </w:del>
      <w:r w:rsidRPr="38C7372C" w:rsidR="00BF7883">
        <w:rPr>
          <w:rFonts w:ascii="Arial" w:hAnsi="Arial" w:eastAsia="Arial" w:cs="Arial"/>
          <w:color w:val="000000" w:themeColor="text1" w:themeTint="FF" w:themeShade="FF"/>
          <w:sz w:val="22"/>
          <w:szCs w:val="22"/>
        </w:rPr>
        <w:t xml:space="preserve"> project </w:t>
      </w:r>
      <w:r w:rsidRPr="38C7372C" w:rsidR="00BF7883">
        <w:rPr>
          <w:rFonts w:ascii="Arial" w:hAnsi="Arial" w:eastAsia="Arial" w:cs="Arial"/>
          <w:color w:val="000000" w:themeColor="text1" w:themeTint="FF" w:themeShade="FF"/>
          <w:sz w:val="22"/>
          <w:szCs w:val="22"/>
        </w:rPr>
        <w:t>represents</w:t>
      </w:r>
      <w:r w:rsidRPr="38C7372C" w:rsidR="00BF7883">
        <w:rPr>
          <w:rFonts w:ascii="Arial" w:hAnsi="Arial" w:eastAsia="Arial" w:cs="Arial"/>
          <w:color w:val="000000" w:themeColor="text1" w:themeTint="FF" w:themeShade="FF"/>
          <w:sz w:val="22"/>
          <w:szCs w:val="22"/>
        </w:rPr>
        <w:t xml:space="preserve"> a significant milestone in MVMI’s digital transformation journey. By transitioning from a monolithic on-premises setup to a microservices-enabled, OpenShift-based infrastructure, MVMI not only modernized its technical foundations but also gained the agility and resilience needed for long-term growth.</w:t>
      </w:r>
    </w:p>
    <w:p w:rsidR="00BF7883" w:rsidP="00BF7883" w:rsidRDefault="00BF7883" w14:paraId="161606C3" w14:textId="77777777">
      <w:pPr>
        <w:shd w:val="clear" w:color="auto" w:fill="FFFFFF" w:themeFill="background1"/>
        <w:spacing w:after="0"/>
        <w:jc w:val="both"/>
        <w:rPr>
          <w:rFonts w:ascii="Arial" w:hAnsi="Arial" w:eastAsia="Arial" w:cs="Arial"/>
          <w:color w:val="000000" w:themeColor="text1"/>
          <w:sz w:val="22"/>
          <w:szCs w:val="22"/>
        </w:rPr>
      </w:pPr>
    </w:p>
    <w:p w:rsidR="00BF7883" w:rsidP="00BF7883" w:rsidRDefault="00BF7883" w14:paraId="660E2CE5" w14:textId="77777777">
      <w:pPr>
        <w:shd w:val="clear" w:color="auto" w:fill="FFFFFF" w:themeFill="background1"/>
        <w:spacing w:after="0"/>
        <w:jc w:val="both"/>
        <w:rPr>
          <w:rFonts w:ascii="Arial" w:hAnsi="Arial" w:eastAsia="Arial" w:cs="Arial"/>
          <w:color w:val="000000" w:themeColor="text1"/>
          <w:sz w:val="22"/>
          <w:szCs w:val="22"/>
        </w:rPr>
      </w:pPr>
      <w:r w:rsidRPr="4289C9CD">
        <w:rPr>
          <w:rFonts w:ascii="Arial" w:hAnsi="Arial" w:eastAsia="Arial" w:cs="Arial"/>
          <w:color w:val="000000" w:themeColor="text1"/>
          <w:sz w:val="22"/>
          <w:szCs w:val="22"/>
        </w:rPr>
        <w:t>Through a balance of technical delivery, DevOps enablement, and hypercare support, the initiative delivered accelerated releases, proven scalability, and stable operations—positioning MVMI to continue evolving toward a cloud-first future.</w:t>
      </w:r>
    </w:p>
    <w:p w:rsidR="00BF7883" w:rsidP="00BF7883" w:rsidRDefault="00BF7883" w14:paraId="48DD4706" w14:textId="77777777">
      <w:pPr>
        <w:pStyle w:val="Heading2"/>
        <w:shd w:val="clear" w:color="auto" w:fill="FFFFFF" w:themeFill="background1"/>
        <w:spacing w:before="0" w:after="0"/>
        <w:jc w:val="both"/>
      </w:pPr>
    </w:p>
    <w:p w:rsidR="00BF7883" w:rsidP="00BF7883" w:rsidRDefault="00BF7883" w14:paraId="6BFA985B" w14:textId="77777777">
      <w:pPr>
        <w:pStyle w:val="Heading2"/>
        <w:shd w:val="clear" w:color="auto" w:fill="FFFFFF" w:themeFill="background1"/>
        <w:spacing w:before="0" w:after="0"/>
        <w:jc w:val="both"/>
      </w:pPr>
      <w:r w:rsidRPr="4289C9CD">
        <w:rPr>
          <w:rFonts w:ascii="Arial" w:hAnsi="Arial" w:eastAsia="Arial" w:cs="Arial"/>
          <w:color w:val="000000" w:themeColor="text1"/>
        </w:rPr>
        <w:t>The Collaboration</w:t>
      </w:r>
    </w:p>
    <w:p w:rsidR="00BF7883" w:rsidP="00BF7883" w:rsidRDefault="00BF7883" w14:paraId="07B3B979" w14:textId="77777777">
      <w:pPr>
        <w:jc w:val="both"/>
      </w:pPr>
    </w:p>
    <w:p w:rsidRPr="00412BFF" w:rsidR="00BF7883" w:rsidP="00BF7883" w:rsidRDefault="00BF7883" w14:paraId="14DF0557" w14:textId="77777777">
      <w:pPr>
        <w:shd w:val="clear" w:color="auto" w:fill="FFFFFF" w:themeFill="background1"/>
        <w:spacing w:after="0"/>
        <w:jc w:val="both"/>
        <w:rPr>
          <w:rFonts w:ascii="Arial" w:hAnsi="Arial" w:eastAsia="Arial" w:cs="Arial"/>
          <w:color w:val="000000" w:themeColor="text1"/>
          <w:sz w:val="22"/>
          <w:szCs w:val="22"/>
          <w:lang w:val="en-US"/>
        </w:rPr>
      </w:pPr>
      <w:r w:rsidRPr="00412BFF">
        <w:rPr>
          <w:rFonts w:ascii="Arial" w:hAnsi="Arial" w:eastAsia="Arial" w:cs="Arial"/>
          <w:color w:val="000000" w:themeColor="text1"/>
          <w:sz w:val="22"/>
          <w:szCs w:val="22"/>
          <w:lang w:val="en-US"/>
        </w:rPr>
        <w:t>This success was the result of close collaboration between MVMI, 4Sales (who executed the application refactoring and microservices decomposition), and our expert teams. By providing the OpenShift platform and operational support and working side by side with infrastructure, operations, and application groups, we built trust and ensured alignment at every stage.</w:t>
      </w:r>
    </w:p>
    <w:p w:rsidRPr="00412BFF" w:rsidR="00BF7883" w:rsidP="00BF7883" w:rsidRDefault="00BF7883" w14:paraId="4ADC9ECA" w14:textId="77777777">
      <w:pPr>
        <w:shd w:val="clear" w:color="auto" w:fill="FFFFFF" w:themeFill="background1"/>
        <w:spacing w:after="0"/>
        <w:jc w:val="both"/>
        <w:rPr>
          <w:rFonts w:ascii="Arial" w:hAnsi="Arial" w:eastAsia="Arial" w:cs="Arial"/>
          <w:color w:val="000000" w:themeColor="text1"/>
          <w:sz w:val="22"/>
          <w:szCs w:val="22"/>
          <w:lang w:val="en-US"/>
        </w:rPr>
      </w:pPr>
      <w:r w:rsidRPr="00412BFF">
        <w:rPr>
          <w:rFonts w:ascii="Arial" w:hAnsi="Arial" w:eastAsia="Arial" w:cs="Arial"/>
          <w:color w:val="000000" w:themeColor="text1"/>
          <w:sz w:val="22"/>
          <w:szCs w:val="22"/>
          <w:lang w:val="en-US"/>
        </w:rPr>
        <w:t>Regular director-level escalations provided strategic clarity, while hands-on sessions</w:t>
      </w:r>
      <w:r>
        <w:rPr>
          <w:rFonts w:ascii="Arial" w:hAnsi="Arial" w:eastAsia="Arial" w:cs="Arial"/>
          <w:color w:val="000000" w:themeColor="text1"/>
          <w:sz w:val="22"/>
          <w:szCs w:val="22"/>
          <w:lang w:val="en-US"/>
        </w:rPr>
        <w:t xml:space="preserve"> - f</w:t>
      </w:r>
      <w:r w:rsidRPr="00412BFF">
        <w:rPr>
          <w:rFonts w:ascii="Arial" w:hAnsi="Arial" w:eastAsia="Arial" w:cs="Arial"/>
          <w:color w:val="000000" w:themeColor="text1"/>
          <w:sz w:val="22"/>
          <w:szCs w:val="22"/>
          <w:lang w:val="en-US"/>
        </w:rPr>
        <w:t>rom environment builds to troubleshooting during hypercare</w:t>
      </w:r>
      <w:r>
        <w:rPr>
          <w:rFonts w:ascii="Arial" w:hAnsi="Arial" w:eastAsia="Arial" w:cs="Arial"/>
          <w:color w:val="000000" w:themeColor="text1"/>
          <w:sz w:val="22"/>
          <w:szCs w:val="22"/>
          <w:lang w:val="en-US"/>
        </w:rPr>
        <w:t xml:space="preserve"> - </w:t>
      </w:r>
      <w:r w:rsidRPr="00412BFF">
        <w:rPr>
          <w:rFonts w:ascii="Arial" w:hAnsi="Arial" w:eastAsia="Arial" w:cs="Arial"/>
          <w:color w:val="000000" w:themeColor="text1"/>
          <w:sz w:val="22"/>
          <w:szCs w:val="22"/>
          <w:lang w:val="en-US"/>
        </w:rPr>
        <w:t>cemented mutual respect and shared accountability. The partnership began with a simple request for OpenShift support but grew into architectural consulting, organizational assessment, and long-term trust.</w:t>
      </w:r>
    </w:p>
    <w:p w:rsidR="00BF7883" w:rsidP="00BF7883" w:rsidRDefault="00BF7883" w14:paraId="0CC49077" w14:textId="77777777">
      <w:pPr>
        <w:shd w:val="clear" w:color="auto" w:fill="FFFFFF" w:themeFill="background1"/>
        <w:spacing w:after="0"/>
        <w:jc w:val="both"/>
      </w:pPr>
    </w:p>
    <w:p w:rsidR="00BF7883" w:rsidP="00BF7883" w:rsidRDefault="00BF7883" w14:paraId="6BE6D9FA" w14:textId="77777777">
      <w:pPr>
        <w:pStyle w:val="Heading2"/>
        <w:shd w:val="clear" w:color="auto" w:fill="FFFFFF" w:themeFill="background1"/>
        <w:spacing w:before="0" w:after="0"/>
        <w:jc w:val="both"/>
      </w:pPr>
      <w:r w:rsidRPr="4289C9CD">
        <w:rPr>
          <w:rFonts w:ascii="Arial" w:hAnsi="Arial" w:eastAsia="Arial" w:cs="Arial"/>
          <w:color w:val="000000" w:themeColor="text1"/>
        </w:rPr>
        <w:t>What’s Next?</w:t>
      </w:r>
    </w:p>
    <w:p w:rsidR="00BF7883" w:rsidP="00BF7883" w:rsidRDefault="00BF7883" w14:paraId="1245473B" w14:textId="77777777">
      <w:pPr>
        <w:jc w:val="both"/>
      </w:pPr>
    </w:p>
    <w:p w:rsidR="00BF7883" w:rsidP="00BF7883" w:rsidRDefault="00BF7883" w14:paraId="06CA5C35" w14:textId="77777777">
      <w:pPr>
        <w:shd w:val="clear" w:color="auto" w:fill="FFFFFF" w:themeFill="background1"/>
        <w:spacing w:after="240"/>
        <w:jc w:val="both"/>
      </w:pPr>
      <w:r w:rsidRPr="4289C9CD">
        <w:rPr>
          <w:rFonts w:ascii="Arial" w:hAnsi="Arial" w:eastAsia="Arial" w:cs="Arial"/>
          <w:color w:val="000000" w:themeColor="text1"/>
          <w:sz w:val="22"/>
          <w:szCs w:val="22"/>
        </w:rPr>
        <w:t>MVMI is continuing its transformation journey with several next steps:</w:t>
      </w:r>
    </w:p>
    <w:p w:rsidR="00BF7883" w:rsidP="00BF7883" w:rsidRDefault="00BF7883" w14:paraId="1C401275" w14:textId="77777777">
      <w:pPr>
        <w:pStyle w:val="ListParagraph"/>
        <w:numPr>
          <w:ilvl w:val="0"/>
          <w:numId w:val="3"/>
        </w:numPr>
        <w:shd w:val="clear" w:color="auto" w:fill="FFFFFF" w:themeFill="background1"/>
        <w:spacing w:before="220" w:after="220"/>
        <w:contextualSpacing w:val="0"/>
        <w:jc w:val="both"/>
      </w:pPr>
      <w:r w:rsidRPr="4289C9CD">
        <w:rPr>
          <w:rFonts w:ascii="Arial" w:hAnsi="Arial" w:eastAsia="Arial" w:cs="Arial"/>
          <w:b/>
          <w:bCs/>
          <w:color w:val="000000" w:themeColor="text1"/>
          <w:sz w:val="22"/>
          <w:szCs w:val="22"/>
        </w:rPr>
        <w:t>Ongoing Support:</w:t>
      </w:r>
      <w:r w:rsidRPr="4289C9CD">
        <w:rPr>
          <w:rFonts w:ascii="Arial" w:hAnsi="Arial" w:eastAsia="Arial" w:cs="Arial"/>
          <w:color w:val="000000" w:themeColor="text1"/>
          <w:sz w:val="22"/>
          <w:szCs w:val="22"/>
        </w:rPr>
        <w:t xml:space="preserve"> Continued maintenance and optimization of OpenShift environments, including test infrastructure.</w:t>
      </w:r>
      <w:r>
        <w:br/>
      </w:r>
    </w:p>
    <w:p w:rsidR="00BF7883" w:rsidP="00BF7883" w:rsidRDefault="00BF7883" w14:paraId="6110C4A1" w14:textId="77777777">
      <w:pPr>
        <w:pStyle w:val="ListParagraph"/>
        <w:numPr>
          <w:ilvl w:val="0"/>
          <w:numId w:val="3"/>
        </w:numPr>
        <w:shd w:val="clear" w:color="auto" w:fill="FFFFFF" w:themeFill="background1"/>
        <w:spacing w:before="220" w:after="220"/>
        <w:contextualSpacing w:val="0"/>
        <w:jc w:val="both"/>
        <w:rPr>
          <w:rFonts w:ascii="Arial" w:hAnsi="Arial" w:eastAsia="Arial" w:cs="Arial"/>
          <w:color w:val="000000" w:themeColor="text1"/>
          <w:sz w:val="22"/>
          <w:szCs w:val="22"/>
        </w:rPr>
      </w:pPr>
      <w:r w:rsidRPr="4289C9CD">
        <w:rPr>
          <w:rFonts w:ascii="Arial" w:hAnsi="Arial" w:eastAsia="Arial" w:cs="Arial"/>
          <w:b/>
          <w:bCs/>
          <w:color w:val="000000" w:themeColor="text1"/>
          <w:sz w:val="22"/>
          <w:szCs w:val="22"/>
        </w:rPr>
        <w:t>Expanded Initiatives:</w:t>
      </w:r>
      <w:r w:rsidRPr="4289C9CD">
        <w:rPr>
          <w:rFonts w:ascii="Arial" w:hAnsi="Arial" w:eastAsia="Arial" w:cs="Arial"/>
          <w:color w:val="000000" w:themeColor="text1"/>
          <w:sz w:val="22"/>
          <w:szCs w:val="22"/>
        </w:rPr>
        <w:t xml:space="preserve"> Exploration of additional IT modernization projects, including code reviews, system migrations, and architectural consulting.</w:t>
      </w:r>
      <w:r>
        <w:br/>
      </w:r>
    </w:p>
    <w:p w:rsidR="00BF7883" w:rsidP="00BF7883" w:rsidRDefault="00BF7883" w14:paraId="5B54422F" w14:textId="77777777">
      <w:pPr>
        <w:pStyle w:val="ListParagraph"/>
        <w:numPr>
          <w:ilvl w:val="0"/>
          <w:numId w:val="3"/>
        </w:numPr>
        <w:shd w:val="clear" w:color="auto" w:fill="FFFFFF" w:themeFill="background1"/>
        <w:spacing w:before="220" w:after="220"/>
        <w:contextualSpacing w:val="0"/>
        <w:jc w:val="both"/>
      </w:pPr>
      <w:r w:rsidRPr="4289C9CD">
        <w:rPr>
          <w:rFonts w:ascii="Arial" w:hAnsi="Arial" w:eastAsia="Arial" w:cs="Arial"/>
          <w:b/>
          <w:bCs/>
          <w:color w:val="000000" w:themeColor="text1"/>
          <w:sz w:val="22"/>
          <w:szCs w:val="22"/>
        </w:rPr>
        <w:t>Cloud Migration Roadmap:</w:t>
      </w:r>
      <w:r w:rsidRPr="4289C9CD">
        <w:rPr>
          <w:rFonts w:ascii="Arial" w:hAnsi="Arial" w:eastAsia="Arial" w:cs="Arial"/>
          <w:color w:val="000000" w:themeColor="text1"/>
          <w:sz w:val="22"/>
          <w:szCs w:val="22"/>
        </w:rPr>
        <w:t xml:space="preserve"> Preparation for full-scale cloud transition to unlock greater cost efficiency and innovation potential.</w:t>
      </w:r>
    </w:p>
    <w:p w:rsidR="00BF7883" w:rsidP="00BF7883" w:rsidRDefault="00BF7883" w14:paraId="4A7BDBEA" w14:textId="77777777">
      <w:pPr>
        <w:shd w:val="clear" w:color="auto" w:fill="FFFFFF" w:themeFill="background1"/>
        <w:spacing w:before="240" w:after="0"/>
        <w:jc w:val="both"/>
      </w:pPr>
      <w:r w:rsidRPr="4289C9CD">
        <w:rPr>
          <w:rFonts w:ascii="Arial" w:hAnsi="Arial" w:eastAsia="Arial" w:cs="Arial"/>
          <w:color w:val="000000" w:themeColor="text1"/>
          <w:sz w:val="22"/>
          <w:szCs w:val="22"/>
        </w:rPr>
        <w:t>With these developments, MVMI is set to become a benchmark for digital resilience and agility in the energy sector.</w:t>
      </w:r>
    </w:p>
    <w:p w:rsidR="00BF7883" w:rsidP="00BF7883" w:rsidRDefault="00BF7883" w14:paraId="0CB08DDB" w14:textId="77777777">
      <w:pPr>
        <w:shd w:val="clear" w:color="auto" w:fill="FFFFFF" w:themeFill="background1"/>
        <w:spacing w:after="0"/>
        <w:jc w:val="both"/>
      </w:pPr>
    </w:p>
    <w:p w:rsidR="00BF7883" w:rsidP="00BF7883" w:rsidRDefault="00BF7883" w14:paraId="6C3EC8F9" w14:textId="77777777">
      <w:pPr>
        <w:jc w:val="both"/>
      </w:pPr>
    </w:p>
    <w:p w:rsidR="00BF7883" w:rsidP="00BF7883" w:rsidRDefault="00BF7883" w14:paraId="3FB0DE0F" w14:textId="77777777">
      <w:pPr>
        <w:jc w:val="both"/>
      </w:pPr>
    </w:p>
    <w:p w:rsidR="00BF7883" w:rsidP="00BF7883" w:rsidRDefault="00BF7883" w14:paraId="7F43CAF9" w14:textId="77777777">
      <w:pPr>
        <w:pStyle w:val="Heading2"/>
        <w:rPr>
          <w:b/>
          <w:bCs/>
          <w:color w:val="auto"/>
        </w:rPr>
      </w:pPr>
      <w:r w:rsidRPr="1F58EFFC">
        <w:rPr>
          <w:b/>
          <w:bCs/>
          <w:color w:val="auto"/>
        </w:rPr>
        <w:t>Draft Client Feedback</w:t>
      </w:r>
    </w:p>
    <w:p w:rsidR="00BF7883" w:rsidP="00BF7883" w:rsidRDefault="00BF7883" w14:paraId="66CEB761" w14:textId="77777777">
      <w:pPr>
        <w:rPr>
          <w:b/>
          <w:bCs/>
        </w:rPr>
      </w:pPr>
    </w:p>
    <w:p w:rsidR="00BF7883" w:rsidP="00BF7883" w:rsidRDefault="00BF7883" w14:paraId="235DE712" w14:textId="77777777">
      <w:pPr>
        <w:pStyle w:val="Heading2"/>
        <w:rPr>
          <w:b w:val="1"/>
          <w:bCs w:val="1"/>
          <w:color w:val="auto"/>
        </w:rPr>
      </w:pPr>
      <w:r w:rsidRPr="2B9E40DE" w:rsidR="00BF7883">
        <w:rPr>
          <w:b w:val="1"/>
          <w:bCs w:val="1"/>
          <w:color w:val="auto"/>
        </w:rPr>
        <w:t>Long Version</w:t>
      </w:r>
    </w:p>
    <w:p w:rsidR="2B9E40DE" w:rsidP="2B9E40DE" w:rsidRDefault="2B9E40DE" w14:paraId="23A569BD" w14:textId="06905A04">
      <w:pPr>
        <w:pStyle w:val="Normal"/>
      </w:pPr>
    </w:p>
    <w:p w:rsidR="7DAA069C" w:rsidP="2B9E40DE" w:rsidRDefault="7DAA069C" w14:paraId="17BD79F9" w14:textId="0D87B745">
      <w:pPr>
        <w:pStyle w:val="Normal"/>
      </w:pPr>
      <w:r w:rsidR="7DAA069C">
        <w:rPr/>
        <w:t>English</w:t>
      </w:r>
    </w:p>
    <w:p w:rsidR="00BF7883" w:rsidP="2B9E40DE" w:rsidRDefault="00BF7883" w14:paraId="62C3CA52" w14:textId="72A5014C">
      <w:pPr>
        <w:pStyle w:val="Normal"/>
        <w:spacing w:before="240" w:after="240"/>
        <w:rPr>
          <w:rFonts w:ascii="Aptos" w:hAnsi="Aptos" w:eastAsia="Aptos" w:cs="Aptos"/>
          <w:i w:val="1"/>
          <w:iCs w:val="1"/>
        </w:rPr>
      </w:pPr>
      <w:r w:rsidRPr="2B9E40DE" w:rsidR="00BF7883">
        <w:rPr>
          <w:rFonts w:ascii="Aptos" w:hAnsi="Aptos" w:eastAsia="Aptos" w:cs="Aptos"/>
          <w:i w:val="1"/>
          <w:iCs w:val="1"/>
        </w:rPr>
        <w:t xml:space="preserve">“Upgrading OMNI, our core customer-facing and integration platform, was essential to advancing MVMI’s long-term digital strategy. OMNI connects our SAP systems with key customer channels, so ensuring its stability and scalability was critical to </w:t>
      </w:r>
      <w:r w:rsidRPr="2B9E40DE" w:rsidR="00BF7883">
        <w:rPr>
          <w:rFonts w:ascii="Aptos" w:hAnsi="Aptos" w:eastAsia="Aptos" w:cs="Aptos"/>
          <w:i w:val="1"/>
          <w:iCs w:val="1"/>
        </w:rPr>
        <w:t>maintaining</w:t>
      </w:r>
      <w:r w:rsidRPr="2B9E40DE" w:rsidR="00BF7883">
        <w:rPr>
          <w:rFonts w:ascii="Aptos" w:hAnsi="Aptos" w:eastAsia="Aptos" w:cs="Aptos"/>
          <w:i w:val="1"/>
          <w:iCs w:val="1"/>
        </w:rPr>
        <w:t xml:space="preserve"> reliable service for millions of users.</w:t>
      </w:r>
    </w:p>
    <w:p w:rsidR="00BF7883" w:rsidP="2B9E40DE" w:rsidRDefault="00BF7883" w14:paraId="0C359D4F" w14:textId="350C75B2">
      <w:pPr>
        <w:spacing w:before="240" w:after="240"/>
        <w:rPr>
          <w:rFonts w:ascii="Aptos" w:hAnsi="Aptos" w:eastAsia="Aptos" w:cs="Aptos"/>
          <w:i w:val="1"/>
          <w:iCs w:val="1"/>
        </w:rPr>
      </w:pPr>
      <w:r w:rsidRPr="2B9E40DE" w:rsidR="00BF7883">
        <w:rPr>
          <w:rFonts w:ascii="Aptos" w:hAnsi="Aptos" w:eastAsia="Aptos" w:cs="Aptos"/>
          <w:i w:val="1"/>
          <w:iCs w:val="1"/>
        </w:rPr>
        <w:t xml:space="preserve">Through a structured migration to OpenShift-based microservices, we gained the ability to release updates faster, improve visibility through unified monitoring, and strengthen overall system resilience. The dedicated support </w:t>
      </w:r>
      <w:r w:rsidRPr="2B9E40DE" w:rsidR="3249FE64">
        <w:rPr>
          <w:rFonts w:ascii="Aptos" w:hAnsi="Aptos" w:eastAsia="Aptos" w:cs="Aptos"/>
          <w:i w:val="1"/>
          <w:iCs w:val="1"/>
        </w:rPr>
        <w:t xml:space="preserve">we received from the Sonrisa team </w:t>
      </w:r>
      <w:r w:rsidRPr="2B9E40DE" w:rsidR="00BF7883">
        <w:rPr>
          <w:rFonts w:ascii="Aptos" w:hAnsi="Aptos" w:eastAsia="Aptos" w:cs="Aptos"/>
          <w:i w:val="1"/>
          <w:iCs w:val="1"/>
        </w:rPr>
        <w:t>during major rollouts provided an extra layer of co</w:t>
      </w:r>
      <w:r w:rsidRPr="2B9E40DE" w:rsidR="00BF7883">
        <w:rPr>
          <w:rFonts w:ascii="Aptos" w:hAnsi="Aptos" w:eastAsia="Aptos" w:cs="Aptos"/>
          <w:i w:val="1"/>
          <w:iCs w:val="1"/>
        </w:rPr>
        <w:t>nfidence</w:t>
      </w:r>
      <w:r w:rsidRPr="2B9E40DE" w:rsidR="00BF7883">
        <w:rPr>
          <w:rFonts w:ascii="Aptos" w:hAnsi="Aptos" w:eastAsia="Aptos" w:cs="Aptos"/>
          <w:i w:val="1"/>
          <w:iCs w:val="1"/>
        </w:rPr>
        <w:t>, helping us maintain uninterrupted service even during complex deployments.</w:t>
      </w:r>
    </w:p>
    <w:p w:rsidR="00BF7883" w:rsidP="2B9E40DE" w:rsidRDefault="00BF7883" w14:paraId="7FE09A4A" w14:textId="77777777">
      <w:pPr>
        <w:spacing w:before="240" w:after="240"/>
        <w:rPr>
          <w:rFonts w:ascii="Aptos" w:hAnsi="Aptos" w:eastAsia="Aptos" w:cs="Aptos"/>
          <w:i w:val="1"/>
          <w:iCs w:val="1"/>
        </w:rPr>
      </w:pPr>
      <w:r w:rsidRPr="2B9E40DE" w:rsidR="00BF7883">
        <w:rPr>
          <w:rFonts w:ascii="Aptos" w:hAnsi="Aptos" w:eastAsia="Aptos" w:cs="Aptos"/>
          <w:i w:val="1"/>
          <w:iCs w:val="1"/>
        </w:rPr>
        <w:t xml:space="preserve">This project has significantly reduced operational risks, increased our agility, and equipped our teams with the </w:t>
      </w:r>
      <w:r w:rsidRPr="2B9E40DE" w:rsidR="00BF7883">
        <w:rPr>
          <w:rFonts w:ascii="Aptos" w:hAnsi="Aptos" w:eastAsia="Aptos" w:cs="Aptos"/>
          <w:i w:val="1"/>
          <w:iCs w:val="1"/>
        </w:rPr>
        <w:t>expertise</w:t>
      </w:r>
      <w:r w:rsidRPr="2B9E40DE" w:rsidR="00BF7883">
        <w:rPr>
          <w:rFonts w:ascii="Aptos" w:hAnsi="Aptos" w:eastAsia="Aptos" w:cs="Aptos"/>
          <w:i w:val="1"/>
          <w:iCs w:val="1"/>
        </w:rPr>
        <w:t xml:space="preserve"> to continue advancing toward cloud readiness and long-term digital transformation.”</w:t>
      </w:r>
    </w:p>
    <w:p w:rsidR="00BF7883" w:rsidP="2B9E40DE" w:rsidRDefault="00BF7883" w14:paraId="796C4D38" w14:textId="66C5C10D">
      <w:pPr>
        <w:spacing w:before="240" w:after="240"/>
        <w:rPr>
          <w:rFonts w:ascii="Aptos" w:hAnsi="Aptos" w:eastAsia="Aptos" w:cs="Aptos"/>
          <w:i w:val="1"/>
          <w:iCs w:val="1"/>
        </w:rPr>
      </w:pPr>
    </w:p>
    <w:p w:rsidR="00BF7883" w:rsidP="2B9E40DE" w:rsidRDefault="00BF7883" w14:paraId="42EA5FB7" w14:textId="4B6737AB">
      <w:pPr>
        <w:spacing w:before="240" w:after="240"/>
        <w:rPr>
          <w:rFonts w:ascii="Aptos" w:hAnsi="Aptos" w:eastAsia="Aptos" w:cs="Aptos"/>
          <w:i w:val="1"/>
          <w:iCs w:val="1"/>
        </w:rPr>
      </w:pPr>
    </w:p>
    <w:p w:rsidR="00BF7883" w:rsidP="2B9E40DE" w:rsidRDefault="00BF7883" w14:paraId="69A6FDA1" w14:textId="4F28F0EC">
      <w:pPr>
        <w:spacing w:before="240" w:after="240"/>
        <w:rPr>
          <w:rFonts w:ascii="Aptos" w:hAnsi="Aptos" w:eastAsia="Aptos" w:cs="Aptos"/>
          <w:i w:val="0"/>
          <w:iCs w:val="0"/>
        </w:rPr>
      </w:pPr>
      <w:r w:rsidRPr="2B9E40DE" w:rsidR="404B000D">
        <w:rPr>
          <w:rFonts w:ascii="Aptos" w:hAnsi="Aptos" w:eastAsia="Aptos" w:cs="Aptos"/>
          <w:i w:val="0"/>
          <w:iCs w:val="0"/>
        </w:rPr>
        <w:t>Hungarian</w:t>
      </w:r>
    </w:p>
    <w:p w:rsidR="00BF7883" w:rsidP="2B9E40DE" w:rsidRDefault="00BF7883" w14:paraId="667B5515" w14:textId="3BB97954">
      <w:pPr>
        <w:spacing w:before="240" w:after="240"/>
        <w:rPr>
          <w:rFonts w:ascii="Aptos" w:hAnsi="Aptos" w:eastAsia="Aptos" w:cs="Aptos"/>
          <w:i w:val="1"/>
          <w:iCs w:val="1"/>
        </w:rPr>
      </w:pPr>
      <w:r w:rsidRPr="2B9E40DE" w:rsidR="185F8DCC">
        <w:rPr>
          <w:rFonts w:ascii="Aptos" w:hAnsi="Aptos" w:eastAsia="Aptos" w:cs="Aptos"/>
          <w:i w:val="1"/>
          <w:iCs w:val="1"/>
        </w:rPr>
        <w:t xml:space="preserve">„Az OMNI, </w:t>
      </w:r>
      <w:r w:rsidRPr="2B9E40DE" w:rsidR="185F8DCC">
        <w:rPr>
          <w:rFonts w:ascii="Aptos" w:hAnsi="Aptos" w:eastAsia="Aptos" w:cs="Aptos"/>
          <w:i w:val="1"/>
          <w:iCs w:val="1"/>
        </w:rPr>
        <w:t>az</w:t>
      </w:r>
      <w:r w:rsidRPr="2B9E40DE" w:rsidR="185F8DCC">
        <w:rPr>
          <w:rFonts w:ascii="Aptos" w:hAnsi="Aptos" w:eastAsia="Aptos" w:cs="Aptos"/>
          <w:i w:val="1"/>
          <w:iCs w:val="1"/>
        </w:rPr>
        <w:t xml:space="preserve"> </w:t>
      </w:r>
      <w:r w:rsidRPr="2B9E40DE" w:rsidR="185F8DCC">
        <w:rPr>
          <w:rFonts w:ascii="Aptos" w:hAnsi="Aptos" w:eastAsia="Aptos" w:cs="Aptos"/>
          <w:i w:val="1"/>
          <w:iCs w:val="1"/>
        </w:rPr>
        <w:t>ügyfelekkel</w:t>
      </w:r>
      <w:r w:rsidRPr="2B9E40DE" w:rsidR="185F8DCC">
        <w:rPr>
          <w:rFonts w:ascii="Aptos" w:hAnsi="Aptos" w:eastAsia="Aptos" w:cs="Aptos"/>
          <w:i w:val="1"/>
          <w:iCs w:val="1"/>
        </w:rPr>
        <w:t xml:space="preserve"> </w:t>
      </w:r>
      <w:r w:rsidRPr="2B9E40DE" w:rsidR="185F8DCC">
        <w:rPr>
          <w:rFonts w:ascii="Aptos" w:hAnsi="Aptos" w:eastAsia="Aptos" w:cs="Aptos"/>
          <w:i w:val="1"/>
          <w:iCs w:val="1"/>
        </w:rPr>
        <w:t>való</w:t>
      </w:r>
      <w:r w:rsidRPr="2B9E40DE" w:rsidR="185F8DCC">
        <w:rPr>
          <w:rFonts w:ascii="Aptos" w:hAnsi="Aptos" w:eastAsia="Aptos" w:cs="Aptos"/>
          <w:i w:val="1"/>
          <w:iCs w:val="1"/>
        </w:rPr>
        <w:t xml:space="preserve"> </w:t>
      </w:r>
      <w:r w:rsidRPr="2B9E40DE" w:rsidR="185F8DCC">
        <w:rPr>
          <w:rFonts w:ascii="Aptos" w:hAnsi="Aptos" w:eastAsia="Aptos" w:cs="Aptos"/>
          <w:i w:val="1"/>
          <w:iCs w:val="1"/>
        </w:rPr>
        <w:t>kapcsolattartás</w:t>
      </w:r>
      <w:r w:rsidRPr="2B9E40DE" w:rsidR="185F8DCC">
        <w:rPr>
          <w:rFonts w:ascii="Aptos" w:hAnsi="Aptos" w:eastAsia="Aptos" w:cs="Aptos"/>
          <w:i w:val="1"/>
          <w:iCs w:val="1"/>
        </w:rPr>
        <w:t xml:space="preserve"> </w:t>
      </w:r>
      <w:r w:rsidRPr="2B9E40DE" w:rsidR="185F8DCC">
        <w:rPr>
          <w:rFonts w:ascii="Aptos" w:hAnsi="Aptos" w:eastAsia="Aptos" w:cs="Aptos"/>
          <w:i w:val="1"/>
          <w:iCs w:val="1"/>
        </w:rPr>
        <w:t>és</w:t>
      </w:r>
      <w:r w:rsidRPr="2B9E40DE" w:rsidR="185F8DCC">
        <w:rPr>
          <w:rFonts w:ascii="Aptos" w:hAnsi="Aptos" w:eastAsia="Aptos" w:cs="Aptos"/>
          <w:i w:val="1"/>
          <w:iCs w:val="1"/>
        </w:rPr>
        <w:t xml:space="preserve"> </w:t>
      </w:r>
      <w:r w:rsidRPr="2B9E40DE" w:rsidR="185F8DCC">
        <w:rPr>
          <w:rFonts w:ascii="Aptos" w:hAnsi="Aptos" w:eastAsia="Aptos" w:cs="Aptos"/>
          <w:i w:val="1"/>
          <w:iCs w:val="1"/>
        </w:rPr>
        <w:t>integráció</w:t>
      </w:r>
      <w:r w:rsidRPr="2B9E40DE" w:rsidR="185F8DCC">
        <w:rPr>
          <w:rFonts w:ascii="Aptos" w:hAnsi="Aptos" w:eastAsia="Aptos" w:cs="Aptos"/>
          <w:i w:val="1"/>
          <w:iCs w:val="1"/>
        </w:rPr>
        <w:t xml:space="preserve"> </w:t>
      </w:r>
      <w:r w:rsidRPr="2B9E40DE" w:rsidR="185F8DCC">
        <w:rPr>
          <w:rFonts w:ascii="Aptos" w:hAnsi="Aptos" w:eastAsia="Aptos" w:cs="Aptos"/>
          <w:i w:val="1"/>
          <w:iCs w:val="1"/>
        </w:rPr>
        <w:t>központi</w:t>
      </w:r>
      <w:r w:rsidRPr="2B9E40DE" w:rsidR="185F8DCC">
        <w:rPr>
          <w:rFonts w:ascii="Aptos" w:hAnsi="Aptos" w:eastAsia="Aptos" w:cs="Aptos"/>
          <w:i w:val="1"/>
          <w:iCs w:val="1"/>
        </w:rPr>
        <w:t xml:space="preserve"> </w:t>
      </w:r>
      <w:r w:rsidRPr="2B9E40DE" w:rsidR="185F8DCC">
        <w:rPr>
          <w:rFonts w:ascii="Aptos" w:hAnsi="Aptos" w:eastAsia="Aptos" w:cs="Aptos"/>
          <w:i w:val="1"/>
          <w:iCs w:val="1"/>
        </w:rPr>
        <w:t>platformjának</w:t>
      </w:r>
      <w:r w:rsidRPr="2B9E40DE" w:rsidR="185F8DCC">
        <w:rPr>
          <w:rFonts w:ascii="Aptos" w:hAnsi="Aptos" w:eastAsia="Aptos" w:cs="Aptos"/>
          <w:i w:val="1"/>
          <w:iCs w:val="1"/>
        </w:rPr>
        <w:t xml:space="preserve"> </w:t>
      </w:r>
      <w:r w:rsidRPr="2B9E40DE" w:rsidR="185F8DCC">
        <w:rPr>
          <w:rFonts w:ascii="Aptos" w:hAnsi="Aptos" w:eastAsia="Aptos" w:cs="Aptos"/>
          <w:i w:val="1"/>
          <w:iCs w:val="1"/>
        </w:rPr>
        <w:t>frissítése</w:t>
      </w:r>
      <w:r w:rsidRPr="2B9E40DE" w:rsidR="185F8DCC">
        <w:rPr>
          <w:rFonts w:ascii="Aptos" w:hAnsi="Aptos" w:eastAsia="Aptos" w:cs="Aptos"/>
          <w:i w:val="1"/>
          <w:iCs w:val="1"/>
        </w:rPr>
        <w:t xml:space="preserve"> </w:t>
      </w:r>
      <w:r w:rsidRPr="2B9E40DE" w:rsidR="185F8DCC">
        <w:rPr>
          <w:rFonts w:ascii="Aptos" w:hAnsi="Aptos" w:eastAsia="Aptos" w:cs="Aptos"/>
          <w:i w:val="1"/>
          <w:iCs w:val="1"/>
        </w:rPr>
        <w:t>elengedhetetlen</w:t>
      </w:r>
      <w:r w:rsidRPr="2B9E40DE" w:rsidR="185F8DCC">
        <w:rPr>
          <w:rFonts w:ascii="Aptos" w:hAnsi="Aptos" w:eastAsia="Aptos" w:cs="Aptos"/>
          <w:i w:val="1"/>
          <w:iCs w:val="1"/>
        </w:rPr>
        <w:t xml:space="preserve"> volt </w:t>
      </w:r>
      <w:r w:rsidRPr="2B9E40DE" w:rsidR="185F8DCC">
        <w:rPr>
          <w:rFonts w:ascii="Aptos" w:hAnsi="Aptos" w:eastAsia="Aptos" w:cs="Aptos"/>
          <w:i w:val="1"/>
          <w:iCs w:val="1"/>
        </w:rPr>
        <w:t>az</w:t>
      </w:r>
      <w:r w:rsidRPr="2B9E40DE" w:rsidR="185F8DCC">
        <w:rPr>
          <w:rFonts w:ascii="Aptos" w:hAnsi="Aptos" w:eastAsia="Aptos" w:cs="Aptos"/>
          <w:i w:val="1"/>
          <w:iCs w:val="1"/>
        </w:rPr>
        <w:t xml:space="preserve"> MVMI </w:t>
      </w:r>
      <w:r w:rsidRPr="2B9E40DE" w:rsidR="185F8DCC">
        <w:rPr>
          <w:rFonts w:ascii="Aptos" w:hAnsi="Aptos" w:eastAsia="Aptos" w:cs="Aptos"/>
          <w:i w:val="1"/>
          <w:iCs w:val="1"/>
        </w:rPr>
        <w:t>hosszú</w:t>
      </w:r>
      <w:r w:rsidRPr="2B9E40DE" w:rsidR="185F8DCC">
        <w:rPr>
          <w:rFonts w:ascii="Aptos" w:hAnsi="Aptos" w:eastAsia="Aptos" w:cs="Aptos"/>
          <w:i w:val="1"/>
          <w:iCs w:val="1"/>
        </w:rPr>
        <w:t xml:space="preserve"> </w:t>
      </w:r>
      <w:r w:rsidRPr="2B9E40DE" w:rsidR="185F8DCC">
        <w:rPr>
          <w:rFonts w:ascii="Aptos" w:hAnsi="Aptos" w:eastAsia="Aptos" w:cs="Aptos"/>
          <w:i w:val="1"/>
          <w:iCs w:val="1"/>
        </w:rPr>
        <w:t>távú</w:t>
      </w:r>
      <w:r w:rsidRPr="2B9E40DE" w:rsidR="185F8DCC">
        <w:rPr>
          <w:rFonts w:ascii="Aptos" w:hAnsi="Aptos" w:eastAsia="Aptos" w:cs="Aptos"/>
          <w:i w:val="1"/>
          <w:iCs w:val="1"/>
        </w:rPr>
        <w:t xml:space="preserve"> </w:t>
      </w:r>
      <w:r w:rsidRPr="2B9E40DE" w:rsidR="185F8DCC">
        <w:rPr>
          <w:rFonts w:ascii="Aptos" w:hAnsi="Aptos" w:eastAsia="Aptos" w:cs="Aptos"/>
          <w:i w:val="1"/>
          <w:iCs w:val="1"/>
        </w:rPr>
        <w:t>digitális</w:t>
      </w:r>
      <w:r w:rsidRPr="2B9E40DE" w:rsidR="185F8DCC">
        <w:rPr>
          <w:rFonts w:ascii="Aptos" w:hAnsi="Aptos" w:eastAsia="Aptos" w:cs="Aptos"/>
          <w:i w:val="1"/>
          <w:iCs w:val="1"/>
        </w:rPr>
        <w:t xml:space="preserve"> </w:t>
      </w:r>
      <w:r w:rsidRPr="2B9E40DE" w:rsidR="185F8DCC">
        <w:rPr>
          <w:rFonts w:ascii="Aptos" w:hAnsi="Aptos" w:eastAsia="Aptos" w:cs="Aptos"/>
          <w:i w:val="1"/>
          <w:iCs w:val="1"/>
        </w:rPr>
        <w:t>stratégiájának</w:t>
      </w:r>
      <w:r w:rsidRPr="2B9E40DE" w:rsidR="185F8DCC">
        <w:rPr>
          <w:rFonts w:ascii="Aptos" w:hAnsi="Aptos" w:eastAsia="Aptos" w:cs="Aptos"/>
          <w:i w:val="1"/>
          <w:iCs w:val="1"/>
        </w:rPr>
        <w:t xml:space="preserve"> </w:t>
      </w:r>
      <w:r w:rsidRPr="2B9E40DE" w:rsidR="185F8DCC">
        <w:rPr>
          <w:rFonts w:ascii="Aptos" w:hAnsi="Aptos" w:eastAsia="Aptos" w:cs="Aptos"/>
          <w:i w:val="1"/>
          <w:iCs w:val="1"/>
        </w:rPr>
        <w:t>előmozdításához</w:t>
      </w:r>
      <w:r w:rsidRPr="2B9E40DE" w:rsidR="185F8DCC">
        <w:rPr>
          <w:rFonts w:ascii="Aptos" w:hAnsi="Aptos" w:eastAsia="Aptos" w:cs="Aptos"/>
          <w:i w:val="1"/>
          <w:iCs w:val="1"/>
        </w:rPr>
        <w:t xml:space="preserve">. Az OMNI </w:t>
      </w:r>
      <w:r w:rsidRPr="2B9E40DE" w:rsidR="185F8DCC">
        <w:rPr>
          <w:rFonts w:ascii="Aptos" w:hAnsi="Aptos" w:eastAsia="Aptos" w:cs="Aptos"/>
          <w:i w:val="1"/>
          <w:iCs w:val="1"/>
        </w:rPr>
        <w:t>összeköti</w:t>
      </w:r>
      <w:r w:rsidRPr="2B9E40DE" w:rsidR="185F8DCC">
        <w:rPr>
          <w:rFonts w:ascii="Aptos" w:hAnsi="Aptos" w:eastAsia="Aptos" w:cs="Aptos"/>
          <w:i w:val="1"/>
          <w:iCs w:val="1"/>
        </w:rPr>
        <w:t xml:space="preserve"> SAP </w:t>
      </w:r>
      <w:r w:rsidRPr="2B9E40DE" w:rsidR="185F8DCC">
        <w:rPr>
          <w:rFonts w:ascii="Aptos" w:hAnsi="Aptos" w:eastAsia="Aptos" w:cs="Aptos"/>
          <w:i w:val="1"/>
          <w:iCs w:val="1"/>
        </w:rPr>
        <w:t>rendszereinket</w:t>
      </w:r>
      <w:r w:rsidRPr="2B9E40DE" w:rsidR="185F8DCC">
        <w:rPr>
          <w:rFonts w:ascii="Aptos" w:hAnsi="Aptos" w:eastAsia="Aptos" w:cs="Aptos"/>
          <w:i w:val="1"/>
          <w:iCs w:val="1"/>
        </w:rPr>
        <w:t xml:space="preserve"> a </w:t>
      </w:r>
      <w:r w:rsidRPr="2B9E40DE" w:rsidR="185F8DCC">
        <w:rPr>
          <w:rFonts w:ascii="Aptos" w:hAnsi="Aptos" w:eastAsia="Aptos" w:cs="Aptos"/>
          <w:i w:val="1"/>
          <w:iCs w:val="1"/>
        </w:rPr>
        <w:t>legfontosabb</w:t>
      </w:r>
      <w:r w:rsidRPr="2B9E40DE" w:rsidR="185F8DCC">
        <w:rPr>
          <w:rFonts w:ascii="Aptos" w:hAnsi="Aptos" w:eastAsia="Aptos" w:cs="Aptos"/>
          <w:i w:val="1"/>
          <w:iCs w:val="1"/>
        </w:rPr>
        <w:t xml:space="preserve"> </w:t>
      </w:r>
      <w:r w:rsidRPr="2B9E40DE" w:rsidR="185F8DCC">
        <w:rPr>
          <w:rFonts w:ascii="Aptos" w:hAnsi="Aptos" w:eastAsia="Aptos" w:cs="Aptos"/>
          <w:i w:val="1"/>
          <w:iCs w:val="1"/>
        </w:rPr>
        <w:t>ügyfélcsatornákkal</w:t>
      </w:r>
      <w:r w:rsidRPr="2B9E40DE" w:rsidR="185F8DCC">
        <w:rPr>
          <w:rFonts w:ascii="Aptos" w:hAnsi="Aptos" w:eastAsia="Aptos" w:cs="Aptos"/>
          <w:i w:val="1"/>
          <w:iCs w:val="1"/>
        </w:rPr>
        <w:t xml:space="preserve">, </w:t>
      </w:r>
      <w:r w:rsidRPr="2B9E40DE" w:rsidR="185F8DCC">
        <w:rPr>
          <w:rFonts w:ascii="Aptos" w:hAnsi="Aptos" w:eastAsia="Aptos" w:cs="Aptos"/>
          <w:i w:val="1"/>
          <w:iCs w:val="1"/>
        </w:rPr>
        <w:t>ezért</w:t>
      </w:r>
      <w:r w:rsidRPr="2B9E40DE" w:rsidR="185F8DCC">
        <w:rPr>
          <w:rFonts w:ascii="Aptos" w:hAnsi="Aptos" w:eastAsia="Aptos" w:cs="Aptos"/>
          <w:i w:val="1"/>
          <w:iCs w:val="1"/>
        </w:rPr>
        <w:t xml:space="preserve"> </w:t>
      </w:r>
      <w:r w:rsidRPr="2B9E40DE" w:rsidR="185F8DCC">
        <w:rPr>
          <w:rFonts w:ascii="Aptos" w:hAnsi="Aptos" w:eastAsia="Aptos" w:cs="Aptos"/>
          <w:i w:val="1"/>
          <w:iCs w:val="1"/>
        </w:rPr>
        <w:t>stabilitásának</w:t>
      </w:r>
      <w:r w:rsidRPr="2B9E40DE" w:rsidR="185F8DCC">
        <w:rPr>
          <w:rFonts w:ascii="Aptos" w:hAnsi="Aptos" w:eastAsia="Aptos" w:cs="Aptos"/>
          <w:i w:val="1"/>
          <w:iCs w:val="1"/>
        </w:rPr>
        <w:t xml:space="preserve"> </w:t>
      </w:r>
      <w:r w:rsidRPr="2B9E40DE" w:rsidR="185F8DCC">
        <w:rPr>
          <w:rFonts w:ascii="Aptos" w:hAnsi="Aptos" w:eastAsia="Aptos" w:cs="Aptos"/>
          <w:i w:val="1"/>
          <w:iCs w:val="1"/>
        </w:rPr>
        <w:t>és</w:t>
      </w:r>
      <w:r w:rsidRPr="2B9E40DE" w:rsidR="185F8DCC">
        <w:rPr>
          <w:rFonts w:ascii="Aptos" w:hAnsi="Aptos" w:eastAsia="Aptos" w:cs="Aptos"/>
          <w:i w:val="1"/>
          <w:iCs w:val="1"/>
        </w:rPr>
        <w:t xml:space="preserve"> </w:t>
      </w:r>
      <w:r w:rsidRPr="2B9E40DE" w:rsidR="185F8DCC">
        <w:rPr>
          <w:rFonts w:ascii="Aptos" w:hAnsi="Aptos" w:eastAsia="Aptos" w:cs="Aptos"/>
          <w:i w:val="1"/>
          <w:iCs w:val="1"/>
        </w:rPr>
        <w:t>skálázhatóságának</w:t>
      </w:r>
      <w:r w:rsidRPr="2B9E40DE" w:rsidR="185F8DCC">
        <w:rPr>
          <w:rFonts w:ascii="Aptos" w:hAnsi="Aptos" w:eastAsia="Aptos" w:cs="Aptos"/>
          <w:i w:val="1"/>
          <w:iCs w:val="1"/>
        </w:rPr>
        <w:t xml:space="preserve"> </w:t>
      </w:r>
      <w:r w:rsidRPr="2B9E40DE" w:rsidR="185F8DCC">
        <w:rPr>
          <w:rFonts w:ascii="Aptos" w:hAnsi="Aptos" w:eastAsia="Aptos" w:cs="Aptos"/>
          <w:i w:val="1"/>
          <w:iCs w:val="1"/>
        </w:rPr>
        <w:t>biztosítása</w:t>
      </w:r>
      <w:r w:rsidRPr="2B9E40DE" w:rsidR="185F8DCC">
        <w:rPr>
          <w:rFonts w:ascii="Aptos" w:hAnsi="Aptos" w:eastAsia="Aptos" w:cs="Aptos"/>
          <w:i w:val="1"/>
          <w:iCs w:val="1"/>
        </w:rPr>
        <w:t xml:space="preserve"> </w:t>
      </w:r>
      <w:r w:rsidRPr="2B9E40DE" w:rsidR="185F8DCC">
        <w:rPr>
          <w:rFonts w:ascii="Aptos" w:hAnsi="Aptos" w:eastAsia="Aptos" w:cs="Aptos"/>
          <w:i w:val="1"/>
          <w:iCs w:val="1"/>
        </w:rPr>
        <w:t>kritikus</w:t>
      </w:r>
      <w:r w:rsidRPr="2B9E40DE" w:rsidR="185F8DCC">
        <w:rPr>
          <w:rFonts w:ascii="Aptos" w:hAnsi="Aptos" w:eastAsia="Aptos" w:cs="Aptos"/>
          <w:i w:val="1"/>
          <w:iCs w:val="1"/>
        </w:rPr>
        <w:t xml:space="preserve"> </w:t>
      </w:r>
      <w:r w:rsidRPr="2B9E40DE" w:rsidR="185F8DCC">
        <w:rPr>
          <w:rFonts w:ascii="Aptos" w:hAnsi="Aptos" w:eastAsia="Aptos" w:cs="Aptos"/>
          <w:i w:val="1"/>
          <w:iCs w:val="1"/>
        </w:rPr>
        <w:t>fontosságú</w:t>
      </w:r>
      <w:r w:rsidRPr="2B9E40DE" w:rsidR="185F8DCC">
        <w:rPr>
          <w:rFonts w:ascii="Aptos" w:hAnsi="Aptos" w:eastAsia="Aptos" w:cs="Aptos"/>
          <w:i w:val="1"/>
          <w:iCs w:val="1"/>
        </w:rPr>
        <w:t xml:space="preserve"> volt a </w:t>
      </w:r>
      <w:r w:rsidRPr="2B9E40DE" w:rsidR="185F8DCC">
        <w:rPr>
          <w:rFonts w:ascii="Aptos" w:hAnsi="Aptos" w:eastAsia="Aptos" w:cs="Aptos"/>
          <w:i w:val="1"/>
          <w:iCs w:val="1"/>
        </w:rPr>
        <w:t>több</w:t>
      </w:r>
      <w:r w:rsidRPr="2B9E40DE" w:rsidR="185F8DCC">
        <w:rPr>
          <w:rFonts w:ascii="Aptos" w:hAnsi="Aptos" w:eastAsia="Aptos" w:cs="Aptos"/>
          <w:i w:val="1"/>
          <w:iCs w:val="1"/>
        </w:rPr>
        <w:t xml:space="preserve"> </w:t>
      </w:r>
      <w:r w:rsidRPr="2B9E40DE" w:rsidR="185F8DCC">
        <w:rPr>
          <w:rFonts w:ascii="Aptos" w:hAnsi="Aptos" w:eastAsia="Aptos" w:cs="Aptos"/>
          <w:i w:val="1"/>
          <w:iCs w:val="1"/>
        </w:rPr>
        <w:t>millió</w:t>
      </w:r>
      <w:r w:rsidRPr="2B9E40DE" w:rsidR="185F8DCC">
        <w:rPr>
          <w:rFonts w:ascii="Aptos" w:hAnsi="Aptos" w:eastAsia="Aptos" w:cs="Aptos"/>
          <w:i w:val="1"/>
          <w:iCs w:val="1"/>
        </w:rPr>
        <w:t xml:space="preserve"> </w:t>
      </w:r>
      <w:r w:rsidRPr="2B9E40DE" w:rsidR="185F8DCC">
        <w:rPr>
          <w:rFonts w:ascii="Aptos" w:hAnsi="Aptos" w:eastAsia="Aptos" w:cs="Aptos"/>
          <w:i w:val="1"/>
          <w:iCs w:val="1"/>
        </w:rPr>
        <w:t>felhasználó</w:t>
      </w:r>
      <w:r w:rsidRPr="2B9E40DE" w:rsidR="185F8DCC">
        <w:rPr>
          <w:rFonts w:ascii="Aptos" w:hAnsi="Aptos" w:eastAsia="Aptos" w:cs="Aptos"/>
          <w:i w:val="1"/>
          <w:iCs w:val="1"/>
        </w:rPr>
        <w:t xml:space="preserve"> </w:t>
      </w:r>
      <w:r w:rsidRPr="2B9E40DE" w:rsidR="185F8DCC">
        <w:rPr>
          <w:rFonts w:ascii="Aptos" w:hAnsi="Aptos" w:eastAsia="Aptos" w:cs="Aptos"/>
          <w:i w:val="1"/>
          <w:iCs w:val="1"/>
        </w:rPr>
        <w:t>számára</w:t>
      </w:r>
      <w:r w:rsidRPr="2B9E40DE" w:rsidR="185F8DCC">
        <w:rPr>
          <w:rFonts w:ascii="Aptos" w:hAnsi="Aptos" w:eastAsia="Aptos" w:cs="Aptos"/>
          <w:i w:val="1"/>
          <w:iCs w:val="1"/>
        </w:rPr>
        <w:t xml:space="preserve"> </w:t>
      </w:r>
      <w:r w:rsidRPr="2B9E40DE" w:rsidR="185F8DCC">
        <w:rPr>
          <w:rFonts w:ascii="Aptos" w:hAnsi="Aptos" w:eastAsia="Aptos" w:cs="Aptos"/>
          <w:i w:val="1"/>
          <w:iCs w:val="1"/>
        </w:rPr>
        <w:t>nyújtott</w:t>
      </w:r>
      <w:r w:rsidRPr="2B9E40DE" w:rsidR="185F8DCC">
        <w:rPr>
          <w:rFonts w:ascii="Aptos" w:hAnsi="Aptos" w:eastAsia="Aptos" w:cs="Aptos"/>
          <w:i w:val="1"/>
          <w:iCs w:val="1"/>
        </w:rPr>
        <w:t xml:space="preserve"> </w:t>
      </w:r>
      <w:r w:rsidRPr="2B9E40DE" w:rsidR="185F8DCC">
        <w:rPr>
          <w:rFonts w:ascii="Aptos" w:hAnsi="Aptos" w:eastAsia="Aptos" w:cs="Aptos"/>
          <w:i w:val="1"/>
          <w:iCs w:val="1"/>
        </w:rPr>
        <w:t>megbízható</w:t>
      </w:r>
      <w:r w:rsidRPr="2B9E40DE" w:rsidR="185F8DCC">
        <w:rPr>
          <w:rFonts w:ascii="Aptos" w:hAnsi="Aptos" w:eastAsia="Aptos" w:cs="Aptos"/>
          <w:i w:val="1"/>
          <w:iCs w:val="1"/>
        </w:rPr>
        <w:t xml:space="preserve"> </w:t>
      </w:r>
      <w:r w:rsidRPr="2B9E40DE" w:rsidR="185F8DCC">
        <w:rPr>
          <w:rFonts w:ascii="Aptos" w:hAnsi="Aptos" w:eastAsia="Aptos" w:cs="Aptos"/>
          <w:i w:val="1"/>
          <w:iCs w:val="1"/>
        </w:rPr>
        <w:t>szolgáltatás</w:t>
      </w:r>
      <w:r w:rsidRPr="2B9E40DE" w:rsidR="185F8DCC">
        <w:rPr>
          <w:rFonts w:ascii="Aptos" w:hAnsi="Aptos" w:eastAsia="Aptos" w:cs="Aptos"/>
          <w:i w:val="1"/>
          <w:iCs w:val="1"/>
        </w:rPr>
        <w:t xml:space="preserve"> </w:t>
      </w:r>
      <w:r w:rsidRPr="2B9E40DE" w:rsidR="185F8DCC">
        <w:rPr>
          <w:rFonts w:ascii="Aptos" w:hAnsi="Aptos" w:eastAsia="Aptos" w:cs="Aptos"/>
          <w:i w:val="1"/>
          <w:iCs w:val="1"/>
        </w:rPr>
        <w:t>fenntartása</w:t>
      </w:r>
      <w:r w:rsidRPr="2B9E40DE" w:rsidR="185F8DCC">
        <w:rPr>
          <w:rFonts w:ascii="Aptos" w:hAnsi="Aptos" w:eastAsia="Aptos" w:cs="Aptos"/>
          <w:i w:val="1"/>
          <w:iCs w:val="1"/>
        </w:rPr>
        <w:t xml:space="preserve"> </w:t>
      </w:r>
      <w:r w:rsidRPr="2B9E40DE" w:rsidR="185F8DCC">
        <w:rPr>
          <w:rFonts w:ascii="Aptos" w:hAnsi="Aptos" w:eastAsia="Aptos" w:cs="Aptos"/>
          <w:i w:val="1"/>
          <w:iCs w:val="1"/>
        </w:rPr>
        <w:t>szempontjából</w:t>
      </w:r>
      <w:r w:rsidRPr="2B9E40DE" w:rsidR="185F8DCC">
        <w:rPr>
          <w:rFonts w:ascii="Aptos" w:hAnsi="Aptos" w:eastAsia="Aptos" w:cs="Aptos"/>
          <w:i w:val="1"/>
          <w:iCs w:val="1"/>
        </w:rPr>
        <w:t>.</w:t>
      </w:r>
    </w:p>
    <w:p w:rsidR="00BF7883" w:rsidP="2B9E40DE" w:rsidRDefault="00BF7883" w14:paraId="084B2673" w14:textId="33149C49">
      <w:pPr>
        <w:pStyle w:val="Normal"/>
        <w:spacing w:before="240" w:after="240"/>
        <w:rPr>
          <w:rFonts w:ascii="Aptos" w:hAnsi="Aptos" w:eastAsia="Aptos" w:cs="Aptos"/>
          <w:i w:val="1"/>
          <w:iCs w:val="1"/>
        </w:rPr>
      </w:pPr>
      <w:r w:rsidRPr="2B9E40DE" w:rsidR="185F8DCC">
        <w:rPr>
          <w:rFonts w:ascii="Aptos" w:hAnsi="Aptos" w:eastAsia="Aptos" w:cs="Aptos"/>
          <w:i w:val="1"/>
          <w:iCs w:val="1"/>
        </w:rPr>
        <w:t>Az OpenShift-</w:t>
      </w:r>
      <w:r w:rsidRPr="2B9E40DE" w:rsidR="185F8DCC">
        <w:rPr>
          <w:rFonts w:ascii="Aptos" w:hAnsi="Aptos" w:eastAsia="Aptos" w:cs="Aptos"/>
          <w:i w:val="1"/>
          <w:iCs w:val="1"/>
        </w:rPr>
        <w:t>alapú</w:t>
      </w:r>
      <w:r w:rsidRPr="2B9E40DE" w:rsidR="185F8DCC">
        <w:rPr>
          <w:rFonts w:ascii="Aptos" w:hAnsi="Aptos" w:eastAsia="Aptos" w:cs="Aptos"/>
          <w:i w:val="1"/>
          <w:iCs w:val="1"/>
        </w:rPr>
        <w:t xml:space="preserve"> </w:t>
      </w:r>
      <w:r w:rsidRPr="2B9E40DE" w:rsidR="185F8DCC">
        <w:rPr>
          <w:rFonts w:ascii="Aptos" w:hAnsi="Aptos" w:eastAsia="Aptos" w:cs="Aptos"/>
          <w:i w:val="1"/>
          <w:iCs w:val="1"/>
        </w:rPr>
        <w:t>mikroszolgáltatásokra</w:t>
      </w:r>
      <w:r w:rsidRPr="2B9E40DE" w:rsidR="185F8DCC">
        <w:rPr>
          <w:rFonts w:ascii="Aptos" w:hAnsi="Aptos" w:eastAsia="Aptos" w:cs="Aptos"/>
          <w:i w:val="1"/>
          <w:iCs w:val="1"/>
        </w:rPr>
        <w:t xml:space="preserve"> </w:t>
      </w:r>
      <w:r w:rsidRPr="2B9E40DE" w:rsidR="185F8DCC">
        <w:rPr>
          <w:rFonts w:ascii="Aptos" w:hAnsi="Aptos" w:eastAsia="Aptos" w:cs="Aptos"/>
          <w:i w:val="1"/>
          <w:iCs w:val="1"/>
        </w:rPr>
        <w:t>való</w:t>
      </w:r>
      <w:r w:rsidRPr="2B9E40DE" w:rsidR="185F8DCC">
        <w:rPr>
          <w:rFonts w:ascii="Aptos" w:hAnsi="Aptos" w:eastAsia="Aptos" w:cs="Aptos"/>
          <w:i w:val="1"/>
          <w:iCs w:val="1"/>
        </w:rPr>
        <w:t xml:space="preserve"> </w:t>
      </w:r>
      <w:r w:rsidRPr="2B9E40DE" w:rsidR="185F8DCC">
        <w:rPr>
          <w:rFonts w:ascii="Aptos" w:hAnsi="Aptos" w:eastAsia="Aptos" w:cs="Aptos"/>
          <w:i w:val="1"/>
          <w:iCs w:val="1"/>
        </w:rPr>
        <w:t>áttérés</w:t>
      </w:r>
      <w:r w:rsidRPr="2B9E40DE" w:rsidR="185F8DCC">
        <w:rPr>
          <w:rFonts w:ascii="Aptos" w:hAnsi="Aptos" w:eastAsia="Aptos" w:cs="Aptos"/>
          <w:i w:val="1"/>
          <w:iCs w:val="1"/>
        </w:rPr>
        <w:t xml:space="preserve"> </w:t>
      </w:r>
      <w:r w:rsidRPr="2B9E40DE" w:rsidR="185F8DCC">
        <w:rPr>
          <w:rFonts w:ascii="Aptos" w:hAnsi="Aptos" w:eastAsia="Aptos" w:cs="Aptos"/>
          <w:i w:val="1"/>
          <w:iCs w:val="1"/>
        </w:rPr>
        <w:t>révén</w:t>
      </w:r>
      <w:r w:rsidRPr="2B9E40DE" w:rsidR="185F8DCC">
        <w:rPr>
          <w:rFonts w:ascii="Aptos" w:hAnsi="Aptos" w:eastAsia="Aptos" w:cs="Aptos"/>
          <w:i w:val="1"/>
          <w:iCs w:val="1"/>
        </w:rPr>
        <w:t xml:space="preserve"> </w:t>
      </w:r>
      <w:r w:rsidRPr="2B9E40DE" w:rsidR="185F8DCC">
        <w:rPr>
          <w:rFonts w:ascii="Aptos" w:hAnsi="Aptos" w:eastAsia="Aptos" w:cs="Aptos"/>
          <w:i w:val="1"/>
          <w:iCs w:val="1"/>
        </w:rPr>
        <w:t>gyorsabban</w:t>
      </w:r>
      <w:r w:rsidRPr="2B9E40DE" w:rsidR="185F8DCC">
        <w:rPr>
          <w:rFonts w:ascii="Aptos" w:hAnsi="Aptos" w:eastAsia="Aptos" w:cs="Aptos"/>
          <w:i w:val="1"/>
          <w:iCs w:val="1"/>
        </w:rPr>
        <w:t xml:space="preserve"> </w:t>
      </w:r>
      <w:r w:rsidRPr="2B9E40DE" w:rsidR="185F8DCC">
        <w:rPr>
          <w:rFonts w:ascii="Aptos" w:hAnsi="Aptos" w:eastAsia="Aptos" w:cs="Aptos"/>
          <w:i w:val="1"/>
          <w:iCs w:val="1"/>
        </w:rPr>
        <w:t>tudjuk</w:t>
      </w:r>
      <w:r w:rsidRPr="2B9E40DE" w:rsidR="185F8DCC">
        <w:rPr>
          <w:rFonts w:ascii="Aptos" w:hAnsi="Aptos" w:eastAsia="Aptos" w:cs="Aptos"/>
          <w:i w:val="1"/>
          <w:iCs w:val="1"/>
        </w:rPr>
        <w:t xml:space="preserve"> </w:t>
      </w:r>
      <w:r w:rsidRPr="2B9E40DE" w:rsidR="185F8DCC">
        <w:rPr>
          <w:rFonts w:ascii="Aptos" w:hAnsi="Aptos" w:eastAsia="Aptos" w:cs="Aptos"/>
          <w:i w:val="1"/>
          <w:iCs w:val="1"/>
        </w:rPr>
        <w:t>kiadni</w:t>
      </w:r>
      <w:r w:rsidRPr="2B9E40DE" w:rsidR="185F8DCC">
        <w:rPr>
          <w:rFonts w:ascii="Aptos" w:hAnsi="Aptos" w:eastAsia="Aptos" w:cs="Aptos"/>
          <w:i w:val="1"/>
          <w:iCs w:val="1"/>
        </w:rPr>
        <w:t xml:space="preserve"> a </w:t>
      </w:r>
      <w:r w:rsidRPr="2B9E40DE" w:rsidR="185F8DCC">
        <w:rPr>
          <w:rFonts w:ascii="Aptos" w:hAnsi="Aptos" w:eastAsia="Aptos" w:cs="Aptos"/>
          <w:i w:val="1"/>
          <w:iCs w:val="1"/>
        </w:rPr>
        <w:t>frissítéseket</w:t>
      </w:r>
      <w:r w:rsidRPr="2B9E40DE" w:rsidR="185F8DCC">
        <w:rPr>
          <w:rFonts w:ascii="Aptos" w:hAnsi="Aptos" w:eastAsia="Aptos" w:cs="Aptos"/>
          <w:i w:val="1"/>
          <w:iCs w:val="1"/>
        </w:rPr>
        <w:t xml:space="preserve">, </w:t>
      </w:r>
      <w:r w:rsidRPr="2B9E40DE" w:rsidR="185F8DCC">
        <w:rPr>
          <w:rFonts w:ascii="Aptos" w:hAnsi="Aptos" w:eastAsia="Aptos" w:cs="Aptos"/>
          <w:i w:val="1"/>
          <w:iCs w:val="1"/>
        </w:rPr>
        <w:t>egységes</w:t>
      </w:r>
      <w:r w:rsidRPr="2B9E40DE" w:rsidR="185F8DCC">
        <w:rPr>
          <w:rFonts w:ascii="Aptos" w:hAnsi="Aptos" w:eastAsia="Aptos" w:cs="Aptos"/>
          <w:i w:val="1"/>
          <w:iCs w:val="1"/>
        </w:rPr>
        <w:t xml:space="preserve"> </w:t>
      </w:r>
      <w:r w:rsidRPr="2B9E40DE" w:rsidR="185F8DCC">
        <w:rPr>
          <w:rFonts w:ascii="Aptos" w:hAnsi="Aptos" w:eastAsia="Aptos" w:cs="Aptos"/>
          <w:i w:val="1"/>
          <w:iCs w:val="1"/>
        </w:rPr>
        <w:t>monitorozással</w:t>
      </w:r>
      <w:r w:rsidRPr="2B9E40DE" w:rsidR="185F8DCC">
        <w:rPr>
          <w:rFonts w:ascii="Aptos" w:hAnsi="Aptos" w:eastAsia="Aptos" w:cs="Aptos"/>
          <w:i w:val="1"/>
          <w:iCs w:val="1"/>
        </w:rPr>
        <w:t xml:space="preserve"> </w:t>
      </w:r>
      <w:r w:rsidRPr="2B9E40DE" w:rsidR="185F8DCC">
        <w:rPr>
          <w:rFonts w:ascii="Aptos" w:hAnsi="Aptos" w:eastAsia="Aptos" w:cs="Aptos"/>
          <w:i w:val="1"/>
          <w:iCs w:val="1"/>
        </w:rPr>
        <w:t>javítottuk</w:t>
      </w:r>
      <w:r w:rsidRPr="2B9E40DE" w:rsidR="185F8DCC">
        <w:rPr>
          <w:rFonts w:ascii="Aptos" w:hAnsi="Aptos" w:eastAsia="Aptos" w:cs="Aptos"/>
          <w:i w:val="1"/>
          <w:iCs w:val="1"/>
        </w:rPr>
        <w:t xml:space="preserve"> </w:t>
      </w:r>
      <w:r w:rsidRPr="2B9E40DE" w:rsidR="185F8DCC">
        <w:rPr>
          <w:rFonts w:ascii="Aptos" w:hAnsi="Aptos" w:eastAsia="Aptos" w:cs="Aptos"/>
          <w:i w:val="1"/>
          <w:iCs w:val="1"/>
        </w:rPr>
        <w:t>a</w:t>
      </w:r>
      <w:r w:rsidRPr="2B9E40DE" w:rsidR="0F2DBF08">
        <w:rPr>
          <w:rFonts w:ascii="Aptos" w:hAnsi="Aptos" w:eastAsia="Aptos" w:cs="Aptos"/>
          <w:i w:val="1"/>
          <w:iCs w:val="1"/>
        </w:rPr>
        <w:t>z</w:t>
      </w:r>
      <w:r w:rsidRPr="2B9E40DE" w:rsidR="185F8DCC">
        <w:rPr>
          <w:rFonts w:ascii="Aptos" w:hAnsi="Aptos" w:eastAsia="Aptos" w:cs="Aptos"/>
          <w:i w:val="1"/>
          <w:iCs w:val="1"/>
        </w:rPr>
        <w:t xml:space="preserve"> </w:t>
      </w:r>
      <w:r w:rsidRPr="2B9E40DE" w:rsidR="0BBCB5F6">
        <w:rPr>
          <w:rFonts w:ascii="Aptos" w:hAnsi="Aptos" w:eastAsia="Aptos" w:cs="Aptos"/>
          <w:i w:val="1"/>
          <w:iCs w:val="1"/>
        </w:rPr>
        <w:t>át</w:t>
      </w:r>
      <w:r w:rsidRPr="2B9E40DE" w:rsidR="185F8DCC">
        <w:rPr>
          <w:rFonts w:ascii="Aptos" w:hAnsi="Aptos" w:eastAsia="Aptos" w:cs="Aptos"/>
          <w:i w:val="1"/>
          <w:iCs w:val="1"/>
        </w:rPr>
        <w:t>láthatóságot</w:t>
      </w:r>
      <w:r w:rsidRPr="2B9E40DE" w:rsidR="185F8DCC">
        <w:rPr>
          <w:rFonts w:ascii="Aptos" w:hAnsi="Aptos" w:eastAsia="Aptos" w:cs="Aptos"/>
          <w:i w:val="1"/>
          <w:iCs w:val="1"/>
        </w:rPr>
        <w:t xml:space="preserve">, </w:t>
      </w:r>
      <w:r w:rsidRPr="2B9E40DE" w:rsidR="185F8DCC">
        <w:rPr>
          <w:rFonts w:ascii="Aptos" w:hAnsi="Aptos" w:eastAsia="Aptos" w:cs="Aptos"/>
          <w:i w:val="1"/>
          <w:iCs w:val="1"/>
        </w:rPr>
        <w:t>és</w:t>
      </w:r>
      <w:r w:rsidRPr="2B9E40DE" w:rsidR="185F8DCC">
        <w:rPr>
          <w:rFonts w:ascii="Aptos" w:hAnsi="Aptos" w:eastAsia="Aptos" w:cs="Aptos"/>
          <w:i w:val="1"/>
          <w:iCs w:val="1"/>
        </w:rPr>
        <w:t xml:space="preserve"> </w:t>
      </w:r>
      <w:r w:rsidRPr="2B9E40DE" w:rsidR="447C7E07">
        <w:rPr>
          <w:rFonts w:ascii="Aptos" w:hAnsi="Aptos" w:eastAsia="Aptos" w:cs="Aptos"/>
          <w:i w:val="1"/>
          <w:iCs w:val="1"/>
        </w:rPr>
        <w:t>összességében</w:t>
      </w:r>
      <w:r w:rsidRPr="2B9E40DE" w:rsidR="447C7E07">
        <w:rPr>
          <w:rFonts w:ascii="Aptos" w:hAnsi="Aptos" w:eastAsia="Aptos" w:cs="Aptos"/>
          <w:i w:val="1"/>
          <w:iCs w:val="1"/>
        </w:rPr>
        <w:t xml:space="preserve"> </w:t>
      </w:r>
      <w:r w:rsidRPr="2B9E40DE" w:rsidR="185F8DCC">
        <w:rPr>
          <w:rFonts w:ascii="Aptos" w:hAnsi="Aptos" w:eastAsia="Aptos" w:cs="Aptos"/>
          <w:i w:val="1"/>
          <w:iCs w:val="1"/>
        </w:rPr>
        <w:t>megerősítettük</w:t>
      </w:r>
      <w:r w:rsidRPr="2B9E40DE" w:rsidR="185F8DCC">
        <w:rPr>
          <w:rFonts w:ascii="Aptos" w:hAnsi="Aptos" w:eastAsia="Aptos" w:cs="Aptos"/>
          <w:i w:val="1"/>
          <w:iCs w:val="1"/>
        </w:rPr>
        <w:t xml:space="preserve"> a </w:t>
      </w:r>
      <w:r w:rsidRPr="2B9E40DE" w:rsidR="185F8DCC">
        <w:rPr>
          <w:rFonts w:ascii="Aptos" w:hAnsi="Aptos" w:eastAsia="Aptos" w:cs="Aptos"/>
          <w:i w:val="1"/>
          <w:iCs w:val="1"/>
        </w:rPr>
        <w:t>rendszer</w:t>
      </w:r>
      <w:r w:rsidRPr="2B9E40DE" w:rsidR="185F8DCC">
        <w:rPr>
          <w:rFonts w:ascii="Aptos" w:hAnsi="Aptos" w:eastAsia="Aptos" w:cs="Aptos"/>
          <w:i w:val="1"/>
          <w:iCs w:val="1"/>
        </w:rPr>
        <w:t xml:space="preserve"> </w:t>
      </w:r>
      <w:r w:rsidRPr="2B9E40DE" w:rsidR="185F8DCC">
        <w:rPr>
          <w:rFonts w:ascii="Aptos" w:hAnsi="Aptos" w:eastAsia="Aptos" w:cs="Aptos"/>
          <w:i w:val="1"/>
          <w:iCs w:val="1"/>
        </w:rPr>
        <w:t>ellenálló</w:t>
      </w:r>
      <w:r w:rsidRPr="2B9E40DE" w:rsidR="185F8DCC">
        <w:rPr>
          <w:rFonts w:ascii="Aptos" w:hAnsi="Aptos" w:eastAsia="Aptos" w:cs="Aptos"/>
          <w:i w:val="1"/>
          <w:iCs w:val="1"/>
        </w:rPr>
        <w:t xml:space="preserve"> </w:t>
      </w:r>
      <w:r w:rsidRPr="2B9E40DE" w:rsidR="185F8DCC">
        <w:rPr>
          <w:rFonts w:ascii="Aptos" w:hAnsi="Aptos" w:eastAsia="Aptos" w:cs="Aptos"/>
          <w:i w:val="1"/>
          <w:iCs w:val="1"/>
        </w:rPr>
        <w:t>képességét</w:t>
      </w:r>
      <w:r w:rsidRPr="2B9E40DE" w:rsidR="185F8DCC">
        <w:rPr>
          <w:rFonts w:ascii="Aptos" w:hAnsi="Aptos" w:eastAsia="Aptos" w:cs="Aptos"/>
          <w:i w:val="1"/>
          <w:iCs w:val="1"/>
        </w:rPr>
        <w:t xml:space="preserve">. A </w:t>
      </w:r>
      <w:r w:rsidRPr="2B9E40DE" w:rsidR="11A3B3B0">
        <w:rPr>
          <w:rFonts w:ascii="Aptos" w:hAnsi="Aptos" w:eastAsia="Aptos" w:cs="Aptos"/>
          <w:i w:val="1"/>
          <w:iCs w:val="1"/>
        </w:rPr>
        <w:t xml:space="preserve">Sonrisa </w:t>
      </w:r>
      <w:r w:rsidRPr="2B9E40DE" w:rsidR="11A3B3B0">
        <w:rPr>
          <w:rFonts w:ascii="Aptos" w:hAnsi="Aptos" w:eastAsia="Aptos" w:cs="Aptos"/>
          <w:i w:val="1"/>
          <w:iCs w:val="1"/>
        </w:rPr>
        <w:t>csapata</w:t>
      </w:r>
      <w:r w:rsidRPr="2B9E40DE" w:rsidR="11A3B3B0">
        <w:rPr>
          <w:rFonts w:ascii="Aptos" w:hAnsi="Aptos" w:eastAsia="Aptos" w:cs="Aptos"/>
          <w:i w:val="1"/>
          <w:iCs w:val="1"/>
        </w:rPr>
        <w:t xml:space="preserve"> </w:t>
      </w:r>
      <w:r w:rsidRPr="2B9E40DE" w:rsidR="11A3B3B0">
        <w:rPr>
          <w:rFonts w:ascii="Aptos" w:hAnsi="Aptos" w:eastAsia="Aptos" w:cs="Aptos"/>
          <w:i w:val="1"/>
          <w:iCs w:val="1"/>
        </w:rPr>
        <w:t>által</w:t>
      </w:r>
      <w:r w:rsidRPr="2B9E40DE" w:rsidR="11A3B3B0">
        <w:rPr>
          <w:rFonts w:ascii="Aptos" w:hAnsi="Aptos" w:eastAsia="Aptos" w:cs="Aptos"/>
          <w:i w:val="1"/>
          <w:iCs w:val="1"/>
        </w:rPr>
        <w:t xml:space="preserve"> </w:t>
      </w:r>
      <w:r w:rsidRPr="2B9E40DE" w:rsidR="185F8DCC">
        <w:rPr>
          <w:rFonts w:ascii="Aptos" w:hAnsi="Aptos" w:eastAsia="Aptos" w:cs="Aptos"/>
          <w:i w:val="1"/>
          <w:iCs w:val="1"/>
        </w:rPr>
        <w:t>nyújtott</w:t>
      </w:r>
      <w:r w:rsidRPr="2B9E40DE" w:rsidR="185F8DCC">
        <w:rPr>
          <w:rFonts w:ascii="Aptos" w:hAnsi="Aptos" w:eastAsia="Aptos" w:cs="Aptos"/>
          <w:i w:val="1"/>
          <w:iCs w:val="1"/>
        </w:rPr>
        <w:t xml:space="preserve"> </w:t>
      </w:r>
      <w:r w:rsidRPr="2B9E40DE" w:rsidR="185F8DCC">
        <w:rPr>
          <w:rFonts w:ascii="Aptos" w:hAnsi="Aptos" w:eastAsia="Aptos" w:cs="Aptos"/>
          <w:i w:val="1"/>
          <w:iCs w:val="1"/>
        </w:rPr>
        <w:t>dedikált</w:t>
      </w:r>
      <w:r w:rsidRPr="2B9E40DE" w:rsidR="185F8DCC">
        <w:rPr>
          <w:rFonts w:ascii="Aptos" w:hAnsi="Aptos" w:eastAsia="Aptos" w:cs="Aptos"/>
          <w:i w:val="1"/>
          <w:iCs w:val="1"/>
        </w:rPr>
        <w:t xml:space="preserve"> </w:t>
      </w:r>
      <w:r w:rsidRPr="2B9E40DE" w:rsidR="185F8DCC">
        <w:rPr>
          <w:rFonts w:ascii="Aptos" w:hAnsi="Aptos" w:eastAsia="Aptos" w:cs="Aptos"/>
          <w:i w:val="1"/>
          <w:iCs w:val="1"/>
        </w:rPr>
        <w:t>támogatás</w:t>
      </w:r>
      <w:r w:rsidRPr="2B9E40DE" w:rsidR="185F8DCC">
        <w:rPr>
          <w:rFonts w:ascii="Aptos" w:hAnsi="Aptos" w:eastAsia="Aptos" w:cs="Aptos"/>
          <w:i w:val="1"/>
          <w:iCs w:val="1"/>
        </w:rPr>
        <w:t xml:space="preserve"> </w:t>
      </w:r>
      <w:r w:rsidRPr="2B9E40DE" w:rsidR="185F8DCC">
        <w:rPr>
          <w:rFonts w:ascii="Aptos" w:hAnsi="Aptos" w:eastAsia="Aptos" w:cs="Aptos"/>
          <w:i w:val="1"/>
          <w:iCs w:val="1"/>
        </w:rPr>
        <w:t>bizalmat</w:t>
      </w:r>
      <w:r w:rsidRPr="2B9E40DE" w:rsidR="185F8DCC">
        <w:rPr>
          <w:rFonts w:ascii="Aptos" w:hAnsi="Aptos" w:eastAsia="Aptos" w:cs="Aptos"/>
          <w:i w:val="1"/>
          <w:iCs w:val="1"/>
        </w:rPr>
        <w:t xml:space="preserve"> </w:t>
      </w:r>
      <w:r w:rsidRPr="2B9E40DE" w:rsidR="185F8DCC">
        <w:rPr>
          <w:rFonts w:ascii="Aptos" w:hAnsi="Aptos" w:eastAsia="Aptos" w:cs="Aptos"/>
          <w:i w:val="1"/>
          <w:iCs w:val="1"/>
        </w:rPr>
        <w:t>adott</w:t>
      </w:r>
      <w:r w:rsidRPr="2B9E40DE" w:rsidR="185F8DCC">
        <w:rPr>
          <w:rFonts w:ascii="Aptos" w:hAnsi="Aptos" w:eastAsia="Aptos" w:cs="Aptos"/>
          <w:i w:val="1"/>
          <w:iCs w:val="1"/>
        </w:rPr>
        <w:t xml:space="preserve">, </w:t>
      </w:r>
      <w:r w:rsidRPr="2B9E40DE" w:rsidR="078F18FC">
        <w:rPr>
          <w:rFonts w:ascii="Aptos" w:hAnsi="Aptos" w:eastAsia="Aptos" w:cs="Aptos"/>
          <w:i w:val="1"/>
          <w:iCs w:val="1"/>
        </w:rPr>
        <w:t>így</w:t>
      </w:r>
      <w:r w:rsidRPr="2B9E40DE" w:rsidR="078F18FC">
        <w:rPr>
          <w:rFonts w:ascii="Aptos" w:hAnsi="Aptos" w:eastAsia="Aptos" w:cs="Aptos"/>
          <w:i w:val="1"/>
          <w:iCs w:val="1"/>
        </w:rPr>
        <w:t xml:space="preserve"> a </w:t>
      </w:r>
      <w:r w:rsidRPr="2B9E40DE" w:rsidR="078F18FC">
        <w:rPr>
          <w:rFonts w:ascii="Aptos" w:hAnsi="Aptos" w:eastAsia="Aptos" w:cs="Aptos"/>
          <w:i w:val="1"/>
          <w:iCs w:val="1"/>
        </w:rPr>
        <w:t>legösszetettebb</w:t>
      </w:r>
      <w:r w:rsidRPr="2B9E40DE" w:rsidR="078F18FC">
        <w:rPr>
          <w:rFonts w:ascii="Aptos" w:hAnsi="Aptos" w:eastAsia="Aptos" w:cs="Aptos"/>
          <w:i w:val="1"/>
          <w:iCs w:val="1"/>
        </w:rPr>
        <w:t xml:space="preserve"> </w:t>
      </w:r>
      <w:r w:rsidRPr="2B9E40DE" w:rsidR="078F18FC">
        <w:rPr>
          <w:rFonts w:ascii="Aptos" w:hAnsi="Aptos" w:eastAsia="Aptos" w:cs="Aptos"/>
          <w:i w:val="1"/>
          <w:iCs w:val="1"/>
        </w:rPr>
        <w:t>bevezetések</w:t>
      </w:r>
      <w:r w:rsidRPr="2B9E40DE" w:rsidR="078F18FC">
        <w:rPr>
          <w:rFonts w:ascii="Aptos" w:hAnsi="Aptos" w:eastAsia="Aptos" w:cs="Aptos"/>
          <w:i w:val="1"/>
          <w:iCs w:val="1"/>
        </w:rPr>
        <w:t xml:space="preserve"> </w:t>
      </w:r>
      <w:r w:rsidRPr="2B9E40DE" w:rsidR="078F18FC">
        <w:rPr>
          <w:rFonts w:ascii="Aptos" w:hAnsi="Aptos" w:eastAsia="Aptos" w:cs="Aptos"/>
          <w:i w:val="1"/>
          <w:iCs w:val="1"/>
        </w:rPr>
        <w:t>idején</w:t>
      </w:r>
      <w:r w:rsidRPr="2B9E40DE" w:rsidR="078F18FC">
        <w:rPr>
          <w:rFonts w:ascii="Aptos" w:hAnsi="Aptos" w:eastAsia="Aptos" w:cs="Aptos"/>
          <w:i w:val="1"/>
          <w:iCs w:val="1"/>
        </w:rPr>
        <w:t xml:space="preserve"> is </w:t>
      </w:r>
      <w:r w:rsidRPr="2B9E40DE" w:rsidR="078F18FC">
        <w:rPr>
          <w:rFonts w:ascii="Aptos" w:hAnsi="Aptos" w:eastAsia="Aptos" w:cs="Aptos"/>
          <w:i w:val="1"/>
          <w:iCs w:val="1"/>
        </w:rPr>
        <w:t>zavartalan</w:t>
      </w:r>
      <w:r w:rsidRPr="2B9E40DE" w:rsidR="078F18FC">
        <w:rPr>
          <w:rFonts w:ascii="Aptos" w:hAnsi="Aptos" w:eastAsia="Aptos" w:cs="Aptos"/>
          <w:i w:val="1"/>
          <w:iCs w:val="1"/>
        </w:rPr>
        <w:t xml:space="preserve"> </w:t>
      </w:r>
      <w:r w:rsidRPr="2B9E40DE" w:rsidR="078F18FC">
        <w:rPr>
          <w:rFonts w:ascii="Aptos" w:hAnsi="Aptos" w:eastAsia="Aptos" w:cs="Aptos"/>
          <w:i w:val="1"/>
          <w:iCs w:val="1"/>
        </w:rPr>
        <w:t>szolgáltatást</w:t>
      </w:r>
      <w:r w:rsidRPr="2B9E40DE" w:rsidR="078F18FC">
        <w:rPr>
          <w:rFonts w:ascii="Aptos" w:hAnsi="Aptos" w:eastAsia="Aptos" w:cs="Aptos"/>
          <w:i w:val="1"/>
          <w:iCs w:val="1"/>
        </w:rPr>
        <w:t xml:space="preserve"> </w:t>
      </w:r>
      <w:r w:rsidRPr="2B9E40DE" w:rsidR="078F18FC">
        <w:rPr>
          <w:rFonts w:ascii="Aptos" w:hAnsi="Aptos" w:eastAsia="Aptos" w:cs="Aptos"/>
          <w:i w:val="1"/>
          <w:iCs w:val="1"/>
        </w:rPr>
        <w:t>tudtunk</w:t>
      </w:r>
      <w:r w:rsidRPr="2B9E40DE" w:rsidR="078F18FC">
        <w:rPr>
          <w:rFonts w:ascii="Aptos" w:hAnsi="Aptos" w:eastAsia="Aptos" w:cs="Aptos"/>
          <w:i w:val="1"/>
          <w:iCs w:val="1"/>
        </w:rPr>
        <w:t xml:space="preserve"> </w:t>
      </w:r>
      <w:r w:rsidRPr="2B9E40DE" w:rsidR="078F18FC">
        <w:rPr>
          <w:rFonts w:ascii="Aptos" w:hAnsi="Aptos" w:eastAsia="Aptos" w:cs="Aptos"/>
          <w:i w:val="1"/>
          <w:iCs w:val="1"/>
        </w:rPr>
        <w:t>fenntartani</w:t>
      </w:r>
      <w:r w:rsidRPr="2B9E40DE" w:rsidR="185F8DCC">
        <w:rPr>
          <w:rFonts w:ascii="Aptos" w:hAnsi="Aptos" w:eastAsia="Aptos" w:cs="Aptos"/>
          <w:i w:val="1"/>
          <w:iCs w:val="1"/>
        </w:rPr>
        <w:t xml:space="preserve">. </w:t>
      </w:r>
    </w:p>
    <w:p w:rsidR="00BF7883" w:rsidP="2B9E40DE" w:rsidRDefault="00BF7883" w14:paraId="25849FE5" w14:textId="4A97B957">
      <w:pPr>
        <w:pStyle w:val="Normal"/>
        <w:spacing w:before="240" w:after="240"/>
      </w:pPr>
      <w:r w:rsidRPr="2B9E40DE" w:rsidR="185F8DCC">
        <w:rPr>
          <w:rFonts w:ascii="Aptos" w:hAnsi="Aptos" w:eastAsia="Aptos" w:cs="Aptos"/>
          <w:i w:val="1"/>
          <w:iCs w:val="1"/>
        </w:rPr>
        <w:t xml:space="preserve">Ez a </w:t>
      </w:r>
      <w:r w:rsidRPr="2B9E40DE" w:rsidR="185F8DCC">
        <w:rPr>
          <w:rFonts w:ascii="Aptos" w:hAnsi="Aptos" w:eastAsia="Aptos" w:cs="Aptos"/>
          <w:i w:val="1"/>
          <w:iCs w:val="1"/>
        </w:rPr>
        <w:t>projekt</w:t>
      </w:r>
      <w:r w:rsidRPr="2B9E40DE" w:rsidR="185F8DCC">
        <w:rPr>
          <w:rFonts w:ascii="Aptos" w:hAnsi="Aptos" w:eastAsia="Aptos" w:cs="Aptos"/>
          <w:i w:val="1"/>
          <w:iCs w:val="1"/>
        </w:rPr>
        <w:t xml:space="preserve"> </w:t>
      </w:r>
      <w:r w:rsidRPr="2B9E40DE" w:rsidR="185F8DCC">
        <w:rPr>
          <w:rFonts w:ascii="Aptos" w:hAnsi="Aptos" w:eastAsia="Aptos" w:cs="Aptos"/>
          <w:i w:val="1"/>
          <w:iCs w:val="1"/>
        </w:rPr>
        <w:t>jelentősen</w:t>
      </w:r>
      <w:r w:rsidRPr="2B9E40DE" w:rsidR="185F8DCC">
        <w:rPr>
          <w:rFonts w:ascii="Aptos" w:hAnsi="Aptos" w:eastAsia="Aptos" w:cs="Aptos"/>
          <w:i w:val="1"/>
          <w:iCs w:val="1"/>
        </w:rPr>
        <w:t xml:space="preserve"> </w:t>
      </w:r>
      <w:r w:rsidRPr="2B9E40DE" w:rsidR="185F8DCC">
        <w:rPr>
          <w:rFonts w:ascii="Aptos" w:hAnsi="Aptos" w:eastAsia="Aptos" w:cs="Aptos"/>
          <w:i w:val="1"/>
          <w:iCs w:val="1"/>
        </w:rPr>
        <w:t>csökkentette</w:t>
      </w:r>
      <w:r w:rsidRPr="2B9E40DE" w:rsidR="185F8DCC">
        <w:rPr>
          <w:rFonts w:ascii="Aptos" w:hAnsi="Aptos" w:eastAsia="Aptos" w:cs="Aptos"/>
          <w:i w:val="1"/>
          <w:iCs w:val="1"/>
        </w:rPr>
        <w:t xml:space="preserve"> </w:t>
      </w:r>
      <w:r w:rsidRPr="2B9E40DE" w:rsidR="185F8DCC">
        <w:rPr>
          <w:rFonts w:ascii="Aptos" w:hAnsi="Aptos" w:eastAsia="Aptos" w:cs="Aptos"/>
          <w:i w:val="1"/>
          <w:iCs w:val="1"/>
        </w:rPr>
        <w:t>az</w:t>
      </w:r>
      <w:r w:rsidRPr="2B9E40DE" w:rsidR="185F8DCC">
        <w:rPr>
          <w:rFonts w:ascii="Aptos" w:hAnsi="Aptos" w:eastAsia="Aptos" w:cs="Aptos"/>
          <w:i w:val="1"/>
          <w:iCs w:val="1"/>
        </w:rPr>
        <w:t xml:space="preserve"> </w:t>
      </w:r>
      <w:r w:rsidRPr="2B9E40DE" w:rsidR="185F8DCC">
        <w:rPr>
          <w:rFonts w:ascii="Aptos" w:hAnsi="Aptos" w:eastAsia="Aptos" w:cs="Aptos"/>
          <w:i w:val="1"/>
          <w:iCs w:val="1"/>
        </w:rPr>
        <w:t>operatív</w:t>
      </w:r>
      <w:r w:rsidRPr="2B9E40DE" w:rsidR="185F8DCC">
        <w:rPr>
          <w:rFonts w:ascii="Aptos" w:hAnsi="Aptos" w:eastAsia="Aptos" w:cs="Aptos"/>
          <w:i w:val="1"/>
          <w:iCs w:val="1"/>
        </w:rPr>
        <w:t xml:space="preserve"> </w:t>
      </w:r>
      <w:r w:rsidRPr="2B9E40DE" w:rsidR="185F8DCC">
        <w:rPr>
          <w:rFonts w:ascii="Aptos" w:hAnsi="Aptos" w:eastAsia="Aptos" w:cs="Aptos"/>
          <w:i w:val="1"/>
          <w:iCs w:val="1"/>
        </w:rPr>
        <w:t>kockázatokat</w:t>
      </w:r>
      <w:r w:rsidRPr="2B9E40DE" w:rsidR="185F8DCC">
        <w:rPr>
          <w:rFonts w:ascii="Aptos" w:hAnsi="Aptos" w:eastAsia="Aptos" w:cs="Aptos"/>
          <w:i w:val="1"/>
          <w:iCs w:val="1"/>
        </w:rPr>
        <w:t xml:space="preserve">, </w:t>
      </w:r>
      <w:r w:rsidRPr="2B9E40DE" w:rsidR="185F8DCC">
        <w:rPr>
          <w:rFonts w:ascii="Aptos" w:hAnsi="Aptos" w:eastAsia="Aptos" w:cs="Aptos"/>
          <w:i w:val="1"/>
          <w:iCs w:val="1"/>
        </w:rPr>
        <w:t>növelte</w:t>
      </w:r>
      <w:r w:rsidRPr="2B9E40DE" w:rsidR="185F8DCC">
        <w:rPr>
          <w:rFonts w:ascii="Aptos" w:hAnsi="Aptos" w:eastAsia="Aptos" w:cs="Aptos"/>
          <w:i w:val="1"/>
          <w:iCs w:val="1"/>
        </w:rPr>
        <w:t xml:space="preserve"> </w:t>
      </w:r>
      <w:r w:rsidRPr="2B9E40DE" w:rsidR="185F8DCC">
        <w:rPr>
          <w:rFonts w:ascii="Aptos" w:hAnsi="Aptos" w:eastAsia="Aptos" w:cs="Aptos"/>
          <w:i w:val="1"/>
          <w:iCs w:val="1"/>
        </w:rPr>
        <w:t>rugalmasságunkat</w:t>
      </w:r>
      <w:r w:rsidRPr="2B9E40DE" w:rsidR="185F8DCC">
        <w:rPr>
          <w:rFonts w:ascii="Aptos" w:hAnsi="Aptos" w:eastAsia="Aptos" w:cs="Aptos"/>
          <w:i w:val="1"/>
          <w:iCs w:val="1"/>
        </w:rPr>
        <w:t xml:space="preserve">, </w:t>
      </w:r>
      <w:r w:rsidRPr="2B9E40DE" w:rsidR="185F8DCC">
        <w:rPr>
          <w:rFonts w:ascii="Aptos" w:hAnsi="Aptos" w:eastAsia="Aptos" w:cs="Aptos"/>
          <w:i w:val="1"/>
          <w:iCs w:val="1"/>
        </w:rPr>
        <w:t>és</w:t>
      </w:r>
      <w:r w:rsidRPr="2B9E40DE" w:rsidR="185F8DCC">
        <w:rPr>
          <w:rFonts w:ascii="Aptos" w:hAnsi="Aptos" w:eastAsia="Aptos" w:cs="Aptos"/>
          <w:i w:val="1"/>
          <w:iCs w:val="1"/>
        </w:rPr>
        <w:t xml:space="preserve"> </w:t>
      </w:r>
      <w:r w:rsidRPr="2B9E40DE" w:rsidR="185F8DCC">
        <w:rPr>
          <w:rFonts w:ascii="Aptos" w:hAnsi="Aptos" w:eastAsia="Aptos" w:cs="Aptos"/>
          <w:i w:val="1"/>
          <w:iCs w:val="1"/>
        </w:rPr>
        <w:t>felkészítette</w:t>
      </w:r>
      <w:r w:rsidRPr="2B9E40DE" w:rsidR="185F8DCC">
        <w:rPr>
          <w:rFonts w:ascii="Aptos" w:hAnsi="Aptos" w:eastAsia="Aptos" w:cs="Aptos"/>
          <w:i w:val="1"/>
          <w:iCs w:val="1"/>
        </w:rPr>
        <w:t xml:space="preserve"> </w:t>
      </w:r>
      <w:r w:rsidRPr="2B9E40DE" w:rsidR="185F8DCC">
        <w:rPr>
          <w:rFonts w:ascii="Aptos" w:hAnsi="Aptos" w:eastAsia="Aptos" w:cs="Aptos"/>
          <w:i w:val="1"/>
          <w:iCs w:val="1"/>
        </w:rPr>
        <w:t>csapatainkat</w:t>
      </w:r>
      <w:r w:rsidRPr="2B9E40DE" w:rsidR="185F8DCC">
        <w:rPr>
          <w:rFonts w:ascii="Aptos" w:hAnsi="Aptos" w:eastAsia="Aptos" w:cs="Aptos"/>
          <w:i w:val="1"/>
          <w:iCs w:val="1"/>
        </w:rPr>
        <w:t xml:space="preserve"> a </w:t>
      </w:r>
      <w:r w:rsidRPr="2B9E40DE" w:rsidR="185F8DCC">
        <w:rPr>
          <w:rFonts w:ascii="Aptos" w:hAnsi="Aptos" w:eastAsia="Aptos" w:cs="Aptos"/>
          <w:i w:val="1"/>
          <w:iCs w:val="1"/>
        </w:rPr>
        <w:t>felhőalapú</w:t>
      </w:r>
      <w:r w:rsidRPr="2B9E40DE" w:rsidR="185F8DCC">
        <w:rPr>
          <w:rFonts w:ascii="Aptos" w:hAnsi="Aptos" w:eastAsia="Aptos" w:cs="Aptos"/>
          <w:i w:val="1"/>
          <w:iCs w:val="1"/>
        </w:rPr>
        <w:t xml:space="preserve"> </w:t>
      </w:r>
      <w:r w:rsidRPr="2B9E40DE" w:rsidR="185F8DCC">
        <w:rPr>
          <w:rFonts w:ascii="Aptos" w:hAnsi="Aptos" w:eastAsia="Aptos" w:cs="Aptos"/>
          <w:i w:val="1"/>
          <w:iCs w:val="1"/>
        </w:rPr>
        <w:t>működésre</w:t>
      </w:r>
      <w:r w:rsidRPr="2B9E40DE" w:rsidR="185F8DCC">
        <w:rPr>
          <w:rFonts w:ascii="Aptos" w:hAnsi="Aptos" w:eastAsia="Aptos" w:cs="Aptos"/>
          <w:i w:val="1"/>
          <w:iCs w:val="1"/>
        </w:rPr>
        <w:t xml:space="preserve"> </w:t>
      </w:r>
      <w:r w:rsidRPr="2B9E40DE" w:rsidR="185F8DCC">
        <w:rPr>
          <w:rFonts w:ascii="Aptos" w:hAnsi="Aptos" w:eastAsia="Aptos" w:cs="Aptos"/>
          <w:i w:val="1"/>
          <w:iCs w:val="1"/>
        </w:rPr>
        <w:t>való</w:t>
      </w:r>
      <w:r w:rsidRPr="2B9E40DE" w:rsidR="185F8DCC">
        <w:rPr>
          <w:rFonts w:ascii="Aptos" w:hAnsi="Aptos" w:eastAsia="Aptos" w:cs="Aptos"/>
          <w:i w:val="1"/>
          <w:iCs w:val="1"/>
        </w:rPr>
        <w:t xml:space="preserve"> </w:t>
      </w:r>
      <w:r w:rsidRPr="2B9E40DE" w:rsidR="185F8DCC">
        <w:rPr>
          <w:rFonts w:ascii="Aptos" w:hAnsi="Aptos" w:eastAsia="Aptos" w:cs="Aptos"/>
          <w:i w:val="1"/>
          <w:iCs w:val="1"/>
        </w:rPr>
        <w:t>átállás</w:t>
      </w:r>
      <w:r w:rsidRPr="2B9E40DE" w:rsidR="185F8DCC">
        <w:rPr>
          <w:rFonts w:ascii="Aptos" w:hAnsi="Aptos" w:eastAsia="Aptos" w:cs="Aptos"/>
          <w:i w:val="1"/>
          <w:iCs w:val="1"/>
        </w:rPr>
        <w:t xml:space="preserve"> </w:t>
      </w:r>
      <w:r w:rsidRPr="2B9E40DE" w:rsidR="185F8DCC">
        <w:rPr>
          <w:rFonts w:ascii="Aptos" w:hAnsi="Aptos" w:eastAsia="Aptos" w:cs="Aptos"/>
          <w:i w:val="1"/>
          <w:iCs w:val="1"/>
        </w:rPr>
        <w:t>és</w:t>
      </w:r>
      <w:r w:rsidRPr="2B9E40DE" w:rsidR="185F8DCC">
        <w:rPr>
          <w:rFonts w:ascii="Aptos" w:hAnsi="Aptos" w:eastAsia="Aptos" w:cs="Aptos"/>
          <w:i w:val="1"/>
          <w:iCs w:val="1"/>
        </w:rPr>
        <w:t xml:space="preserve"> a </w:t>
      </w:r>
      <w:r w:rsidRPr="2B9E40DE" w:rsidR="185F8DCC">
        <w:rPr>
          <w:rFonts w:ascii="Aptos" w:hAnsi="Aptos" w:eastAsia="Aptos" w:cs="Aptos"/>
          <w:i w:val="1"/>
          <w:iCs w:val="1"/>
        </w:rPr>
        <w:t>hosszú</w:t>
      </w:r>
      <w:r w:rsidRPr="2B9E40DE" w:rsidR="185F8DCC">
        <w:rPr>
          <w:rFonts w:ascii="Aptos" w:hAnsi="Aptos" w:eastAsia="Aptos" w:cs="Aptos"/>
          <w:i w:val="1"/>
          <w:iCs w:val="1"/>
        </w:rPr>
        <w:t xml:space="preserve"> </w:t>
      </w:r>
      <w:r w:rsidRPr="2B9E40DE" w:rsidR="185F8DCC">
        <w:rPr>
          <w:rFonts w:ascii="Aptos" w:hAnsi="Aptos" w:eastAsia="Aptos" w:cs="Aptos"/>
          <w:i w:val="1"/>
          <w:iCs w:val="1"/>
        </w:rPr>
        <w:t>távú</w:t>
      </w:r>
      <w:r w:rsidRPr="2B9E40DE" w:rsidR="185F8DCC">
        <w:rPr>
          <w:rFonts w:ascii="Aptos" w:hAnsi="Aptos" w:eastAsia="Aptos" w:cs="Aptos"/>
          <w:i w:val="1"/>
          <w:iCs w:val="1"/>
        </w:rPr>
        <w:t xml:space="preserve"> </w:t>
      </w:r>
      <w:r w:rsidRPr="2B9E40DE" w:rsidR="185F8DCC">
        <w:rPr>
          <w:rFonts w:ascii="Aptos" w:hAnsi="Aptos" w:eastAsia="Aptos" w:cs="Aptos"/>
          <w:i w:val="1"/>
          <w:iCs w:val="1"/>
        </w:rPr>
        <w:t>digitális</w:t>
      </w:r>
      <w:r w:rsidRPr="2B9E40DE" w:rsidR="185F8DCC">
        <w:rPr>
          <w:rFonts w:ascii="Aptos" w:hAnsi="Aptos" w:eastAsia="Aptos" w:cs="Aptos"/>
          <w:i w:val="1"/>
          <w:iCs w:val="1"/>
        </w:rPr>
        <w:t xml:space="preserve"> </w:t>
      </w:r>
      <w:r w:rsidRPr="2B9E40DE" w:rsidR="185F8DCC">
        <w:rPr>
          <w:rFonts w:ascii="Aptos" w:hAnsi="Aptos" w:eastAsia="Aptos" w:cs="Aptos"/>
          <w:i w:val="1"/>
          <w:iCs w:val="1"/>
        </w:rPr>
        <w:t>átalakulás</w:t>
      </w:r>
      <w:r w:rsidRPr="2B9E40DE" w:rsidR="185F8DCC">
        <w:rPr>
          <w:rFonts w:ascii="Aptos" w:hAnsi="Aptos" w:eastAsia="Aptos" w:cs="Aptos"/>
          <w:i w:val="1"/>
          <w:iCs w:val="1"/>
        </w:rPr>
        <w:t xml:space="preserve"> </w:t>
      </w:r>
      <w:r w:rsidRPr="2B9E40DE" w:rsidR="185F8DCC">
        <w:rPr>
          <w:rFonts w:ascii="Aptos" w:hAnsi="Aptos" w:eastAsia="Aptos" w:cs="Aptos"/>
          <w:i w:val="1"/>
          <w:iCs w:val="1"/>
        </w:rPr>
        <w:t>folytatásához</w:t>
      </w:r>
      <w:r w:rsidRPr="2B9E40DE" w:rsidR="185F8DCC">
        <w:rPr>
          <w:rFonts w:ascii="Aptos" w:hAnsi="Aptos" w:eastAsia="Aptos" w:cs="Aptos"/>
          <w:i w:val="1"/>
          <w:iCs w:val="1"/>
        </w:rPr>
        <w:t xml:space="preserve"> </w:t>
      </w:r>
      <w:r w:rsidRPr="2B9E40DE" w:rsidR="185F8DCC">
        <w:rPr>
          <w:rFonts w:ascii="Aptos" w:hAnsi="Aptos" w:eastAsia="Aptos" w:cs="Aptos"/>
          <w:i w:val="1"/>
          <w:iCs w:val="1"/>
        </w:rPr>
        <w:t>szükséges</w:t>
      </w:r>
      <w:r w:rsidRPr="2B9E40DE" w:rsidR="185F8DCC">
        <w:rPr>
          <w:rFonts w:ascii="Aptos" w:hAnsi="Aptos" w:eastAsia="Aptos" w:cs="Aptos"/>
          <w:i w:val="1"/>
          <w:iCs w:val="1"/>
        </w:rPr>
        <w:t xml:space="preserve"> </w:t>
      </w:r>
      <w:r w:rsidRPr="2B9E40DE" w:rsidR="185F8DCC">
        <w:rPr>
          <w:rFonts w:ascii="Aptos" w:hAnsi="Aptos" w:eastAsia="Aptos" w:cs="Aptos"/>
          <w:i w:val="1"/>
          <w:iCs w:val="1"/>
        </w:rPr>
        <w:t>szakértelemmel</w:t>
      </w:r>
      <w:r w:rsidRPr="2B9E40DE" w:rsidR="185F8DCC">
        <w:rPr>
          <w:rFonts w:ascii="Aptos" w:hAnsi="Aptos" w:eastAsia="Aptos" w:cs="Aptos"/>
          <w:i w:val="1"/>
          <w:iCs w:val="1"/>
        </w:rPr>
        <w:t xml:space="preserve">.” </w:t>
      </w:r>
    </w:p>
    <w:p w:rsidR="2B9E40DE" w:rsidP="2B9E40DE" w:rsidRDefault="2B9E40DE" w14:paraId="43B6DA94" w14:textId="686F8CB5">
      <w:pPr>
        <w:pStyle w:val="Heading2"/>
        <w:rPr>
          <w:b w:val="1"/>
          <w:bCs w:val="1"/>
          <w:color w:val="auto"/>
        </w:rPr>
      </w:pPr>
    </w:p>
    <w:p w:rsidR="00BF7883" w:rsidP="00BF7883" w:rsidRDefault="00BF7883" w14:paraId="6BF6E69C" w14:textId="77777777">
      <w:pPr>
        <w:pStyle w:val="Heading2"/>
        <w:rPr>
          <w:b w:val="1"/>
          <w:bCs w:val="1"/>
          <w:color w:val="auto"/>
        </w:rPr>
      </w:pPr>
      <w:r w:rsidRPr="2B9E40DE" w:rsidR="00BF7883">
        <w:rPr>
          <w:b w:val="1"/>
          <w:bCs w:val="1"/>
          <w:color w:val="auto"/>
        </w:rPr>
        <w:t>Short Version</w:t>
      </w:r>
    </w:p>
    <w:p w:rsidR="2B9E40DE" w:rsidP="2B9E40DE" w:rsidRDefault="2B9E40DE" w14:paraId="57BC817C" w14:textId="29356023">
      <w:pPr>
        <w:pStyle w:val="Normal"/>
      </w:pPr>
    </w:p>
    <w:p w:rsidR="3F9725A4" w:rsidP="2B9E40DE" w:rsidRDefault="3F9725A4" w14:paraId="17E0F677" w14:textId="49E89272">
      <w:pPr>
        <w:pStyle w:val="Normal"/>
      </w:pPr>
      <w:r w:rsidR="3F9725A4">
        <w:rPr/>
        <w:t>English</w:t>
      </w:r>
    </w:p>
    <w:p w:rsidR="00BF7883" w:rsidP="2B9E40DE" w:rsidRDefault="00BF7883" w14:paraId="79F9E761" w14:textId="77777777">
      <w:pPr>
        <w:rPr>
          <w:i w:val="1"/>
          <w:iCs w:val="1"/>
        </w:rPr>
      </w:pPr>
      <w:r w:rsidRPr="2B9E40DE" w:rsidR="00BF7883">
        <w:rPr>
          <w:i w:val="1"/>
          <w:iCs w:val="1"/>
        </w:rPr>
        <w:t>"The OMNI migration was a major milestone for MVMI. Moving from a monolithic on-premises setup to OpenShift microservices improved our resilience, accelerated release cycles, and ensured stability for millions of customers. This project laid the foundation for our continued digital and cloud transformation."</w:t>
      </w:r>
    </w:p>
    <w:p w:rsidRPr="00BF7883" w:rsidR="266C5275" w:rsidP="2B9E40DE" w:rsidRDefault="266C5275" w14:paraId="4C275172" w14:textId="61031491">
      <w:pPr>
        <w:rPr>
          <w:i w:val="1"/>
          <w:iCs w:val="1"/>
        </w:rPr>
      </w:pPr>
    </w:p>
    <w:p w:rsidRPr="00BF7883" w:rsidR="266C5275" w:rsidP="2B9E40DE" w:rsidRDefault="266C5275" w14:paraId="73645C2B" w14:textId="11AEED0C">
      <w:pPr>
        <w:rPr>
          <w:i w:val="0"/>
          <w:iCs w:val="0"/>
        </w:rPr>
      </w:pPr>
      <w:r w:rsidRPr="2B9E40DE" w:rsidR="33B46321">
        <w:rPr>
          <w:i w:val="0"/>
          <w:iCs w:val="0"/>
        </w:rPr>
        <w:t>Hungarian</w:t>
      </w:r>
    </w:p>
    <w:p w:rsidRPr="00BF7883" w:rsidR="266C5275" w:rsidP="2B9E40DE" w:rsidRDefault="266C5275" w14:paraId="56B5674C" w14:textId="7EBA8E71">
      <w:pPr>
        <w:rPr>
          <w:i w:val="1"/>
          <w:iCs w:val="1"/>
        </w:rPr>
      </w:pPr>
      <w:r w:rsidRPr="2B9E40DE" w:rsidR="66CE1849">
        <w:rPr>
          <w:i w:val="1"/>
          <w:iCs w:val="1"/>
        </w:rPr>
        <w:t xml:space="preserve">„Az OMNI </w:t>
      </w:r>
      <w:r w:rsidRPr="2B9E40DE" w:rsidR="66CE1849">
        <w:rPr>
          <w:i w:val="1"/>
          <w:iCs w:val="1"/>
        </w:rPr>
        <w:t>migráció</w:t>
      </w:r>
      <w:r w:rsidRPr="2B9E40DE" w:rsidR="66CE1849">
        <w:rPr>
          <w:i w:val="1"/>
          <w:iCs w:val="1"/>
        </w:rPr>
        <w:t xml:space="preserve"> </w:t>
      </w:r>
      <w:r w:rsidRPr="2B9E40DE" w:rsidR="66CE1849">
        <w:rPr>
          <w:i w:val="1"/>
          <w:iCs w:val="1"/>
        </w:rPr>
        <w:t>jelentős</w:t>
      </w:r>
      <w:r w:rsidRPr="2B9E40DE" w:rsidR="66CE1849">
        <w:rPr>
          <w:i w:val="1"/>
          <w:iCs w:val="1"/>
        </w:rPr>
        <w:t xml:space="preserve"> </w:t>
      </w:r>
      <w:r w:rsidRPr="2B9E40DE" w:rsidR="66CE1849">
        <w:rPr>
          <w:i w:val="1"/>
          <w:iCs w:val="1"/>
        </w:rPr>
        <w:t>mérföldkő</w:t>
      </w:r>
      <w:r w:rsidRPr="2B9E40DE" w:rsidR="66CE1849">
        <w:rPr>
          <w:i w:val="1"/>
          <w:iCs w:val="1"/>
        </w:rPr>
        <w:t xml:space="preserve"> volt </w:t>
      </w:r>
      <w:r w:rsidRPr="2B9E40DE" w:rsidR="66CE1849">
        <w:rPr>
          <w:i w:val="1"/>
          <w:iCs w:val="1"/>
        </w:rPr>
        <w:t>az</w:t>
      </w:r>
      <w:r w:rsidRPr="2B9E40DE" w:rsidR="66CE1849">
        <w:rPr>
          <w:i w:val="1"/>
          <w:iCs w:val="1"/>
        </w:rPr>
        <w:t xml:space="preserve"> MVMI </w:t>
      </w:r>
      <w:r w:rsidRPr="2B9E40DE" w:rsidR="66CE1849">
        <w:rPr>
          <w:i w:val="1"/>
          <w:iCs w:val="1"/>
        </w:rPr>
        <w:t>számára</w:t>
      </w:r>
      <w:r w:rsidRPr="2B9E40DE" w:rsidR="66CE1849">
        <w:rPr>
          <w:i w:val="1"/>
          <w:iCs w:val="1"/>
        </w:rPr>
        <w:t xml:space="preserve">. A </w:t>
      </w:r>
      <w:r w:rsidRPr="2B9E40DE" w:rsidR="66CE1849">
        <w:rPr>
          <w:i w:val="1"/>
          <w:iCs w:val="1"/>
        </w:rPr>
        <w:t>monolitikus</w:t>
      </w:r>
      <w:r w:rsidRPr="2B9E40DE" w:rsidR="66CE1849">
        <w:rPr>
          <w:i w:val="1"/>
          <w:iCs w:val="1"/>
        </w:rPr>
        <w:t xml:space="preserve"> </w:t>
      </w:r>
      <w:r w:rsidRPr="2B9E40DE" w:rsidR="66CE1849">
        <w:rPr>
          <w:i w:val="1"/>
          <w:iCs w:val="1"/>
        </w:rPr>
        <w:t>on-premise</w:t>
      </w:r>
      <w:r w:rsidRPr="2B9E40DE" w:rsidR="66CE1849">
        <w:rPr>
          <w:i w:val="1"/>
          <w:iCs w:val="1"/>
        </w:rPr>
        <w:t xml:space="preserve"> setup-</w:t>
      </w:r>
      <w:r w:rsidRPr="2B9E40DE" w:rsidR="66CE1849">
        <w:rPr>
          <w:i w:val="1"/>
          <w:iCs w:val="1"/>
        </w:rPr>
        <w:t>ról</w:t>
      </w:r>
      <w:r w:rsidRPr="2B9E40DE" w:rsidR="66CE1849">
        <w:rPr>
          <w:i w:val="1"/>
          <w:iCs w:val="1"/>
        </w:rPr>
        <w:t xml:space="preserve"> </w:t>
      </w:r>
      <w:r w:rsidRPr="2B9E40DE" w:rsidR="66CE1849">
        <w:rPr>
          <w:i w:val="1"/>
          <w:iCs w:val="1"/>
        </w:rPr>
        <w:t>az</w:t>
      </w:r>
      <w:r w:rsidRPr="2B9E40DE" w:rsidR="66CE1849">
        <w:rPr>
          <w:i w:val="1"/>
          <w:iCs w:val="1"/>
        </w:rPr>
        <w:t xml:space="preserve"> OpenShift </w:t>
      </w:r>
      <w:r w:rsidRPr="2B9E40DE" w:rsidR="66CE1849">
        <w:rPr>
          <w:i w:val="1"/>
          <w:iCs w:val="1"/>
        </w:rPr>
        <w:t>mikroszolgáltatásokra</w:t>
      </w:r>
      <w:r w:rsidRPr="2B9E40DE" w:rsidR="66CE1849">
        <w:rPr>
          <w:i w:val="1"/>
          <w:iCs w:val="1"/>
        </w:rPr>
        <w:t xml:space="preserve"> </w:t>
      </w:r>
      <w:r w:rsidRPr="2B9E40DE" w:rsidR="66CE1849">
        <w:rPr>
          <w:i w:val="1"/>
          <w:iCs w:val="1"/>
        </w:rPr>
        <w:t>való</w:t>
      </w:r>
      <w:r w:rsidRPr="2B9E40DE" w:rsidR="66CE1849">
        <w:rPr>
          <w:i w:val="1"/>
          <w:iCs w:val="1"/>
        </w:rPr>
        <w:t xml:space="preserve"> </w:t>
      </w:r>
      <w:r w:rsidRPr="2B9E40DE" w:rsidR="66CE1849">
        <w:rPr>
          <w:i w:val="1"/>
          <w:iCs w:val="1"/>
        </w:rPr>
        <w:t>áttérés</w:t>
      </w:r>
      <w:r w:rsidRPr="2B9E40DE" w:rsidR="66CE1849">
        <w:rPr>
          <w:i w:val="1"/>
          <w:iCs w:val="1"/>
        </w:rPr>
        <w:t xml:space="preserve"> </w:t>
      </w:r>
      <w:r w:rsidRPr="2B9E40DE" w:rsidR="66CE1849">
        <w:rPr>
          <w:i w:val="1"/>
          <w:iCs w:val="1"/>
        </w:rPr>
        <w:t>javította</w:t>
      </w:r>
      <w:r w:rsidRPr="2B9E40DE" w:rsidR="66CE1849">
        <w:rPr>
          <w:i w:val="1"/>
          <w:iCs w:val="1"/>
        </w:rPr>
        <w:t xml:space="preserve"> </w:t>
      </w:r>
      <w:r w:rsidRPr="2B9E40DE" w:rsidR="66CE1849">
        <w:rPr>
          <w:i w:val="1"/>
          <w:iCs w:val="1"/>
        </w:rPr>
        <w:t>rugalmasságunkat</w:t>
      </w:r>
      <w:r w:rsidRPr="2B9E40DE" w:rsidR="66CE1849">
        <w:rPr>
          <w:i w:val="1"/>
          <w:iCs w:val="1"/>
        </w:rPr>
        <w:t xml:space="preserve">, </w:t>
      </w:r>
      <w:r w:rsidRPr="2B9E40DE" w:rsidR="66CE1849">
        <w:rPr>
          <w:i w:val="1"/>
          <w:iCs w:val="1"/>
        </w:rPr>
        <w:t>felgyorsította</w:t>
      </w:r>
      <w:r w:rsidRPr="2B9E40DE" w:rsidR="66CE1849">
        <w:rPr>
          <w:i w:val="1"/>
          <w:iCs w:val="1"/>
        </w:rPr>
        <w:t xml:space="preserve"> a release </w:t>
      </w:r>
      <w:r w:rsidRPr="2B9E40DE" w:rsidR="66CE1849">
        <w:rPr>
          <w:i w:val="1"/>
          <w:iCs w:val="1"/>
        </w:rPr>
        <w:t>ciklusokat</w:t>
      </w:r>
      <w:r w:rsidRPr="2B9E40DE" w:rsidR="66CE1849">
        <w:rPr>
          <w:i w:val="1"/>
          <w:iCs w:val="1"/>
        </w:rPr>
        <w:t xml:space="preserve">, </w:t>
      </w:r>
      <w:r w:rsidRPr="2B9E40DE" w:rsidR="66CE1849">
        <w:rPr>
          <w:i w:val="1"/>
          <w:iCs w:val="1"/>
        </w:rPr>
        <w:t>és</w:t>
      </w:r>
      <w:r w:rsidRPr="2B9E40DE" w:rsidR="66CE1849">
        <w:rPr>
          <w:i w:val="1"/>
          <w:iCs w:val="1"/>
        </w:rPr>
        <w:t xml:space="preserve"> </w:t>
      </w:r>
      <w:r w:rsidRPr="2B9E40DE" w:rsidR="66CE1849">
        <w:rPr>
          <w:i w:val="1"/>
          <w:iCs w:val="1"/>
        </w:rPr>
        <w:t>biztosít</w:t>
      </w:r>
      <w:r w:rsidRPr="2B9E40DE" w:rsidR="1BCAF93C">
        <w:rPr>
          <w:i w:val="1"/>
          <w:iCs w:val="1"/>
        </w:rPr>
        <w:t>ja</w:t>
      </w:r>
      <w:r w:rsidRPr="2B9E40DE" w:rsidR="66CE1849">
        <w:rPr>
          <w:i w:val="1"/>
          <w:iCs w:val="1"/>
        </w:rPr>
        <w:t xml:space="preserve"> </w:t>
      </w:r>
      <w:r w:rsidRPr="2B9E40DE" w:rsidR="54064895">
        <w:rPr>
          <w:i w:val="1"/>
          <w:iCs w:val="1"/>
        </w:rPr>
        <w:t xml:space="preserve">a </w:t>
      </w:r>
      <w:r w:rsidRPr="2B9E40DE" w:rsidR="66CE1849">
        <w:rPr>
          <w:i w:val="1"/>
          <w:iCs w:val="1"/>
        </w:rPr>
        <w:t>stabilitást</w:t>
      </w:r>
      <w:r w:rsidRPr="2B9E40DE" w:rsidR="66CE1849">
        <w:rPr>
          <w:i w:val="1"/>
          <w:iCs w:val="1"/>
        </w:rPr>
        <w:t xml:space="preserve"> </w:t>
      </w:r>
      <w:r w:rsidRPr="2B9E40DE" w:rsidR="66CE1849">
        <w:rPr>
          <w:i w:val="1"/>
          <w:iCs w:val="1"/>
        </w:rPr>
        <w:t>több</w:t>
      </w:r>
      <w:r w:rsidRPr="2B9E40DE" w:rsidR="66CE1849">
        <w:rPr>
          <w:i w:val="1"/>
          <w:iCs w:val="1"/>
        </w:rPr>
        <w:t xml:space="preserve"> </w:t>
      </w:r>
      <w:r w:rsidRPr="2B9E40DE" w:rsidR="66CE1849">
        <w:rPr>
          <w:i w:val="1"/>
          <w:iCs w:val="1"/>
        </w:rPr>
        <w:t>millió</w:t>
      </w:r>
      <w:r w:rsidRPr="2B9E40DE" w:rsidR="66CE1849">
        <w:rPr>
          <w:i w:val="1"/>
          <w:iCs w:val="1"/>
        </w:rPr>
        <w:t xml:space="preserve"> </w:t>
      </w:r>
      <w:r w:rsidRPr="2B9E40DE" w:rsidR="66CE1849">
        <w:rPr>
          <w:i w:val="1"/>
          <w:iCs w:val="1"/>
        </w:rPr>
        <w:t>ügyf</w:t>
      </w:r>
      <w:r w:rsidRPr="2B9E40DE" w:rsidR="09A2C8A7">
        <w:rPr>
          <w:i w:val="1"/>
          <w:iCs w:val="1"/>
        </w:rPr>
        <w:t>elünk</w:t>
      </w:r>
      <w:r w:rsidRPr="2B9E40DE" w:rsidR="66CE1849">
        <w:rPr>
          <w:i w:val="1"/>
          <w:iCs w:val="1"/>
        </w:rPr>
        <w:t xml:space="preserve"> </w:t>
      </w:r>
      <w:r w:rsidRPr="2B9E40DE" w:rsidR="66CE1849">
        <w:rPr>
          <w:i w:val="1"/>
          <w:iCs w:val="1"/>
        </w:rPr>
        <w:t>számára</w:t>
      </w:r>
      <w:r w:rsidRPr="2B9E40DE" w:rsidR="66CE1849">
        <w:rPr>
          <w:i w:val="1"/>
          <w:iCs w:val="1"/>
        </w:rPr>
        <w:t xml:space="preserve">. Ez a </w:t>
      </w:r>
      <w:r w:rsidRPr="2B9E40DE" w:rsidR="66CE1849">
        <w:rPr>
          <w:i w:val="1"/>
          <w:iCs w:val="1"/>
        </w:rPr>
        <w:t>projekt</w:t>
      </w:r>
      <w:r w:rsidRPr="2B9E40DE" w:rsidR="66CE1849">
        <w:rPr>
          <w:i w:val="1"/>
          <w:iCs w:val="1"/>
        </w:rPr>
        <w:t xml:space="preserve"> </w:t>
      </w:r>
      <w:r w:rsidRPr="2B9E40DE" w:rsidR="0E0E2542">
        <w:rPr>
          <w:i w:val="1"/>
          <w:iCs w:val="1"/>
        </w:rPr>
        <w:t xml:space="preserve">volt </w:t>
      </w:r>
      <w:r w:rsidRPr="2B9E40DE" w:rsidR="5A62E4B8">
        <w:rPr>
          <w:i w:val="1"/>
          <w:iCs w:val="1"/>
        </w:rPr>
        <w:t>az</w:t>
      </w:r>
      <w:r w:rsidRPr="2B9E40DE" w:rsidR="5A62E4B8">
        <w:rPr>
          <w:i w:val="1"/>
          <w:iCs w:val="1"/>
        </w:rPr>
        <w:t xml:space="preserve"> </w:t>
      </w:r>
      <w:r w:rsidRPr="2B9E40DE" w:rsidR="5A62E4B8">
        <w:rPr>
          <w:i w:val="1"/>
          <w:iCs w:val="1"/>
        </w:rPr>
        <w:t>alapja</w:t>
      </w:r>
      <w:r w:rsidRPr="2B9E40DE" w:rsidR="2F9956E1">
        <w:rPr>
          <w:i w:val="1"/>
          <w:iCs w:val="1"/>
        </w:rPr>
        <w:t>, a katalizátora</w:t>
      </w:r>
      <w:r w:rsidRPr="2B9E40DE" w:rsidR="66CE1849">
        <w:rPr>
          <w:i w:val="1"/>
          <w:iCs w:val="1"/>
        </w:rPr>
        <w:t xml:space="preserve"> </w:t>
      </w:r>
      <w:r w:rsidRPr="2B9E40DE" w:rsidR="60532905">
        <w:rPr>
          <w:i w:val="1"/>
          <w:iCs w:val="1"/>
        </w:rPr>
        <w:t>a</w:t>
      </w:r>
      <w:r w:rsidRPr="2B9E40DE" w:rsidR="60532905">
        <w:rPr>
          <w:i w:val="1"/>
          <w:iCs w:val="1"/>
        </w:rPr>
        <w:t xml:space="preserve"> </w:t>
      </w:r>
      <w:r w:rsidRPr="2B9E40DE" w:rsidR="66CE1849">
        <w:rPr>
          <w:i w:val="1"/>
          <w:iCs w:val="1"/>
        </w:rPr>
        <w:t>folyamato</w:t>
      </w:r>
      <w:r w:rsidRPr="2B9E40DE" w:rsidR="66CE1849">
        <w:rPr>
          <w:i w:val="1"/>
          <w:iCs w:val="1"/>
        </w:rPr>
        <w:t>s</w:t>
      </w:r>
      <w:r w:rsidRPr="2B9E40DE" w:rsidR="66CE1849">
        <w:rPr>
          <w:i w:val="1"/>
          <w:iCs w:val="1"/>
        </w:rPr>
        <w:t xml:space="preserve"> digitáli</w:t>
      </w:r>
      <w:r w:rsidRPr="2B9E40DE" w:rsidR="66CE1849">
        <w:rPr>
          <w:i w:val="1"/>
          <w:iCs w:val="1"/>
        </w:rPr>
        <w:t>s</w:t>
      </w:r>
      <w:r w:rsidRPr="2B9E40DE" w:rsidR="66CE1849">
        <w:rPr>
          <w:i w:val="1"/>
          <w:iCs w:val="1"/>
        </w:rPr>
        <w:t xml:space="preserve"> é</w:t>
      </w:r>
      <w:r w:rsidRPr="2B9E40DE" w:rsidR="66CE1849">
        <w:rPr>
          <w:i w:val="1"/>
          <w:iCs w:val="1"/>
        </w:rPr>
        <w:t>s</w:t>
      </w:r>
      <w:r w:rsidRPr="2B9E40DE" w:rsidR="66CE1849">
        <w:rPr>
          <w:i w:val="1"/>
          <w:iCs w:val="1"/>
        </w:rPr>
        <w:t xml:space="preserve"> felhőalap</w:t>
      </w:r>
      <w:r w:rsidRPr="2B9E40DE" w:rsidR="66CE1849">
        <w:rPr>
          <w:i w:val="1"/>
          <w:iCs w:val="1"/>
        </w:rPr>
        <w:t>ú</w:t>
      </w:r>
      <w:r w:rsidRPr="2B9E40DE" w:rsidR="66CE1849">
        <w:rPr>
          <w:i w:val="1"/>
          <w:iCs w:val="1"/>
        </w:rPr>
        <w:t xml:space="preserve"> átalakulásunk</w:t>
      </w:r>
      <w:r w:rsidRPr="2B9E40DE" w:rsidR="47A12FF4">
        <w:rPr>
          <w:i w:val="1"/>
          <w:iCs w:val="1"/>
        </w:rPr>
        <w:t>na</w:t>
      </w:r>
      <w:r w:rsidRPr="2B9E40DE" w:rsidR="47A12FF4">
        <w:rPr>
          <w:i w:val="1"/>
          <w:iCs w:val="1"/>
        </w:rPr>
        <w:t>k</w:t>
      </w:r>
      <w:r w:rsidRPr="2B9E40DE" w:rsidR="66CE1849">
        <w:rPr>
          <w:i w:val="1"/>
          <w:iCs w:val="1"/>
        </w:rPr>
        <w:t>.”</w:t>
      </w:r>
    </w:p>
    <w:p w:rsidRPr="00BF7883" w:rsidR="266C5275" w:rsidP="2B9E40DE" w:rsidRDefault="266C5275" w14:paraId="57202C89" w14:textId="5B055F64">
      <w:pPr>
        <w:pStyle w:val="Normal"/>
        <w:rPr>
          <w:i w:val="1"/>
          <w:iCs w:val="1"/>
        </w:rPr>
      </w:pPr>
    </w:p>
    <w:sectPr w:rsidRPr="00BF7883" w:rsidR="266C5275">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FB75D"/>
    <w:multiLevelType w:val="hybridMultilevel"/>
    <w:tmpl w:val="FFFFFFFF"/>
    <w:lvl w:ilvl="0" w:tplc="169CDF9E">
      <w:start w:val="1"/>
      <w:numFmt w:val="bullet"/>
      <w:lvlText w:val=""/>
      <w:lvlJc w:val="left"/>
      <w:pPr>
        <w:ind w:left="720" w:hanging="360"/>
      </w:pPr>
      <w:rPr>
        <w:rFonts w:hint="default" w:ascii="Symbol" w:hAnsi="Symbol"/>
      </w:rPr>
    </w:lvl>
    <w:lvl w:ilvl="1" w:tplc="2FA05AD4">
      <w:start w:val="1"/>
      <w:numFmt w:val="bullet"/>
      <w:lvlText w:val="o"/>
      <w:lvlJc w:val="left"/>
      <w:pPr>
        <w:ind w:left="1440" w:hanging="360"/>
      </w:pPr>
      <w:rPr>
        <w:rFonts w:hint="default" w:ascii="Courier New" w:hAnsi="Courier New"/>
      </w:rPr>
    </w:lvl>
    <w:lvl w:ilvl="2" w:tplc="0E3EA5AA">
      <w:start w:val="1"/>
      <w:numFmt w:val="bullet"/>
      <w:lvlText w:val=""/>
      <w:lvlJc w:val="left"/>
      <w:pPr>
        <w:ind w:left="2160" w:hanging="360"/>
      </w:pPr>
      <w:rPr>
        <w:rFonts w:hint="default" w:ascii="Wingdings" w:hAnsi="Wingdings"/>
      </w:rPr>
    </w:lvl>
    <w:lvl w:ilvl="3" w:tplc="06902160">
      <w:start w:val="1"/>
      <w:numFmt w:val="bullet"/>
      <w:lvlText w:val=""/>
      <w:lvlJc w:val="left"/>
      <w:pPr>
        <w:ind w:left="2880" w:hanging="360"/>
      </w:pPr>
      <w:rPr>
        <w:rFonts w:hint="default" w:ascii="Symbol" w:hAnsi="Symbol"/>
      </w:rPr>
    </w:lvl>
    <w:lvl w:ilvl="4" w:tplc="E73CAFFE">
      <w:start w:val="1"/>
      <w:numFmt w:val="bullet"/>
      <w:lvlText w:val="o"/>
      <w:lvlJc w:val="left"/>
      <w:pPr>
        <w:ind w:left="3600" w:hanging="360"/>
      </w:pPr>
      <w:rPr>
        <w:rFonts w:hint="default" w:ascii="Courier New" w:hAnsi="Courier New"/>
      </w:rPr>
    </w:lvl>
    <w:lvl w:ilvl="5" w:tplc="4B684378">
      <w:start w:val="1"/>
      <w:numFmt w:val="bullet"/>
      <w:lvlText w:val=""/>
      <w:lvlJc w:val="left"/>
      <w:pPr>
        <w:ind w:left="4320" w:hanging="360"/>
      </w:pPr>
      <w:rPr>
        <w:rFonts w:hint="default" w:ascii="Wingdings" w:hAnsi="Wingdings"/>
      </w:rPr>
    </w:lvl>
    <w:lvl w:ilvl="6" w:tplc="BF54AC42">
      <w:start w:val="1"/>
      <w:numFmt w:val="bullet"/>
      <w:lvlText w:val=""/>
      <w:lvlJc w:val="left"/>
      <w:pPr>
        <w:ind w:left="5040" w:hanging="360"/>
      </w:pPr>
      <w:rPr>
        <w:rFonts w:hint="default" w:ascii="Symbol" w:hAnsi="Symbol"/>
      </w:rPr>
    </w:lvl>
    <w:lvl w:ilvl="7" w:tplc="C9C2B0FE">
      <w:start w:val="1"/>
      <w:numFmt w:val="bullet"/>
      <w:lvlText w:val="o"/>
      <w:lvlJc w:val="left"/>
      <w:pPr>
        <w:ind w:left="5760" w:hanging="360"/>
      </w:pPr>
      <w:rPr>
        <w:rFonts w:hint="default" w:ascii="Courier New" w:hAnsi="Courier New"/>
      </w:rPr>
    </w:lvl>
    <w:lvl w:ilvl="8" w:tplc="A31CEC16">
      <w:start w:val="1"/>
      <w:numFmt w:val="bullet"/>
      <w:lvlText w:val=""/>
      <w:lvlJc w:val="left"/>
      <w:pPr>
        <w:ind w:left="6480" w:hanging="360"/>
      </w:pPr>
      <w:rPr>
        <w:rFonts w:hint="default" w:ascii="Wingdings" w:hAnsi="Wingdings"/>
      </w:rPr>
    </w:lvl>
  </w:abstractNum>
  <w:abstractNum w:abstractNumId="1" w15:restartNumberingAfterBreak="0">
    <w:nsid w:val="1290E638"/>
    <w:multiLevelType w:val="hybridMultilevel"/>
    <w:tmpl w:val="FFFFFFFF"/>
    <w:lvl w:ilvl="0" w:tplc="41363780">
      <w:start w:val="1"/>
      <w:numFmt w:val="bullet"/>
      <w:lvlText w:val=""/>
      <w:lvlJc w:val="left"/>
      <w:pPr>
        <w:ind w:left="720" w:hanging="360"/>
      </w:pPr>
      <w:rPr>
        <w:rFonts w:hint="default" w:ascii="Symbol" w:hAnsi="Symbol"/>
      </w:rPr>
    </w:lvl>
    <w:lvl w:ilvl="1" w:tplc="BAC8FC2E">
      <w:start w:val="1"/>
      <w:numFmt w:val="bullet"/>
      <w:lvlText w:val="o"/>
      <w:lvlJc w:val="left"/>
      <w:pPr>
        <w:ind w:left="1440" w:hanging="360"/>
      </w:pPr>
      <w:rPr>
        <w:rFonts w:hint="default" w:ascii="Courier New" w:hAnsi="Courier New"/>
      </w:rPr>
    </w:lvl>
    <w:lvl w:ilvl="2" w:tplc="10166FC6">
      <w:start w:val="1"/>
      <w:numFmt w:val="bullet"/>
      <w:lvlText w:val=""/>
      <w:lvlJc w:val="left"/>
      <w:pPr>
        <w:ind w:left="2160" w:hanging="360"/>
      </w:pPr>
      <w:rPr>
        <w:rFonts w:hint="default" w:ascii="Wingdings" w:hAnsi="Wingdings"/>
      </w:rPr>
    </w:lvl>
    <w:lvl w:ilvl="3" w:tplc="844CC90C">
      <w:start w:val="1"/>
      <w:numFmt w:val="bullet"/>
      <w:lvlText w:val=""/>
      <w:lvlJc w:val="left"/>
      <w:pPr>
        <w:ind w:left="2880" w:hanging="360"/>
      </w:pPr>
      <w:rPr>
        <w:rFonts w:hint="default" w:ascii="Symbol" w:hAnsi="Symbol"/>
      </w:rPr>
    </w:lvl>
    <w:lvl w:ilvl="4" w:tplc="50B0E1F6">
      <w:start w:val="1"/>
      <w:numFmt w:val="bullet"/>
      <w:lvlText w:val="o"/>
      <w:lvlJc w:val="left"/>
      <w:pPr>
        <w:ind w:left="3600" w:hanging="360"/>
      </w:pPr>
      <w:rPr>
        <w:rFonts w:hint="default" w:ascii="Courier New" w:hAnsi="Courier New"/>
      </w:rPr>
    </w:lvl>
    <w:lvl w:ilvl="5" w:tplc="146CB8AE">
      <w:start w:val="1"/>
      <w:numFmt w:val="bullet"/>
      <w:lvlText w:val=""/>
      <w:lvlJc w:val="left"/>
      <w:pPr>
        <w:ind w:left="4320" w:hanging="360"/>
      </w:pPr>
      <w:rPr>
        <w:rFonts w:hint="default" w:ascii="Wingdings" w:hAnsi="Wingdings"/>
      </w:rPr>
    </w:lvl>
    <w:lvl w:ilvl="6" w:tplc="A2A63180">
      <w:start w:val="1"/>
      <w:numFmt w:val="bullet"/>
      <w:lvlText w:val=""/>
      <w:lvlJc w:val="left"/>
      <w:pPr>
        <w:ind w:left="5040" w:hanging="360"/>
      </w:pPr>
      <w:rPr>
        <w:rFonts w:hint="default" w:ascii="Symbol" w:hAnsi="Symbol"/>
      </w:rPr>
    </w:lvl>
    <w:lvl w:ilvl="7" w:tplc="7842EDF0">
      <w:start w:val="1"/>
      <w:numFmt w:val="bullet"/>
      <w:lvlText w:val="o"/>
      <w:lvlJc w:val="left"/>
      <w:pPr>
        <w:ind w:left="5760" w:hanging="360"/>
      </w:pPr>
      <w:rPr>
        <w:rFonts w:hint="default" w:ascii="Courier New" w:hAnsi="Courier New"/>
      </w:rPr>
    </w:lvl>
    <w:lvl w:ilvl="8" w:tplc="CBBC9722">
      <w:start w:val="1"/>
      <w:numFmt w:val="bullet"/>
      <w:lvlText w:val=""/>
      <w:lvlJc w:val="left"/>
      <w:pPr>
        <w:ind w:left="6480" w:hanging="360"/>
      </w:pPr>
      <w:rPr>
        <w:rFonts w:hint="default" w:ascii="Wingdings" w:hAnsi="Wingdings"/>
      </w:rPr>
    </w:lvl>
  </w:abstractNum>
  <w:abstractNum w:abstractNumId="2" w15:restartNumberingAfterBreak="0">
    <w:nsid w:val="2C2D256C"/>
    <w:multiLevelType w:val="hybridMultilevel"/>
    <w:tmpl w:val="FFFFFFFF"/>
    <w:lvl w:ilvl="0" w:tplc="0DA6091A">
      <w:start w:val="1"/>
      <w:numFmt w:val="bullet"/>
      <w:lvlText w:val=""/>
      <w:lvlJc w:val="left"/>
      <w:pPr>
        <w:ind w:left="720" w:hanging="360"/>
      </w:pPr>
      <w:rPr>
        <w:rFonts w:hint="default" w:ascii="Symbol" w:hAnsi="Symbol"/>
      </w:rPr>
    </w:lvl>
    <w:lvl w:ilvl="1" w:tplc="66343FB8">
      <w:start w:val="1"/>
      <w:numFmt w:val="bullet"/>
      <w:lvlText w:val="o"/>
      <w:lvlJc w:val="left"/>
      <w:pPr>
        <w:ind w:left="1440" w:hanging="360"/>
      </w:pPr>
      <w:rPr>
        <w:rFonts w:hint="default" w:ascii="Courier New" w:hAnsi="Courier New"/>
      </w:rPr>
    </w:lvl>
    <w:lvl w:ilvl="2" w:tplc="DD803AC6">
      <w:start w:val="1"/>
      <w:numFmt w:val="bullet"/>
      <w:lvlText w:val=""/>
      <w:lvlJc w:val="left"/>
      <w:pPr>
        <w:ind w:left="2160" w:hanging="360"/>
      </w:pPr>
      <w:rPr>
        <w:rFonts w:hint="default" w:ascii="Wingdings" w:hAnsi="Wingdings"/>
      </w:rPr>
    </w:lvl>
    <w:lvl w:ilvl="3" w:tplc="3CD29670">
      <w:start w:val="1"/>
      <w:numFmt w:val="bullet"/>
      <w:lvlText w:val=""/>
      <w:lvlJc w:val="left"/>
      <w:pPr>
        <w:ind w:left="2880" w:hanging="360"/>
      </w:pPr>
      <w:rPr>
        <w:rFonts w:hint="default" w:ascii="Symbol" w:hAnsi="Symbol"/>
      </w:rPr>
    </w:lvl>
    <w:lvl w:ilvl="4" w:tplc="C090F50A">
      <w:start w:val="1"/>
      <w:numFmt w:val="bullet"/>
      <w:lvlText w:val="o"/>
      <w:lvlJc w:val="left"/>
      <w:pPr>
        <w:ind w:left="3600" w:hanging="360"/>
      </w:pPr>
      <w:rPr>
        <w:rFonts w:hint="default" w:ascii="Courier New" w:hAnsi="Courier New"/>
      </w:rPr>
    </w:lvl>
    <w:lvl w:ilvl="5" w:tplc="4CB2DD24">
      <w:start w:val="1"/>
      <w:numFmt w:val="bullet"/>
      <w:lvlText w:val=""/>
      <w:lvlJc w:val="left"/>
      <w:pPr>
        <w:ind w:left="4320" w:hanging="360"/>
      </w:pPr>
      <w:rPr>
        <w:rFonts w:hint="default" w:ascii="Wingdings" w:hAnsi="Wingdings"/>
      </w:rPr>
    </w:lvl>
    <w:lvl w:ilvl="6" w:tplc="58041304">
      <w:start w:val="1"/>
      <w:numFmt w:val="bullet"/>
      <w:lvlText w:val=""/>
      <w:lvlJc w:val="left"/>
      <w:pPr>
        <w:ind w:left="5040" w:hanging="360"/>
      </w:pPr>
      <w:rPr>
        <w:rFonts w:hint="default" w:ascii="Symbol" w:hAnsi="Symbol"/>
      </w:rPr>
    </w:lvl>
    <w:lvl w:ilvl="7" w:tplc="C688EE30">
      <w:start w:val="1"/>
      <w:numFmt w:val="bullet"/>
      <w:lvlText w:val="o"/>
      <w:lvlJc w:val="left"/>
      <w:pPr>
        <w:ind w:left="5760" w:hanging="360"/>
      </w:pPr>
      <w:rPr>
        <w:rFonts w:hint="default" w:ascii="Courier New" w:hAnsi="Courier New"/>
      </w:rPr>
    </w:lvl>
    <w:lvl w:ilvl="8" w:tplc="61AEE86C">
      <w:start w:val="1"/>
      <w:numFmt w:val="bullet"/>
      <w:lvlText w:val=""/>
      <w:lvlJc w:val="left"/>
      <w:pPr>
        <w:ind w:left="6480" w:hanging="360"/>
      </w:pPr>
      <w:rPr>
        <w:rFonts w:hint="default" w:ascii="Wingdings" w:hAnsi="Wingdings"/>
      </w:rPr>
    </w:lvl>
  </w:abstractNum>
  <w:abstractNum w:abstractNumId="3" w15:restartNumberingAfterBreak="0">
    <w:nsid w:val="384DDF72"/>
    <w:multiLevelType w:val="hybridMultilevel"/>
    <w:tmpl w:val="FFFFFFFF"/>
    <w:lvl w:ilvl="0" w:tplc="8B025464">
      <w:start w:val="1"/>
      <w:numFmt w:val="bullet"/>
      <w:lvlText w:val=""/>
      <w:lvlJc w:val="left"/>
      <w:pPr>
        <w:ind w:left="720" w:hanging="360"/>
      </w:pPr>
      <w:rPr>
        <w:rFonts w:hint="default" w:ascii="Symbol" w:hAnsi="Symbol"/>
      </w:rPr>
    </w:lvl>
    <w:lvl w:ilvl="1" w:tplc="026682D4">
      <w:start w:val="1"/>
      <w:numFmt w:val="bullet"/>
      <w:lvlText w:val="o"/>
      <w:lvlJc w:val="left"/>
      <w:pPr>
        <w:ind w:left="1440" w:hanging="360"/>
      </w:pPr>
      <w:rPr>
        <w:rFonts w:hint="default" w:ascii="Courier New" w:hAnsi="Courier New"/>
      </w:rPr>
    </w:lvl>
    <w:lvl w:ilvl="2" w:tplc="78666AA8">
      <w:start w:val="1"/>
      <w:numFmt w:val="bullet"/>
      <w:lvlText w:val=""/>
      <w:lvlJc w:val="left"/>
      <w:pPr>
        <w:ind w:left="2160" w:hanging="360"/>
      </w:pPr>
      <w:rPr>
        <w:rFonts w:hint="default" w:ascii="Wingdings" w:hAnsi="Wingdings"/>
      </w:rPr>
    </w:lvl>
    <w:lvl w:ilvl="3" w:tplc="1F403FB8">
      <w:start w:val="1"/>
      <w:numFmt w:val="bullet"/>
      <w:lvlText w:val=""/>
      <w:lvlJc w:val="left"/>
      <w:pPr>
        <w:ind w:left="2880" w:hanging="360"/>
      </w:pPr>
      <w:rPr>
        <w:rFonts w:hint="default" w:ascii="Symbol" w:hAnsi="Symbol"/>
      </w:rPr>
    </w:lvl>
    <w:lvl w:ilvl="4" w:tplc="0B5045F2">
      <w:start w:val="1"/>
      <w:numFmt w:val="bullet"/>
      <w:lvlText w:val="o"/>
      <w:lvlJc w:val="left"/>
      <w:pPr>
        <w:ind w:left="3600" w:hanging="360"/>
      </w:pPr>
      <w:rPr>
        <w:rFonts w:hint="default" w:ascii="Courier New" w:hAnsi="Courier New"/>
      </w:rPr>
    </w:lvl>
    <w:lvl w:ilvl="5" w:tplc="DCF0A35A">
      <w:start w:val="1"/>
      <w:numFmt w:val="bullet"/>
      <w:lvlText w:val=""/>
      <w:lvlJc w:val="left"/>
      <w:pPr>
        <w:ind w:left="4320" w:hanging="360"/>
      </w:pPr>
      <w:rPr>
        <w:rFonts w:hint="default" w:ascii="Wingdings" w:hAnsi="Wingdings"/>
      </w:rPr>
    </w:lvl>
    <w:lvl w:ilvl="6" w:tplc="642A2788">
      <w:start w:val="1"/>
      <w:numFmt w:val="bullet"/>
      <w:lvlText w:val=""/>
      <w:lvlJc w:val="left"/>
      <w:pPr>
        <w:ind w:left="5040" w:hanging="360"/>
      </w:pPr>
      <w:rPr>
        <w:rFonts w:hint="default" w:ascii="Symbol" w:hAnsi="Symbol"/>
      </w:rPr>
    </w:lvl>
    <w:lvl w:ilvl="7" w:tplc="0F327384">
      <w:start w:val="1"/>
      <w:numFmt w:val="bullet"/>
      <w:lvlText w:val="o"/>
      <w:lvlJc w:val="left"/>
      <w:pPr>
        <w:ind w:left="5760" w:hanging="360"/>
      </w:pPr>
      <w:rPr>
        <w:rFonts w:hint="default" w:ascii="Courier New" w:hAnsi="Courier New"/>
      </w:rPr>
    </w:lvl>
    <w:lvl w:ilvl="8" w:tplc="00B4509C">
      <w:start w:val="1"/>
      <w:numFmt w:val="bullet"/>
      <w:lvlText w:val=""/>
      <w:lvlJc w:val="left"/>
      <w:pPr>
        <w:ind w:left="6480" w:hanging="360"/>
      </w:pPr>
      <w:rPr>
        <w:rFonts w:hint="default" w:ascii="Wingdings" w:hAnsi="Wingdings"/>
      </w:rPr>
    </w:lvl>
  </w:abstractNum>
  <w:abstractNum w:abstractNumId="4" w15:restartNumberingAfterBreak="0">
    <w:nsid w:val="3E48FE51"/>
    <w:multiLevelType w:val="hybridMultilevel"/>
    <w:tmpl w:val="FFFFFFFF"/>
    <w:lvl w:ilvl="0" w:tplc="79EA6FC2">
      <w:start w:val="1"/>
      <w:numFmt w:val="bullet"/>
      <w:lvlText w:val=""/>
      <w:lvlJc w:val="left"/>
      <w:pPr>
        <w:ind w:left="720" w:hanging="360"/>
      </w:pPr>
      <w:rPr>
        <w:rFonts w:hint="default" w:ascii="Symbol" w:hAnsi="Symbol"/>
      </w:rPr>
    </w:lvl>
    <w:lvl w:ilvl="1" w:tplc="DDDAB5AE">
      <w:start w:val="1"/>
      <w:numFmt w:val="bullet"/>
      <w:lvlText w:val="o"/>
      <w:lvlJc w:val="left"/>
      <w:pPr>
        <w:ind w:left="1440" w:hanging="360"/>
      </w:pPr>
      <w:rPr>
        <w:rFonts w:hint="default" w:ascii="Courier New" w:hAnsi="Courier New"/>
      </w:rPr>
    </w:lvl>
    <w:lvl w:ilvl="2" w:tplc="42A06C80">
      <w:start w:val="1"/>
      <w:numFmt w:val="bullet"/>
      <w:lvlText w:val=""/>
      <w:lvlJc w:val="left"/>
      <w:pPr>
        <w:ind w:left="2160" w:hanging="360"/>
      </w:pPr>
      <w:rPr>
        <w:rFonts w:hint="default" w:ascii="Wingdings" w:hAnsi="Wingdings"/>
      </w:rPr>
    </w:lvl>
    <w:lvl w:ilvl="3" w:tplc="D24AE3D4">
      <w:start w:val="1"/>
      <w:numFmt w:val="bullet"/>
      <w:lvlText w:val=""/>
      <w:lvlJc w:val="left"/>
      <w:pPr>
        <w:ind w:left="2880" w:hanging="360"/>
      </w:pPr>
      <w:rPr>
        <w:rFonts w:hint="default" w:ascii="Symbol" w:hAnsi="Symbol"/>
      </w:rPr>
    </w:lvl>
    <w:lvl w:ilvl="4" w:tplc="FC806284">
      <w:start w:val="1"/>
      <w:numFmt w:val="bullet"/>
      <w:lvlText w:val="o"/>
      <w:lvlJc w:val="left"/>
      <w:pPr>
        <w:ind w:left="3600" w:hanging="360"/>
      </w:pPr>
      <w:rPr>
        <w:rFonts w:hint="default" w:ascii="Courier New" w:hAnsi="Courier New"/>
      </w:rPr>
    </w:lvl>
    <w:lvl w:ilvl="5" w:tplc="BE10168C">
      <w:start w:val="1"/>
      <w:numFmt w:val="bullet"/>
      <w:lvlText w:val=""/>
      <w:lvlJc w:val="left"/>
      <w:pPr>
        <w:ind w:left="4320" w:hanging="360"/>
      </w:pPr>
      <w:rPr>
        <w:rFonts w:hint="default" w:ascii="Wingdings" w:hAnsi="Wingdings"/>
      </w:rPr>
    </w:lvl>
    <w:lvl w:ilvl="6" w:tplc="7D5A6F70">
      <w:start w:val="1"/>
      <w:numFmt w:val="bullet"/>
      <w:lvlText w:val=""/>
      <w:lvlJc w:val="left"/>
      <w:pPr>
        <w:ind w:left="5040" w:hanging="360"/>
      </w:pPr>
      <w:rPr>
        <w:rFonts w:hint="default" w:ascii="Symbol" w:hAnsi="Symbol"/>
      </w:rPr>
    </w:lvl>
    <w:lvl w:ilvl="7" w:tplc="928ED652">
      <w:start w:val="1"/>
      <w:numFmt w:val="bullet"/>
      <w:lvlText w:val="o"/>
      <w:lvlJc w:val="left"/>
      <w:pPr>
        <w:ind w:left="5760" w:hanging="360"/>
      </w:pPr>
      <w:rPr>
        <w:rFonts w:hint="default" w:ascii="Courier New" w:hAnsi="Courier New"/>
      </w:rPr>
    </w:lvl>
    <w:lvl w:ilvl="8" w:tplc="7E8A01BE">
      <w:start w:val="1"/>
      <w:numFmt w:val="bullet"/>
      <w:lvlText w:val=""/>
      <w:lvlJc w:val="left"/>
      <w:pPr>
        <w:ind w:left="6480" w:hanging="360"/>
      </w:pPr>
      <w:rPr>
        <w:rFonts w:hint="default" w:ascii="Wingdings" w:hAnsi="Wingdings"/>
      </w:rPr>
    </w:lvl>
  </w:abstractNum>
  <w:abstractNum w:abstractNumId="5" w15:restartNumberingAfterBreak="0">
    <w:nsid w:val="3EB884D9"/>
    <w:multiLevelType w:val="hybridMultilevel"/>
    <w:tmpl w:val="FFFFFFFF"/>
    <w:lvl w:ilvl="0" w:tplc="C32884BE">
      <w:start w:val="1"/>
      <w:numFmt w:val="bullet"/>
      <w:lvlText w:val=""/>
      <w:lvlJc w:val="left"/>
      <w:pPr>
        <w:ind w:left="720" w:hanging="360"/>
      </w:pPr>
      <w:rPr>
        <w:rFonts w:hint="default" w:ascii="Symbol" w:hAnsi="Symbol"/>
      </w:rPr>
    </w:lvl>
    <w:lvl w:ilvl="1" w:tplc="F0766134">
      <w:start w:val="1"/>
      <w:numFmt w:val="bullet"/>
      <w:lvlText w:val="o"/>
      <w:lvlJc w:val="left"/>
      <w:pPr>
        <w:ind w:left="1440" w:hanging="360"/>
      </w:pPr>
      <w:rPr>
        <w:rFonts w:hint="default" w:ascii="Courier New" w:hAnsi="Courier New"/>
      </w:rPr>
    </w:lvl>
    <w:lvl w:ilvl="2" w:tplc="5C50E5A4">
      <w:start w:val="1"/>
      <w:numFmt w:val="bullet"/>
      <w:lvlText w:val=""/>
      <w:lvlJc w:val="left"/>
      <w:pPr>
        <w:ind w:left="2160" w:hanging="360"/>
      </w:pPr>
      <w:rPr>
        <w:rFonts w:hint="default" w:ascii="Wingdings" w:hAnsi="Wingdings"/>
      </w:rPr>
    </w:lvl>
    <w:lvl w:ilvl="3" w:tplc="55F04662">
      <w:start w:val="1"/>
      <w:numFmt w:val="bullet"/>
      <w:lvlText w:val=""/>
      <w:lvlJc w:val="left"/>
      <w:pPr>
        <w:ind w:left="2880" w:hanging="360"/>
      </w:pPr>
      <w:rPr>
        <w:rFonts w:hint="default" w:ascii="Symbol" w:hAnsi="Symbol"/>
      </w:rPr>
    </w:lvl>
    <w:lvl w:ilvl="4" w:tplc="7A0EF5DA">
      <w:start w:val="1"/>
      <w:numFmt w:val="bullet"/>
      <w:lvlText w:val="o"/>
      <w:lvlJc w:val="left"/>
      <w:pPr>
        <w:ind w:left="3600" w:hanging="360"/>
      </w:pPr>
      <w:rPr>
        <w:rFonts w:hint="default" w:ascii="Courier New" w:hAnsi="Courier New"/>
      </w:rPr>
    </w:lvl>
    <w:lvl w:ilvl="5" w:tplc="4F6695AC">
      <w:start w:val="1"/>
      <w:numFmt w:val="bullet"/>
      <w:lvlText w:val=""/>
      <w:lvlJc w:val="left"/>
      <w:pPr>
        <w:ind w:left="4320" w:hanging="360"/>
      </w:pPr>
      <w:rPr>
        <w:rFonts w:hint="default" w:ascii="Wingdings" w:hAnsi="Wingdings"/>
      </w:rPr>
    </w:lvl>
    <w:lvl w:ilvl="6" w:tplc="7B865B4E">
      <w:start w:val="1"/>
      <w:numFmt w:val="bullet"/>
      <w:lvlText w:val=""/>
      <w:lvlJc w:val="left"/>
      <w:pPr>
        <w:ind w:left="5040" w:hanging="360"/>
      </w:pPr>
      <w:rPr>
        <w:rFonts w:hint="default" w:ascii="Symbol" w:hAnsi="Symbol"/>
      </w:rPr>
    </w:lvl>
    <w:lvl w:ilvl="7" w:tplc="4FAC0E36">
      <w:start w:val="1"/>
      <w:numFmt w:val="bullet"/>
      <w:lvlText w:val="o"/>
      <w:lvlJc w:val="left"/>
      <w:pPr>
        <w:ind w:left="5760" w:hanging="360"/>
      </w:pPr>
      <w:rPr>
        <w:rFonts w:hint="default" w:ascii="Courier New" w:hAnsi="Courier New"/>
      </w:rPr>
    </w:lvl>
    <w:lvl w:ilvl="8" w:tplc="6C686108">
      <w:start w:val="1"/>
      <w:numFmt w:val="bullet"/>
      <w:lvlText w:val=""/>
      <w:lvlJc w:val="left"/>
      <w:pPr>
        <w:ind w:left="6480" w:hanging="360"/>
      </w:pPr>
      <w:rPr>
        <w:rFonts w:hint="default" w:ascii="Wingdings" w:hAnsi="Wingdings"/>
      </w:rPr>
    </w:lvl>
  </w:abstractNum>
  <w:abstractNum w:abstractNumId="6" w15:restartNumberingAfterBreak="0">
    <w:nsid w:val="4EEA2B0E"/>
    <w:multiLevelType w:val="hybridMultilevel"/>
    <w:tmpl w:val="FFFFFFFF"/>
    <w:lvl w:ilvl="0" w:tplc="91B073AC">
      <w:start w:val="1"/>
      <w:numFmt w:val="bullet"/>
      <w:lvlText w:val=""/>
      <w:lvlJc w:val="left"/>
      <w:pPr>
        <w:ind w:left="720" w:hanging="360"/>
      </w:pPr>
      <w:rPr>
        <w:rFonts w:hint="default" w:ascii="Symbol" w:hAnsi="Symbol"/>
      </w:rPr>
    </w:lvl>
    <w:lvl w:ilvl="1" w:tplc="0440480C">
      <w:start w:val="1"/>
      <w:numFmt w:val="bullet"/>
      <w:lvlText w:val="o"/>
      <w:lvlJc w:val="left"/>
      <w:pPr>
        <w:ind w:left="1440" w:hanging="360"/>
      </w:pPr>
      <w:rPr>
        <w:rFonts w:hint="default" w:ascii="Courier New" w:hAnsi="Courier New"/>
      </w:rPr>
    </w:lvl>
    <w:lvl w:ilvl="2" w:tplc="8C30A264">
      <w:start w:val="1"/>
      <w:numFmt w:val="bullet"/>
      <w:lvlText w:val=""/>
      <w:lvlJc w:val="left"/>
      <w:pPr>
        <w:ind w:left="2160" w:hanging="360"/>
      </w:pPr>
      <w:rPr>
        <w:rFonts w:hint="default" w:ascii="Wingdings" w:hAnsi="Wingdings"/>
      </w:rPr>
    </w:lvl>
    <w:lvl w:ilvl="3" w:tplc="438EF654">
      <w:start w:val="1"/>
      <w:numFmt w:val="bullet"/>
      <w:lvlText w:val=""/>
      <w:lvlJc w:val="left"/>
      <w:pPr>
        <w:ind w:left="2880" w:hanging="360"/>
      </w:pPr>
      <w:rPr>
        <w:rFonts w:hint="default" w:ascii="Symbol" w:hAnsi="Symbol"/>
      </w:rPr>
    </w:lvl>
    <w:lvl w:ilvl="4" w:tplc="AF90D904">
      <w:start w:val="1"/>
      <w:numFmt w:val="bullet"/>
      <w:lvlText w:val="o"/>
      <w:lvlJc w:val="left"/>
      <w:pPr>
        <w:ind w:left="3600" w:hanging="360"/>
      </w:pPr>
      <w:rPr>
        <w:rFonts w:hint="default" w:ascii="Courier New" w:hAnsi="Courier New"/>
      </w:rPr>
    </w:lvl>
    <w:lvl w:ilvl="5" w:tplc="30348420">
      <w:start w:val="1"/>
      <w:numFmt w:val="bullet"/>
      <w:lvlText w:val=""/>
      <w:lvlJc w:val="left"/>
      <w:pPr>
        <w:ind w:left="4320" w:hanging="360"/>
      </w:pPr>
      <w:rPr>
        <w:rFonts w:hint="default" w:ascii="Wingdings" w:hAnsi="Wingdings"/>
      </w:rPr>
    </w:lvl>
    <w:lvl w:ilvl="6" w:tplc="60726504">
      <w:start w:val="1"/>
      <w:numFmt w:val="bullet"/>
      <w:lvlText w:val=""/>
      <w:lvlJc w:val="left"/>
      <w:pPr>
        <w:ind w:left="5040" w:hanging="360"/>
      </w:pPr>
      <w:rPr>
        <w:rFonts w:hint="default" w:ascii="Symbol" w:hAnsi="Symbol"/>
      </w:rPr>
    </w:lvl>
    <w:lvl w:ilvl="7" w:tplc="E7FC4184">
      <w:start w:val="1"/>
      <w:numFmt w:val="bullet"/>
      <w:lvlText w:val="o"/>
      <w:lvlJc w:val="left"/>
      <w:pPr>
        <w:ind w:left="5760" w:hanging="360"/>
      </w:pPr>
      <w:rPr>
        <w:rFonts w:hint="default" w:ascii="Courier New" w:hAnsi="Courier New"/>
      </w:rPr>
    </w:lvl>
    <w:lvl w:ilvl="8" w:tplc="E3AE12A2">
      <w:start w:val="1"/>
      <w:numFmt w:val="bullet"/>
      <w:lvlText w:val=""/>
      <w:lvlJc w:val="left"/>
      <w:pPr>
        <w:ind w:left="6480" w:hanging="360"/>
      </w:pPr>
      <w:rPr>
        <w:rFonts w:hint="default" w:ascii="Wingdings" w:hAnsi="Wingdings"/>
      </w:rPr>
    </w:lvl>
  </w:abstractNum>
  <w:abstractNum w:abstractNumId="7" w15:restartNumberingAfterBreak="0">
    <w:nsid w:val="57107FD5"/>
    <w:multiLevelType w:val="hybridMultilevel"/>
    <w:tmpl w:val="FFFFFFFF"/>
    <w:lvl w:ilvl="0" w:tplc="F9EA43E0">
      <w:start w:val="1"/>
      <w:numFmt w:val="bullet"/>
      <w:lvlText w:val=""/>
      <w:lvlJc w:val="left"/>
      <w:pPr>
        <w:ind w:left="720" w:hanging="360"/>
      </w:pPr>
      <w:rPr>
        <w:rFonts w:hint="default" w:ascii="Symbol" w:hAnsi="Symbol"/>
      </w:rPr>
    </w:lvl>
    <w:lvl w:ilvl="1" w:tplc="38F2FBE2">
      <w:start w:val="1"/>
      <w:numFmt w:val="bullet"/>
      <w:lvlText w:val="o"/>
      <w:lvlJc w:val="left"/>
      <w:pPr>
        <w:ind w:left="1440" w:hanging="360"/>
      </w:pPr>
      <w:rPr>
        <w:rFonts w:hint="default" w:ascii="Courier New" w:hAnsi="Courier New"/>
      </w:rPr>
    </w:lvl>
    <w:lvl w:ilvl="2" w:tplc="8FD43390">
      <w:start w:val="1"/>
      <w:numFmt w:val="bullet"/>
      <w:lvlText w:val=""/>
      <w:lvlJc w:val="left"/>
      <w:pPr>
        <w:ind w:left="2160" w:hanging="360"/>
      </w:pPr>
      <w:rPr>
        <w:rFonts w:hint="default" w:ascii="Wingdings" w:hAnsi="Wingdings"/>
      </w:rPr>
    </w:lvl>
    <w:lvl w:ilvl="3" w:tplc="63BCAC1E">
      <w:start w:val="1"/>
      <w:numFmt w:val="bullet"/>
      <w:lvlText w:val=""/>
      <w:lvlJc w:val="left"/>
      <w:pPr>
        <w:ind w:left="2880" w:hanging="360"/>
      </w:pPr>
      <w:rPr>
        <w:rFonts w:hint="default" w:ascii="Symbol" w:hAnsi="Symbol"/>
      </w:rPr>
    </w:lvl>
    <w:lvl w:ilvl="4" w:tplc="8A9AA640">
      <w:start w:val="1"/>
      <w:numFmt w:val="bullet"/>
      <w:lvlText w:val="o"/>
      <w:lvlJc w:val="left"/>
      <w:pPr>
        <w:ind w:left="3600" w:hanging="360"/>
      </w:pPr>
      <w:rPr>
        <w:rFonts w:hint="default" w:ascii="Courier New" w:hAnsi="Courier New"/>
      </w:rPr>
    </w:lvl>
    <w:lvl w:ilvl="5" w:tplc="8D848DB4">
      <w:start w:val="1"/>
      <w:numFmt w:val="bullet"/>
      <w:lvlText w:val=""/>
      <w:lvlJc w:val="left"/>
      <w:pPr>
        <w:ind w:left="4320" w:hanging="360"/>
      </w:pPr>
      <w:rPr>
        <w:rFonts w:hint="default" w:ascii="Wingdings" w:hAnsi="Wingdings"/>
      </w:rPr>
    </w:lvl>
    <w:lvl w:ilvl="6" w:tplc="BA8056CC">
      <w:start w:val="1"/>
      <w:numFmt w:val="bullet"/>
      <w:lvlText w:val=""/>
      <w:lvlJc w:val="left"/>
      <w:pPr>
        <w:ind w:left="5040" w:hanging="360"/>
      </w:pPr>
      <w:rPr>
        <w:rFonts w:hint="default" w:ascii="Symbol" w:hAnsi="Symbol"/>
      </w:rPr>
    </w:lvl>
    <w:lvl w:ilvl="7" w:tplc="43AA1DE2">
      <w:start w:val="1"/>
      <w:numFmt w:val="bullet"/>
      <w:lvlText w:val="o"/>
      <w:lvlJc w:val="left"/>
      <w:pPr>
        <w:ind w:left="5760" w:hanging="360"/>
      </w:pPr>
      <w:rPr>
        <w:rFonts w:hint="default" w:ascii="Courier New" w:hAnsi="Courier New"/>
      </w:rPr>
    </w:lvl>
    <w:lvl w:ilvl="8" w:tplc="B380E692">
      <w:start w:val="1"/>
      <w:numFmt w:val="bullet"/>
      <w:lvlText w:val=""/>
      <w:lvlJc w:val="left"/>
      <w:pPr>
        <w:ind w:left="6480" w:hanging="360"/>
      </w:pPr>
      <w:rPr>
        <w:rFonts w:hint="default" w:ascii="Wingdings" w:hAnsi="Wingdings"/>
      </w:rPr>
    </w:lvl>
  </w:abstractNum>
  <w:abstractNum w:abstractNumId="8" w15:restartNumberingAfterBreak="0">
    <w:nsid w:val="63B72CD0"/>
    <w:multiLevelType w:val="multilevel"/>
    <w:tmpl w:val="BD04E3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8C51D2D"/>
    <w:multiLevelType w:val="hybridMultilevel"/>
    <w:tmpl w:val="6574A1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725623C0"/>
    <w:multiLevelType w:val="multilevel"/>
    <w:tmpl w:val="47701C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60B2F1C"/>
    <w:multiLevelType w:val="hybridMultilevel"/>
    <w:tmpl w:val="FFFFFFFF"/>
    <w:lvl w:ilvl="0" w:tplc="C7D4B4FE">
      <w:start w:val="1"/>
      <w:numFmt w:val="bullet"/>
      <w:lvlText w:val=""/>
      <w:lvlJc w:val="left"/>
      <w:pPr>
        <w:ind w:left="720" w:hanging="360"/>
      </w:pPr>
      <w:rPr>
        <w:rFonts w:hint="default" w:ascii="Symbol" w:hAnsi="Symbol"/>
      </w:rPr>
    </w:lvl>
    <w:lvl w:ilvl="1" w:tplc="1018A856">
      <w:start w:val="1"/>
      <w:numFmt w:val="bullet"/>
      <w:lvlText w:val="o"/>
      <w:lvlJc w:val="left"/>
      <w:pPr>
        <w:ind w:left="1440" w:hanging="360"/>
      </w:pPr>
      <w:rPr>
        <w:rFonts w:hint="default" w:ascii="Courier New" w:hAnsi="Courier New"/>
      </w:rPr>
    </w:lvl>
    <w:lvl w:ilvl="2" w:tplc="7C9CFCB6">
      <w:start w:val="1"/>
      <w:numFmt w:val="bullet"/>
      <w:lvlText w:val=""/>
      <w:lvlJc w:val="left"/>
      <w:pPr>
        <w:ind w:left="2160" w:hanging="360"/>
      </w:pPr>
      <w:rPr>
        <w:rFonts w:hint="default" w:ascii="Wingdings" w:hAnsi="Wingdings"/>
      </w:rPr>
    </w:lvl>
    <w:lvl w:ilvl="3" w:tplc="7C3C8A4E">
      <w:start w:val="1"/>
      <w:numFmt w:val="bullet"/>
      <w:lvlText w:val=""/>
      <w:lvlJc w:val="left"/>
      <w:pPr>
        <w:ind w:left="2880" w:hanging="360"/>
      </w:pPr>
      <w:rPr>
        <w:rFonts w:hint="default" w:ascii="Symbol" w:hAnsi="Symbol"/>
      </w:rPr>
    </w:lvl>
    <w:lvl w:ilvl="4" w:tplc="3AFC2638">
      <w:start w:val="1"/>
      <w:numFmt w:val="bullet"/>
      <w:lvlText w:val="o"/>
      <w:lvlJc w:val="left"/>
      <w:pPr>
        <w:ind w:left="3600" w:hanging="360"/>
      </w:pPr>
      <w:rPr>
        <w:rFonts w:hint="default" w:ascii="Courier New" w:hAnsi="Courier New"/>
      </w:rPr>
    </w:lvl>
    <w:lvl w:ilvl="5" w:tplc="9E2C975C">
      <w:start w:val="1"/>
      <w:numFmt w:val="bullet"/>
      <w:lvlText w:val=""/>
      <w:lvlJc w:val="left"/>
      <w:pPr>
        <w:ind w:left="4320" w:hanging="360"/>
      </w:pPr>
      <w:rPr>
        <w:rFonts w:hint="default" w:ascii="Wingdings" w:hAnsi="Wingdings"/>
      </w:rPr>
    </w:lvl>
    <w:lvl w:ilvl="6" w:tplc="40EC1408">
      <w:start w:val="1"/>
      <w:numFmt w:val="bullet"/>
      <w:lvlText w:val=""/>
      <w:lvlJc w:val="left"/>
      <w:pPr>
        <w:ind w:left="5040" w:hanging="360"/>
      </w:pPr>
      <w:rPr>
        <w:rFonts w:hint="default" w:ascii="Symbol" w:hAnsi="Symbol"/>
      </w:rPr>
    </w:lvl>
    <w:lvl w:ilvl="7" w:tplc="F3D2435C">
      <w:start w:val="1"/>
      <w:numFmt w:val="bullet"/>
      <w:lvlText w:val="o"/>
      <w:lvlJc w:val="left"/>
      <w:pPr>
        <w:ind w:left="5760" w:hanging="360"/>
      </w:pPr>
      <w:rPr>
        <w:rFonts w:hint="default" w:ascii="Courier New" w:hAnsi="Courier New"/>
      </w:rPr>
    </w:lvl>
    <w:lvl w:ilvl="8" w:tplc="81A8B018">
      <w:start w:val="1"/>
      <w:numFmt w:val="bullet"/>
      <w:lvlText w:val=""/>
      <w:lvlJc w:val="left"/>
      <w:pPr>
        <w:ind w:left="6480" w:hanging="360"/>
      </w:pPr>
      <w:rPr>
        <w:rFonts w:hint="default" w:ascii="Wingdings" w:hAnsi="Wingdings"/>
      </w:rPr>
    </w:lvl>
  </w:abstractNum>
  <w:abstractNum w:abstractNumId="12" w15:restartNumberingAfterBreak="0">
    <w:nsid w:val="7AF6BC0C"/>
    <w:multiLevelType w:val="hybridMultilevel"/>
    <w:tmpl w:val="FFFFFFFF"/>
    <w:lvl w:ilvl="0" w:tplc="64A0D186">
      <w:start w:val="1"/>
      <w:numFmt w:val="bullet"/>
      <w:lvlText w:val=""/>
      <w:lvlJc w:val="left"/>
      <w:pPr>
        <w:ind w:left="720" w:hanging="360"/>
      </w:pPr>
      <w:rPr>
        <w:rFonts w:hint="default" w:ascii="Symbol" w:hAnsi="Symbol"/>
      </w:rPr>
    </w:lvl>
    <w:lvl w:ilvl="1" w:tplc="833ABB00">
      <w:start w:val="1"/>
      <w:numFmt w:val="bullet"/>
      <w:lvlText w:val="o"/>
      <w:lvlJc w:val="left"/>
      <w:pPr>
        <w:ind w:left="1440" w:hanging="360"/>
      </w:pPr>
      <w:rPr>
        <w:rFonts w:hint="default" w:ascii="Courier New" w:hAnsi="Courier New"/>
      </w:rPr>
    </w:lvl>
    <w:lvl w:ilvl="2" w:tplc="896A479A">
      <w:start w:val="1"/>
      <w:numFmt w:val="bullet"/>
      <w:lvlText w:val=""/>
      <w:lvlJc w:val="left"/>
      <w:pPr>
        <w:ind w:left="2160" w:hanging="360"/>
      </w:pPr>
      <w:rPr>
        <w:rFonts w:hint="default" w:ascii="Wingdings" w:hAnsi="Wingdings"/>
      </w:rPr>
    </w:lvl>
    <w:lvl w:ilvl="3" w:tplc="70FE5D40">
      <w:start w:val="1"/>
      <w:numFmt w:val="bullet"/>
      <w:lvlText w:val=""/>
      <w:lvlJc w:val="left"/>
      <w:pPr>
        <w:ind w:left="2880" w:hanging="360"/>
      </w:pPr>
      <w:rPr>
        <w:rFonts w:hint="default" w:ascii="Symbol" w:hAnsi="Symbol"/>
      </w:rPr>
    </w:lvl>
    <w:lvl w:ilvl="4" w:tplc="C14AAC62">
      <w:start w:val="1"/>
      <w:numFmt w:val="bullet"/>
      <w:lvlText w:val="o"/>
      <w:lvlJc w:val="left"/>
      <w:pPr>
        <w:ind w:left="3600" w:hanging="360"/>
      </w:pPr>
      <w:rPr>
        <w:rFonts w:hint="default" w:ascii="Courier New" w:hAnsi="Courier New"/>
      </w:rPr>
    </w:lvl>
    <w:lvl w:ilvl="5" w:tplc="C55844B8">
      <w:start w:val="1"/>
      <w:numFmt w:val="bullet"/>
      <w:lvlText w:val=""/>
      <w:lvlJc w:val="left"/>
      <w:pPr>
        <w:ind w:left="4320" w:hanging="360"/>
      </w:pPr>
      <w:rPr>
        <w:rFonts w:hint="default" w:ascii="Wingdings" w:hAnsi="Wingdings"/>
      </w:rPr>
    </w:lvl>
    <w:lvl w:ilvl="6" w:tplc="A4FA744E">
      <w:start w:val="1"/>
      <w:numFmt w:val="bullet"/>
      <w:lvlText w:val=""/>
      <w:lvlJc w:val="left"/>
      <w:pPr>
        <w:ind w:left="5040" w:hanging="360"/>
      </w:pPr>
      <w:rPr>
        <w:rFonts w:hint="default" w:ascii="Symbol" w:hAnsi="Symbol"/>
      </w:rPr>
    </w:lvl>
    <w:lvl w:ilvl="7" w:tplc="6706D696">
      <w:start w:val="1"/>
      <w:numFmt w:val="bullet"/>
      <w:lvlText w:val="o"/>
      <w:lvlJc w:val="left"/>
      <w:pPr>
        <w:ind w:left="5760" w:hanging="360"/>
      </w:pPr>
      <w:rPr>
        <w:rFonts w:hint="default" w:ascii="Courier New" w:hAnsi="Courier New"/>
      </w:rPr>
    </w:lvl>
    <w:lvl w:ilvl="8" w:tplc="E6224D3E">
      <w:start w:val="1"/>
      <w:numFmt w:val="bullet"/>
      <w:lvlText w:val=""/>
      <w:lvlJc w:val="left"/>
      <w:pPr>
        <w:ind w:left="6480" w:hanging="360"/>
      </w:pPr>
      <w:rPr>
        <w:rFonts w:hint="default" w:ascii="Wingdings" w:hAnsi="Wingdings"/>
      </w:rPr>
    </w:lvl>
  </w:abstractNum>
  <w:abstractNum w:abstractNumId="13" w15:restartNumberingAfterBreak="0">
    <w:nsid w:val="7ED451D8"/>
    <w:multiLevelType w:val="multilevel"/>
    <w:tmpl w:val="31D054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071461294">
    <w:abstractNumId w:val="2"/>
  </w:num>
  <w:num w:numId="2" w16cid:durableId="1153831463">
    <w:abstractNumId w:val="4"/>
  </w:num>
  <w:num w:numId="3" w16cid:durableId="1384986852">
    <w:abstractNumId w:val="5"/>
  </w:num>
  <w:num w:numId="4" w16cid:durableId="1466965341">
    <w:abstractNumId w:val="0"/>
  </w:num>
  <w:num w:numId="5" w16cid:durableId="1522360424">
    <w:abstractNumId w:val="13"/>
  </w:num>
  <w:num w:numId="6" w16cid:durableId="1633289302">
    <w:abstractNumId w:val="11"/>
  </w:num>
  <w:num w:numId="7" w16cid:durableId="1643583184">
    <w:abstractNumId w:val="6"/>
  </w:num>
  <w:num w:numId="8" w16cid:durableId="1901281404">
    <w:abstractNumId w:val="12"/>
  </w:num>
  <w:num w:numId="9" w16cid:durableId="2056198347">
    <w:abstractNumId w:val="8"/>
  </w:num>
  <w:num w:numId="10" w16cid:durableId="2104184095">
    <w:abstractNumId w:val="9"/>
  </w:num>
  <w:num w:numId="11" w16cid:durableId="517432404">
    <w:abstractNumId w:val="3"/>
  </w:num>
  <w:num w:numId="12" w16cid:durableId="698506962">
    <w:abstractNumId w:val="1"/>
  </w:num>
  <w:num w:numId="13" w16cid:durableId="744841608">
    <w:abstractNumId w:val="7"/>
  </w:num>
  <w:num w:numId="14" w16cid:durableId="880148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D26199"/>
    <w:rsid w:val="00075695"/>
    <w:rsid w:val="00097830"/>
    <w:rsid w:val="000E1897"/>
    <w:rsid w:val="000F1703"/>
    <w:rsid w:val="00113440"/>
    <w:rsid w:val="001A1323"/>
    <w:rsid w:val="001F2D47"/>
    <w:rsid w:val="00234313"/>
    <w:rsid w:val="00291181"/>
    <w:rsid w:val="002FA794"/>
    <w:rsid w:val="00300FED"/>
    <w:rsid w:val="00341E0B"/>
    <w:rsid w:val="0045561A"/>
    <w:rsid w:val="00472748"/>
    <w:rsid w:val="004E75DE"/>
    <w:rsid w:val="005222E9"/>
    <w:rsid w:val="00526811"/>
    <w:rsid w:val="00533408"/>
    <w:rsid w:val="005410C2"/>
    <w:rsid w:val="005839DF"/>
    <w:rsid w:val="005B3C24"/>
    <w:rsid w:val="00654025"/>
    <w:rsid w:val="006B74C4"/>
    <w:rsid w:val="006C7DB9"/>
    <w:rsid w:val="0075772E"/>
    <w:rsid w:val="0087129A"/>
    <w:rsid w:val="0088260F"/>
    <w:rsid w:val="008977A6"/>
    <w:rsid w:val="008C11E1"/>
    <w:rsid w:val="00901809"/>
    <w:rsid w:val="009543F4"/>
    <w:rsid w:val="009F0E75"/>
    <w:rsid w:val="00AE51B4"/>
    <w:rsid w:val="00B20024"/>
    <w:rsid w:val="00BD32CF"/>
    <w:rsid w:val="00BF23C2"/>
    <w:rsid w:val="00BF7883"/>
    <w:rsid w:val="00C12B82"/>
    <w:rsid w:val="00C348A8"/>
    <w:rsid w:val="00C447AE"/>
    <w:rsid w:val="00D4217A"/>
    <w:rsid w:val="00E759A9"/>
    <w:rsid w:val="00E927C0"/>
    <w:rsid w:val="00F102E9"/>
    <w:rsid w:val="00F54AB0"/>
    <w:rsid w:val="020B785A"/>
    <w:rsid w:val="03ED3CFF"/>
    <w:rsid w:val="0434593E"/>
    <w:rsid w:val="05790132"/>
    <w:rsid w:val="078F18FC"/>
    <w:rsid w:val="09A2C8A7"/>
    <w:rsid w:val="0BBCB5F6"/>
    <w:rsid w:val="0BDA669D"/>
    <w:rsid w:val="0E0E2542"/>
    <w:rsid w:val="0EC87393"/>
    <w:rsid w:val="0F20CEA3"/>
    <w:rsid w:val="0F2DBF08"/>
    <w:rsid w:val="11A3B3B0"/>
    <w:rsid w:val="13FA226F"/>
    <w:rsid w:val="16DB6324"/>
    <w:rsid w:val="179BD436"/>
    <w:rsid w:val="185F8DCC"/>
    <w:rsid w:val="18F4CAA6"/>
    <w:rsid w:val="1BCAF93C"/>
    <w:rsid w:val="1F58EFFC"/>
    <w:rsid w:val="2048818F"/>
    <w:rsid w:val="2169464C"/>
    <w:rsid w:val="2579A063"/>
    <w:rsid w:val="266C5275"/>
    <w:rsid w:val="28FA84FB"/>
    <w:rsid w:val="2B9E40DE"/>
    <w:rsid w:val="2EE06A22"/>
    <w:rsid w:val="2F6251E6"/>
    <w:rsid w:val="2F9956E1"/>
    <w:rsid w:val="319058D9"/>
    <w:rsid w:val="31C7FA84"/>
    <w:rsid w:val="3249FE64"/>
    <w:rsid w:val="32ECB2F0"/>
    <w:rsid w:val="333E6AED"/>
    <w:rsid w:val="33B46321"/>
    <w:rsid w:val="34A009CD"/>
    <w:rsid w:val="38C7372C"/>
    <w:rsid w:val="3E36B887"/>
    <w:rsid w:val="3F9725A4"/>
    <w:rsid w:val="404B000D"/>
    <w:rsid w:val="40ADE008"/>
    <w:rsid w:val="42352BD4"/>
    <w:rsid w:val="4289C9CD"/>
    <w:rsid w:val="447C7E07"/>
    <w:rsid w:val="454D7EEE"/>
    <w:rsid w:val="457FF4F5"/>
    <w:rsid w:val="4635CF14"/>
    <w:rsid w:val="47A12FF4"/>
    <w:rsid w:val="47F8F652"/>
    <w:rsid w:val="484A65FA"/>
    <w:rsid w:val="492BE74D"/>
    <w:rsid w:val="4A1497AF"/>
    <w:rsid w:val="4AA504D9"/>
    <w:rsid w:val="52BAB7CB"/>
    <w:rsid w:val="54064895"/>
    <w:rsid w:val="5498EC76"/>
    <w:rsid w:val="560E45D6"/>
    <w:rsid w:val="5886F4B7"/>
    <w:rsid w:val="59D26199"/>
    <w:rsid w:val="5A62E4B8"/>
    <w:rsid w:val="60532905"/>
    <w:rsid w:val="62226706"/>
    <w:rsid w:val="64ECFD56"/>
    <w:rsid w:val="66CE1849"/>
    <w:rsid w:val="66DF6652"/>
    <w:rsid w:val="681A8F65"/>
    <w:rsid w:val="6B87F135"/>
    <w:rsid w:val="6C20DA01"/>
    <w:rsid w:val="6C6AE2DF"/>
    <w:rsid w:val="6DFC41A6"/>
    <w:rsid w:val="6FB3DC12"/>
    <w:rsid w:val="7080F2B5"/>
    <w:rsid w:val="71F6156C"/>
    <w:rsid w:val="75F56BF7"/>
    <w:rsid w:val="77796AF0"/>
    <w:rsid w:val="7860A175"/>
    <w:rsid w:val="7BE99226"/>
    <w:rsid w:val="7D7D46D7"/>
    <w:rsid w:val="7DAA069C"/>
    <w:rsid w:val="7F03A6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9D26199"/>
  <w15:chartTrackingRefBased/>
  <w15:docId w15:val="{9383420E-3D93-4341-BE36-860DAFC1A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link w:val="Heading2Char"/>
    <w:uiPriority w:val="9"/>
    <w:unhideWhenUsed/>
    <w:qFormat/>
    <w:rsid w:val="71F6156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20B785A"/>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71F6156C"/>
    <w:pPr>
      <w:ind w:left="720"/>
      <w:contextualSpacing/>
    </w:pPr>
  </w:style>
  <w:style w:type="character" w:styleId="Heading2Char" w:customStyle="1">
    <w:name w:val="Heading 2 Char"/>
    <w:basedOn w:val="DefaultParagraphFont"/>
    <w:link w:val="Heading2"/>
    <w:uiPriority w:val="9"/>
    <w:rsid w:val="00BF788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BF7883"/>
    <w:rPr>
      <w:rFonts w:eastAsiaTheme="majorEastAsia" w:cstheme="majorBidi"/>
      <w:color w:val="0F4761" w:themeColor="accent1" w:themeShade="BF"/>
      <w:sz w:val="28"/>
      <w:szCs w:val="28"/>
    </w:rPr>
  </w:style>
  <w:style w:type="paragraph" w:styleId="Revision">
    <w:name w:val="Revision"/>
    <w:hidden/>
    <w:uiPriority w:val="99"/>
    <w:semiHidden/>
    <w:rsid w:val="008977A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2eb805d-9d5b-4216-a3d0-4faabd263794">
      <Terms xmlns="http://schemas.microsoft.com/office/infopath/2007/PartnerControls"/>
    </lcf76f155ced4ddcb4097134ff3c332f>
    <TaxCatchAll xmlns="60e84ae9-6e0c-40b5-9ccd-83b284d6f3e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um" ma:contentTypeID="0x01010033D755493C5E47439D1B9C9FA24F343B" ma:contentTypeVersion="19" ma:contentTypeDescription="Új dokumentum létrehozása." ma:contentTypeScope="" ma:versionID="493e086ba2d53f20f1cdfb7f9cbad594">
  <xsd:schema xmlns:xsd="http://www.w3.org/2001/XMLSchema" xmlns:xs="http://www.w3.org/2001/XMLSchema" xmlns:p="http://schemas.microsoft.com/office/2006/metadata/properties" xmlns:ns2="52eb805d-9d5b-4216-a3d0-4faabd263794" xmlns:ns3="60e84ae9-6e0c-40b5-9ccd-83b284d6f3eb" targetNamespace="http://schemas.microsoft.com/office/2006/metadata/properties" ma:root="true" ma:fieldsID="b6503ad5a76cc10966fe10a302a838be" ns2:_="" ns3:_="">
    <xsd:import namespace="52eb805d-9d5b-4216-a3d0-4faabd263794"/>
    <xsd:import namespace="60e84ae9-6e0c-40b5-9ccd-83b284d6f3e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element ref="ns2:lcf76f155ced4ddcb4097134ff3c332f" minOccurs="0"/>
                <xsd:element ref="ns3:TaxCatchAll"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b805d-9d5b-4216-a3d0-4faabd2637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Képcímkék" ma:readOnly="false" ma:fieldId="{5cf76f15-5ced-4ddc-b409-7134ff3c332f}" ma:taxonomyMulti="true" ma:sspId="91779ecb-b77e-4be4-9dfa-3fb870ed7a8a"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e84ae9-6e0c-40b5-9ccd-83b284d6f3eb" elementFormDefault="qualified">
    <xsd:import namespace="http://schemas.microsoft.com/office/2006/documentManagement/types"/>
    <xsd:import namespace="http://schemas.microsoft.com/office/infopath/2007/PartnerControls"/>
    <xsd:element name="SharedWithUsers" ma:index="10"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Megosztva részletekkel" ma:internalName="SharedWithDetails" ma:readOnly="true">
      <xsd:simpleType>
        <xsd:restriction base="dms:Note">
          <xsd:maxLength value="255"/>
        </xsd:restriction>
      </xsd:simpleType>
    </xsd:element>
    <xsd:element name="TaxCatchAll" ma:index="24" nillable="true" ma:displayName="Taxonomy Catch All Column" ma:hidden="true" ma:list="{73f9e35a-a65b-47b4-bef6-37fbbaab7014}" ma:internalName="TaxCatchAll" ma:showField="CatchAllData" ma:web="60e84ae9-6e0c-40b5-9ccd-83b284d6f3e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2ECD79-65EF-44F8-9226-3F1A31800B0A}">
  <ds:schemaRefs>
    <ds:schemaRef ds:uri="http://schemas.microsoft.com/office/2006/metadata/properties"/>
    <ds:schemaRef ds:uri="http://schemas.microsoft.com/office/infopath/2007/PartnerControls"/>
    <ds:schemaRef ds:uri="52eb805d-9d5b-4216-a3d0-4faabd263794"/>
    <ds:schemaRef ds:uri="60e84ae9-6e0c-40b5-9ccd-83b284d6f3eb"/>
  </ds:schemaRefs>
</ds:datastoreItem>
</file>

<file path=customXml/itemProps2.xml><?xml version="1.0" encoding="utf-8"?>
<ds:datastoreItem xmlns:ds="http://schemas.openxmlformats.org/officeDocument/2006/customXml" ds:itemID="{EDAEBACE-A4CA-4253-97FC-921A88C232AC}">
  <ds:schemaRefs>
    <ds:schemaRef ds:uri="http://schemas.microsoft.com/sharepoint/v3/contenttype/forms"/>
  </ds:schemaRefs>
</ds:datastoreItem>
</file>

<file path=customXml/itemProps3.xml><?xml version="1.0" encoding="utf-8"?>
<ds:datastoreItem xmlns:ds="http://schemas.openxmlformats.org/officeDocument/2006/customXml" ds:itemID="{A7125079-2FB0-4EA8-93AD-B846A72A17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Cavasdan</dc:creator>
  <cp:keywords/>
  <dc:description/>
  <cp:lastModifiedBy>Claudia Cavasdan</cp:lastModifiedBy>
  <cp:revision>11</cp:revision>
  <dcterms:created xsi:type="dcterms:W3CDTF">2025-09-24T13:20:00Z</dcterms:created>
  <dcterms:modified xsi:type="dcterms:W3CDTF">2025-10-20T15:32:27Z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0x01010033D755493C5E47439D1B9C9FA24F343B</vt:lpwstr>
  </property>
  <property fmtid="{D5CDD505-2E9C-101B-9397-08002B2CF9AE}" pid="3" name="MediaServiceImageTags">
    <vt:lpwstr/>
  </property>
</Properties>
</file>