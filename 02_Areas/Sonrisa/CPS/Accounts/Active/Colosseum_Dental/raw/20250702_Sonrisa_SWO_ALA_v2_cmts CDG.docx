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7FE9" w14:textId="77777777" w:rsidR="00E711B3" w:rsidRPr="00331BD0" w:rsidRDefault="00E711B3">
      <w:pPr>
        <w:rPr>
          <w:rFonts w:ascii="Arial" w:hAnsi="Arial" w:cs="Arial"/>
          <w:b/>
          <w:sz w:val="20"/>
          <w:szCs w:val="20"/>
          <w:lang w:val="en-AU"/>
        </w:rPr>
      </w:pPr>
    </w:p>
    <w:p w14:paraId="7F8B000E" w14:textId="77777777" w:rsidR="00E711B3" w:rsidRPr="00331BD0" w:rsidRDefault="00E711B3">
      <w:pPr>
        <w:rPr>
          <w:rFonts w:ascii="Arial" w:hAnsi="Arial" w:cs="Arial"/>
          <w:b/>
          <w:sz w:val="20"/>
          <w:szCs w:val="20"/>
          <w:lang w:val="en-AU"/>
        </w:rPr>
      </w:pPr>
    </w:p>
    <w:p w14:paraId="128E2761" w14:textId="3A7D937F" w:rsidR="006D2E98" w:rsidRPr="006D0100" w:rsidRDefault="00495E11" w:rsidP="003D69F0">
      <w:pPr>
        <w:jc w:val="center"/>
        <w:rPr>
          <w:rFonts w:ascii="Arial" w:hAnsi="Arial" w:cs="Arial"/>
          <w:b/>
          <w:smallCaps/>
          <w:lang w:val="en-AU"/>
        </w:rPr>
      </w:pPr>
      <w:ins w:id="0" w:author="Rachel Benevenuto" w:date="2025-07-02T11:18:00Z" w16du:dateUtc="2025-07-02T09:18:00Z">
        <w:r>
          <w:rPr>
            <w:rFonts w:ascii="Arial" w:hAnsi="Arial" w:cs="Arial"/>
            <w:b/>
            <w:smallCaps/>
            <w:lang w:val="en-AU"/>
          </w:rPr>
          <w:t>1</w:t>
        </w:r>
        <w:r w:rsidRPr="00495E11">
          <w:rPr>
            <w:rFonts w:ascii="Arial" w:hAnsi="Arial" w:cs="Arial"/>
            <w:b/>
            <w:smallCaps/>
            <w:vertAlign w:val="superscript"/>
            <w:lang w:val="en-AU"/>
            <w:rPrChange w:id="1" w:author="Rachel Benevenuto" w:date="2025-07-02T11:18:00Z" w16du:dateUtc="2025-07-02T09:18:00Z">
              <w:rPr>
                <w:rFonts w:ascii="Arial" w:hAnsi="Arial" w:cs="Arial"/>
                <w:b/>
                <w:smallCaps/>
                <w:lang w:val="en-AU"/>
              </w:rPr>
            </w:rPrChange>
          </w:rPr>
          <w:t>st</w:t>
        </w:r>
        <w:r>
          <w:rPr>
            <w:rFonts w:ascii="Arial" w:hAnsi="Arial" w:cs="Arial"/>
            <w:b/>
            <w:smallCaps/>
            <w:lang w:val="en-AU"/>
          </w:rPr>
          <w:t xml:space="preserve"> </w:t>
        </w:r>
      </w:ins>
      <w:r w:rsidR="009C2C2B" w:rsidRPr="006D0100">
        <w:rPr>
          <w:rFonts w:ascii="Arial" w:hAnsi="Arial" w:cs="Arial"/>
          <w:b/>
          <w:smallCaps/>
          <w:lang w:val="en-AU"/>
        </w:rPr>
        <w:t>Statement of Work to the Master Service Agre</w:t>
      </w:r>
      <w:r w:rsidR="006D0100">
        <w:rPr>
          <w:rFonts w:ascii="Arial" w:hAnsi="Arial" w:cs="Arial"/>
          <w:b/>
          <w:smallCaps/>
          <w:lang w:val="en-AU"/>
        </w:rPr>
        <w:t>e</w:t>
      </w:r>
      <w:r w:rsidR="009C2C2B" w:rsidRPr="006D0100">
        <w:rPr>
          <w:rFonts w:ascii="Arial" w:hAnsi="Arial" w:cs="Arial"/>
          <w:b/>
          <w:smallCaps/>
          <w:lang w:val="en-AU"/>
        </w:rPr>
        <w:t>ment</w:t>
      </w:r>
    </w:p>
    <w:p w14:paraId="72896550" w14:textId="77777777" w:rsidR="00536ED9" w:rsidRPr="00331BD0" w:rsidRDefault="00536ED9">
      <w:pPr>
        <w:rPr>
          <w:rFonts w:ascii="Arial" w:hAnsi="Arial" w:cs="Arial"/>
          <w:sz w:val="20"/>
          <w:szCs w:val="20"/>
          <w:lang w:val="en-AU"/>
        </w:rPr>
      </w:pPr>
    </w:p>
    <w:p w14:paraId="41F15C1C" w14:textId="77777777" w:rsidR="006D0100" w:rsidRDefault="006D0100">
      <w:pPr>
        <w:rPr>
          <w:rFonts w:ascii="Arial" w:hAnsi="Arial" w:cs="Arial"/>
          <w:sz w:val="20"/>
          <w:szCs w:val="20"/>
          <w:lang w:val="en-AU"/>
        </w:rPr>
      </w:pPr>
    </w:p>
    <w:p w14:paraId="1C00AD4B" w14:textId="6B5C73E8" w:rsidR="00536ED9" w:rsidRPr="00331BD0" w:rsidRDefault="00256AE5">
      <w:pPr>
        <w:rPr>
          <w:rFonts w:ascii="Arial" w:hAnsi="Arial" w:cs="Arial"/>
          <w:sz w:val="20"/>
          <w:szCs w:val="20"/>
          <w:lang w:val="en-AU"/>
        </w:rPr>
      </w:pPr>
      <w:r>
        <w:rPr>
          <w:rFonts w:ascii="Arial" w:hAnsi="Arial" w:cs="Arial"/>
          <w:sz w:val="20"/>
          <w:szCs w:val="20"/>
          <w:lang w:val="en-AU"/>
        </w:rPr>
        <w:t xml:space="preserve">This </w:t>
      </w:r>
      <w:ins w:id="2" w:author="Rachel Benevenuto" w:date="2025-07-02T11:18:00Z" w16du:dateUtc="2025-07-02T09:18:00Z">
        <w:r w:rsidR="00495E11">
          <w:rPr>
            <w:rFonts w:ascii="Arial" w:hAnsi="Arial" w:cs="Arial"/>
            <w:sz w:val="20"/>
            <w:szCs w:val="20"/>
            <w:lang w:val="en-AU"/>
          </w:rPr>
          <w:t>1</w:t>
        </w:r>
        <w:r w:rsidR="00495E11" w:rsidRPr="00495E11">
          <w:rPr>
            <w:rFonts w:ascii="Arial" w:hAnsi="Arial" w:cs="Arial"/>
            <w:sz w:val="20"/>
            <w:szCs w:val="20"/>
            <w:vertAlign w:val="superscript"/>
            <w:lang w:val="en-AU"/>
            <w:rPrChange w:id="3" w:author="Rachel Benevenuto" w:date="2025-07-02T11:18:00Z" w16du:dateUtc="2025-07-02T09:18:00Z">
              <w:rPr>
                <w:rFonts w:ascii="Arial" w:hAnsi="Arial" w:cs="Arial"/>
                <w:sz w:val="20"/>
                <w:szCs w:val="20"/>
                <w:lang w:val="en-AU"/>
              </w:rPr>
            </w:rPrChange>
          </w:rPr>
          <w:t>st</w:t>
        </w:r>
        <w:r w:rsidR="00495E11">
          <w:rPr>
            <w:rFonts w:ascii="Arial" w:hAnsi="Arial" w:cs="Arial"/>
            <w:sz w:val="20"/>
            <w:szCs w:val="20"/>
            <w:lang w:val="en-AU"/>
          </w:rPr>
          <w:t xml:space="preserve"> </w:t>
        </w:r>
      </w:ins>
      <w:r>
        <w:rPr>
          <w:rFonts w:ascii="Arial" w:hAnsi="Arial" w:cs="Arial"/>
          <w:sz w:val="20"/>
          <w:szCs w:val="20"/>
          <w:lang w:val="en-AU"/>
        </w:rPr>
        <w:t xml:space="preserve">Statement of Work </w:t>
      </w:r>
      <w:r w:rsidR="006D0100">
        <w:rPr>
          <w:rFonts w:ascii="Arial" w:hAnsi="Arial" w:cs="Arial"/>
          <w:sz w:val="20"/>
          <w:szCs w:val="20"/>
          <w:lang w:val="en-AU"/>
        </w:rPr>
        <w:t>(“</w:t>
      </w:r>
      <w:r w:rsidR="006D0100" w:rsidRPr="006D0100">
        <w:rPr>
          <w:rFonts w:ascii="Arial" w:hAnsi="Arial" w:cs="Arial"/>
          <w:b/>
          <w:bCs/>
          <w:sz w:val="20"/>
          <w:szCs w:val="20"/>
          <w:lang w:val="en-AU"/>
        </w:rPr>
        <w:t>Statement of Work</w:t>
      </w:r>
      <w:r w:rsidR="006D0100">
        <w:rPr>
          <w:rFonts w:ascii="Arial" w:hAnsi="Arial" w:cs="Arial"/>
          <w:sz w:val="20"/>
          <w:szCs w:val="20"/>
          <w:lang w:val="en-AU"/>
        </w:rPr>
        <w:t>” or “</w:t>
      </w:r>
      <w:r w:rsidR="006D0100" w:rsidRPr="006D0100">
        <w:rPr>
          <w:rFonts w:ascii="Arial" w:hAnsi="Arial" w:cs="Arial"/>
          <w:b/>
          <w:bCs/>
          <w:sz w:val="20"/>
          <w:szCs w:val="20"/>
          <w:lang w:val="en-AU"/>
        </w:rPr>
        <w:t>SOW</w:t>
      </w:r>
      <w:r w:rsidR="006D0100">
        <w:rPr>
          <w:rFonts w:ascii="Arial" w:hAnsi="Arial" w:cs="Arial"/>
          <w:sz w:val="20"/>
          <w:szCs w:val="20"/>
          <w:lang w:val="en-AU"/>
        </w:rPr>
        <w:t xml:space="preserve">”) </w:t>
      </w:r>
      <w:r>
        <w:rPr>
          <w:rFonts w:ascii="Arial" w:hAnsi="Arial" w:cs="Arial"/>
          <w:sz w:val="20"/>
          <w:szCs w:val="20"/>
          <w:lang w:val="en-AU"/>
        </w:rPr>
        <w:t xml:space="preserve">is made </w:t>
      </w:r>
      <w:ins w:id="4" w:author="Rachel Benevenuto" w:date="2025-07-02T11:21:00Z" w16du:dateUtc="2025-07-02T09:21:00Z">
        <w:r w:rsidR="008E3F06">
          <w:rPr>
            <w:rFonts w:ascii="Arial" w:hAnsi="Arial" w:cs="Arial"/>
            <w:sz w:val="20"/>
            <w:szCs w:val="20"/>
            <w:lang w:val="en-AU"/>
          </w:rPr>
          <w:t>effective as of</w:t>
        </w:r>
      </w:ins>
      <w:del w:id="5" w:author="Rachel Benevenuto" w:date="2025-07-02T11:21:00Z" w16du:dateUtc="2025-07-02T09:21:00Z">
        <w:r w:rsidDel="008E3F06">
          <w:rPr>
            <w:rFonts w:ascii="Arial" w:hAnsi="Arial" w:cs="Arial"/>
            <w:sz w:val="20"/>
            <w:szCs w:val="20"/>
            <w:lang w:val="en-AU"/>
          </w:rPr>
          <w:delText>on</w:delText>
        </w:r>
      </w:del>
      <w:r>
        <w:rPr>
          <w:rFonts w:ascii="Arial" w:hAnsi="Arial" w:cs="Arial"/>
          <w:sz w:val="20"/>
          <w:szCs w:val="20"/>
          <w:lang w:val="en-AU"/>
        </w:rPr>
        <w:t xml:space="preserve"> </w:t>
      </w:r>
      <w:del w:id="6" w:author="Rachel Benevenuto" w:date="2025-07-02T11:31:00Z" w16du:dateUtc="2025-07-02T09:31:00Z">
        <w:r w:rsidR="00C75E5A" w:rsidRPr="00815586" w:rsidDel="00B86936">
          <w:rPr>
            <w:rFonts w:ascii="Arial" w:hAnsi="Arial" w:cs="Arial"/>
            <w:sz w:val="20"/>
            <w:szCs w:val="20"/>
            <w:lang w:val="en-AU"/>
          </w:rPr>
          <w:delText>16</w:delText>
        </w:r>
      </w:del>
      <w:ins w:id="7" w:author="Rachel Benevenuto" w:date="2025-07-02T11:31:00Z" w16du:dateUtc="2025-07-02T09:31:00Z">
        <w:r w:rsidR="00B86936" w:rsidRPr="00815586">
          <w:rPr>
            <w:rFonts w:ascii="Arial" w:hAnsi="Arial" w:cs="Arial"/>
            <w:sz w:val="20"/>
            <w:szCs w:val="20"/>
            <w:lang w:val="en-AU"/>
            <w:rPrChange w:id="8" w:author="Rachel Benevenuto" w:date="2025-07-02T16:33:00Z" w16du:dateUtc="2025-07-02T14:33:00Z">
              <w:rPr>
                <w:rFonts w:ascii="Arial" w:hAnsi="Arial" w:cs="Arial"/>
                <w:sz w:val="20"/>
                <w:szCs w:val="20"/>
                <w:highlight w:val="yellow"/>
                <w:lang w:val="en-AU"/>
              </w:rPr>
            </w:rPrChange>
          </w:rPr>
          <w:t>2</w:t>
        </w:r>
      </w:ins>
      <w:ins w:id="9" w:author="Rachel Benevenuto" w:date="2025-07-02T11:32:00Z" w16du:dateUtc="2025-07-02T09:32:00Z">
        <w:r w:rsidR="00774D59" w:rsidRPr="00815586">
          <w:rPr>
            <w:rFonts w:ascii="Arial" w:hAnsi="Arial" w:cs="Arial"/>
            <w:sz w:val="20"/>
            <w:szCs w:val="20"/>
            <w:lang w:val="en-AU"/>
            <w:rPrChange w:id="10" w:author="Rachel Benevenuto" w:date="2025-07-02T16:33:00Z" w16du:dateUtc="2025-07-02T14:33:00Z">
              <w:rPr>
                <w:rFonts w:ascii="Arial" w:hAnsi="Arial" w:cs="Arial"/>
                <w:sz w:val="20"/>
                <w:szCs w:val="20"/>
                <w:highlight w:val="yellow"/>
                <w:lang w:val="en-AU"/>
              </w:rPr>
            </w:rPrChange>
          </w:rPr>
          <w:t>2</w:t>
        </w:r>
      </w:ins>
      <w:r w:rsidRPr="00815586">
        <w:rPr>
          <w:rFonts w:ascii="Arial" w:hAnsi="Arial" w:cs="Arial"/>
          <w:sz w:val="20"/>
          <w:szCs w:val="20"/>
          <w:lang w:val="en-AU"/>
          <w:rPrChange w:id="11" w:author="Rachel Benevenuto" w:date="2025-07-02T16:33:00Z" w16du:dateUtc="2025-07-02T14:33:00Z">
            <w:rPr>
              <w:rFonts w:ascii="Arial" w:hAnsi="Arial" w:cs="Arial"/>
              <w:sz w:val="20"/>
              <w:szCs w:val="20"/>
              <w:highlight w:val="yellow"/>
              <w:lang w:val="en-AU"/>
            </w:rPr>
          </w:rPrChange>
        </w:rPr>
        <w:t xml:space="preserve"> </w:t>
      </w:r>
      <w:ins w:id="12" w:author="Rachel Benevenuto" w:date="2025-07-02T11:31:00Z" w16du:dateUtc="2025-07-02T09:31:00Z">
        <w:r w:rsidR="00B86936" w:rsidRPr="00815586">
          <w:rPr>
            <w:rFonts w:ascii="Arial" w:hAnsi="Arial" w:cs="Arial"/>
            <w:sz w:val="20"/>
            <w:szCs w:val="20"/>
            <w:lang w:val="en-AU"/>
            <w:rPrChange w:id="13" w:author="Rachel Benevenuto" w:date="2025-07-02T16:33:00Z" w16du:dateUtc="2025-07-02T14:33:00Z">
              <w:rPr>
                <w:rFonts w:ascii="Arial" w:hAnsi="Arial" w:cs="Arial"/>
                <w:sz w:val="20"/>
                <w:szCs w:val="20"/>
                <w:highlight w:val="yellow"/>
                <w:lang w:val="en-AU"/>
              </w:rPr>
            </w:rPrChange>
          </w:rPr>
          <w:t>May</w:t>
        </w:r>
      </w:ins>
      <w:del w:id="14" w:author="Rachel Benevenuto" w:date="2025-07-02T11:31:00Z" w16du:dateUtc="2025-07-02T09:31:00Z">
        <w:r w:rsidR="00C75E5A" w:rsidRPr="00815586" w:rsidDel="00B86936">
          <w:rPr>
            <w:rFonts w:ascii="Arial" w:hAnsi="Arial" w:cs="Arial"/>
            <w:sz w:val="20"/>
            <w:szCs w:val="20"/>
            <w:lang w:val="en-AU"/>
            <w:rPrChange w:id="15" w:author="Rachel Benevenuto" w:date="2025-07-02T16:33:00Z" w16du:dateUtc="2025-07-02T14:33:00Z">
              <w:rPr>
                <w:rFonts w:ascii="Arial" w:hAnsi="Arial" w:cs="Arial"/>
                <w:sz w:val="20"/>
                <w:szCs w:val="20"/>
                <w:highlight w:val="yellow"/>
                <w:lang w:val="en-AU"/>
              </w:rPr>
            </w:rPrChange>
          </w:rPr>
          <w:delText>June</w:delText>
        </w:r>
      </w:del>
      <w:r w:rsidRPr="00815586">
        <w:rPr>
          <w:rFonts w:ascii="Arial" w:hAnsi="Arial" w:cs="Arial"/>
          <w:sz w:val="20"/>
          <w:szCs w:val="20"/>
          <w:lang w:val="en-AU"/>
          <w:rPrChange w:id="16" w:author="Rachel Benevenuto" w:date="2025-07-02T16:33:00Z" w16du:dateUtc="2025-07-02T14:33:00Z">
            <w:rPr>
              <w:rFonts w:ascii="Arial" w:hAnsi="Arial" w:cs="Arial"/>
              <w:sz w:val="20"/>
              <w:szCs w:val="20"/>
              <w:highlight w:val="yellow"/>
              <w:lang w:val="en-AU"/>
            </w:rPr>
          </w:rPrChange>
        </w:rPr>
        <w:t xml:space="preserve"> 2025</w:t>
      </w:r>
      <w:r>
        <w:rPr>
          <w:rFonts w:ascii="Arial" w:hAnsi="Arial" w:cs="Arial"/>
          <w:sz w:val="20"/>
          <w:szCs w:val="20"/>
          <w:lang w:val="en-AU"/>
        </w:rPr>
        <w:t xml:space="preserve"> (“</w:t>
      </w:r>
      <w:r w:rsidRPr="006D0100">
        <w:rPr>
          <w:rFonts w:ascii="Arial" w:hAnsi="Arial" w:cs="Arial"/>
          <w:b/>
          <w:bCs/>
          <w:sz w:val="20"/>
          <w:szCs w:val="20"/>
          <w:lang w:val="en-AU"/>
        </w:rPr>
        <w:t>Effective Date</w:t>
      </w:r>
      <w:r w:rsidR="006D0100">
        <w:rPr>
          <w:rFonts w:ascii="Arial" w:hAnsi="Arial" w:cs="Arial"/>
          <w:sz w:val="20"/>
          <w:szCs w:val="20"/>
          <w:lang w:val="en-AU"/>
        </w:rPr>
        <w:t>”</w:t>
      </w:r>
      <w:r>
        <w:rPr>
          <w:rFonts w:ascii="Arial" w:hAnsi="Arial" w:cs="Arial"/>
          <w:sz w:val="20"/>
          <w:szCs w:val="20"/>
          <w:lang w:val="en-AU"/>
        </w:rPr>
        <w:t xml:space="preserve">) </w:t>
      </w:r>
      <w:r w:rsidR="00536ED9" w:rsidRPr="00331BD0">
        <w:rPr>
          <w:rFonts w:ascii="Arial" w:hAnsi="Arial" w:cs="Arial"/>
          <w:sz w:val="20"/>
          <w:szCs w:val="20"/>
          <w:lang w:val="en-AU"/>
        </w:rPr>
        <w:t xml:space="preserve">between </w:t>
      </w:r>
    </w:p>
    <w:p w14:paraId="6104DA34" w14:textId="77777777" w:rsidR="00536ED9" w:rsidRPr="00331BD0" w:rsidRDefault="00536ED9">
      <w:pPr>
        <w:rPr>
          <w:rFonts w:ascii="Arial" w:hAnsi="Arial" w:cs="Arial"/>
          <w:sz w:val="20"/>
          <w:szCs w:val="20"/>
          <w:lang w:val="en-AU"/>
        </w:rPr>
      </w:pPr>
    </w:p>
    <w:p w14:paraId="603F82E9" w14:textId="5D04F42D" w:rsidR="00536ED9" w:rsidRPr="000E2AD1" w:rsidRDefault="00536ED9">
      <w:pPr>
        <w:rPr>
          <w:rFonts w:ascii="Arial" w:hAnsi="Arial" w:cs="Arial"/>
          <w:sz w:val="20"/>
          <w:szCs w:val="20"/>
          <w:lang w:val="de-DE"/>
        </w:rPr>
      </w:pPr>
      <w:r w:rsidRPr="000E2AD1">
        <w:rPr>
          <w:rFonts w:ascii="Arial" w:hAnsi="Arial" w:cs="Arial"/>
          <w:b/>
          <w:sz w:val="20"/>
          <w:szCs w:val="20"/>
          <w:lang w:val="de-DE"/>
        </w:rPr>
        <w:t>Colosseum AG</w:t>
      </w:r>
      <w:r w:rsidR="00DD4980" w:rsidRPr="000E2AD1">
        <w:rPr>
          <w:rFonts w:ascii="Arial" w:hAnsi="Arial" w:cs="Arial"/>
          <w:bCs/>
          <w:sz w:val="20"/>
          <w:szCs w:val="20"/>
          <w:lang w:val="de-DE"/>
        </w:rPr>
        <w:t xml:space="preserve">, </w:t>
      </w:r>
      <w:r w:rsidR="00C91497" w:rsidRPr="000E2AD1">
        <w:rPr>
          <w:rFonts w:ascii="Arial" w:hAnsi="Arial" w:cs="Arial"/>
          <w:bCs/>
          <w:sz w:val="20"/>
          <w:szCs w:val="20"/>
          <w:lang w:val="de-DE"/>
        </w:rPr>
        <w:t xml:space="preserve">Talstrasse </w:t>
      </w:r>
      <w:r w:rsidR="009A68F2" w:rsidRPr="000E2AD1">
        <w:rPr>
          <w:rFonts w:ascii="Arial" w:hAnsi="Arial" w:cs="Arial"/>
          <w:bCs/>
          <w:sz w:val="20"/>
          <w:szCs w:val="20"/>
          <w:lang w:val="de-DE"/>
        </w:rPr>
        <w:t>7</w:t>
      </w:r>
      <w:r w:rsidRPr="000E2AD1">
        <w:rPr>
          <w:rFonts w:ascii="Arial" w:hAnsi="Arial" w:cs="Arial"/>
          <w:sz w:val="20"/>
          <w:szCs w:val="20"/>
          <w:lang w:val="de-DE"/>
        </w:rPr>
        <w:t>0</w:t>
      </w:r>
      <w:r w:rsidR="00DD4980" w:rsidRPr="000E2AD1">
        <w:rPr>
          <w:rFonts w:ascii="Arial" w:hAnsi="Arial" w:cs="Arial"/>
          <w:sz w:val="20"/>
          <w:szCs w:val="20"/>
          <w:lang w:val="de-DE"/>
        </w:rPr>
        <w:t xml:space="preserve">, </w:t>
      </w:r>
      <w:r w:rsidRPr="000E2AD1">
        <w:rPr>
          <w:rFonts w:ascii="Arial" w:hAnsi="Arial" w:cs="Arial"/>
          <w:sz w:val="20"/>
          <w:szCs w:val="20"/>
          <w:lang w:val="de-DE"/>
        </w:rPr>
        <w:t>800</w:t>
      </w:r>
      <w:r w:rsidR="00DF791C" w:rsidRPr="000E2AD1">
        <w:rPr>
          <w:rFonts w:ascii="Arial" w:hAnsi="Arial" w:cs="Arial"/>
          <w:sz w:val="20"/>
          <w:szCs w:val="20"/>
          <w:lang w:val="de-DE"/>
        </w:rPr>
        <w:t>1</w:t>
      </w:r>
      <w:r w:rsidRPr="000E2AD1">
        <w:rPr>
          <w:rFonts w:ascii="Arial" w:hAnsi="Arial" w:cs="Arial"/>
          <w:sz w:val="20"/>
          <w:szCs w:val="20"/>
          <w:lang w:val="de-DE"/>
        </w:rPr>
        <w:t xml:space="preserve"> Zurich</w:t>
      </w:r>
      <w:r w:rsidR="00DD4980" w:rsidRPr="000E2AD1">
        <w:rPr>
          <w:rFonts w:ascii="Arial" w:hAnsi="Arial" w:cs="Arial"/>
          <w:sz w:val="20"/>
          <w:szCs w:val="20"/>
          <w:lang w:val="de-DE"/>
        </w:rPr>
        <w:t xml:space="preserve">, </w:t>
      </w:r>
      <w:r w:rsidRPr="000E2AD1">
        <w:rPr>
          <w:rFonts w:ascii="Arial" w:hAnsi="Arial" w:cs="Arial"/>
          <w:sz w:val="20"/>
          <w:szCs w:val="20"/>
          <w:lang w:val="de-DE"/>
        </w:rPr>
        <w:t>Switzerland</w:t>
      </w:r>
    </w:p>
    <w:p w14:paraId="7F8E10B0" w14:textId="77777777" w:rsidR="00536ED9" w:rsidRPr="000E2AD1" w:rsidRDefault="00536ED9" w:rsidP="00536ED9">
      <w:pPr>
        <w:jc w:val="right"/>
        <w:rPr>
          <w:rFonts w:ascii="Arial" w:hAnsi="Arial" w:cs="Arial"/>
          <w:sz w:val="20"/>
          <w:szCs w:val="20"/>
          <w:lang w:val="de-DE"/>
        </w:rPr>
      </w:pPr>
      <w:r w:rsidRPr="000E2AD1">
        <w:rPr>
          <w:rFonts w:ascii="Arial" w:hAnsi="Arial" w:cs="Arial"/>
          <w:sz w:val="20"/>
          <w:szCs w:val="20"/>
          <w:lang w:val="de-DE"/>
        </w:rPr>
        <w:t>(«</w:t>
      </w:r>
      <w:r w:rsidRPr="000E2AD1">
        <w:rPr>
          <w:rFonts w:ascii="Arial" w:hAnsi="Arial" w:cs="Arial"/>
          <w:b/>
          <w:sz w:val="20"/>
          <w:szCs w:val="20"/>
          <w:lang w:val="de-DE"/>
        </w:rPr>
        <w:t>Colosseum</w:t>
      </w:r>
      <w:r w:rsidRPr="000E2AD1">
        <w:rPr>
          <w:rFonts w:ascii="Arial" w:hAnsi="Arial" w:cs="Arial"/>
          <w:sz w:val="20"/>
          <w:szCs w:val="20"/>
          <w:lang w:val="de-DE"/>
        </w:rPr>
        <w:t>»)</w:t>
      </w:r>
    </w:p>
    <w:p w14:paraId="08232D4C" w14:textId="75C33FF7" w:rsidR="00536ED9" w:rsidRPr="000E2AD1" w:rsidDel="0081479B" w:rsidRDefault="00536ED9">
      <w:pPr>
        <w:rPr>
          <w:del w:id="17" w:author="Rachel Benevenuto" w:date="2025-07-02T11:32:00Z" w16du:dateUtc="2025-07-02T09:32:00Z"/>
          <w:rFonts w:ascii="Arial" w:hAnsi="Arial" w:cs="Arial"/>
          <w:sz w:val="20"/>
          <w:szCs w:val="20"/>
          <w:lang w:val="de-DE"/>
        </w:rPr>
      </w:pPr>
    </w:p>
    <w:p w14:paraId="488D6BBD" w14:textId="77777777" w:rsidR="00536ED9" w:rsidRPr="00C75E5A" w:rsidRDefault="00536ED9">
      <w:pPr>
        <w:rPr>
          <w:rFonts w:ascii="Arial" w:hAnsi="Arial" w:cs="Arial"/>
          <w:sz w:val="20"/>
          <w:szCs w:val="20"/>
          <w:lang w:val="ro-RO"/>
        </w:rPr>
      </w:pPr>
    </w:p>
    <w:p w14:paraId="746B1529" w14:textId="77777777" w:rsidR="00536ED9" w:rsidRPr="009050C9" w:rsidRDefault="00536ED9">
      <w:pPr>
        <w:rPr>
          <w:rFonts w:ascii="Arial" w:hAnsi="Arial" w:cs="Arial"/>
          <w:sz w:val="20"/>
          <w:szCs w:val="20"/>
          <w:lang w:val="ro-RO"/>
        </w:rPr>
      </w:pPr>
      <w:r w:rsidRPr="009050C9">
        <w:rPr>
          <w:rFonts w:ascii="Arial" w:hAnsi="Arial" w:cs="Arial"/>
          <w:sz w:val="20"/>
          <w:szCs w:val="20"/>
          <w:lang w:val="ro-RO"/>
        </w:rPr>
        <w:t xml:space="preserve">and </w:t>
      </w:r>
    </w:p>
    <w:p w14:paraId="4B17CE7D" w14:textId="77777777" w:rsidR="00536ED9" w:rsidRPr="009050C9" w:rsidRDefault="00536ED9">
      <w:pPr>
        <w:rPr>
          <w:rFonts w:ascii="Arial" w:hAnsi="Arial" w:cs="Arial"/>
          <w:sz w:val="20"/>
          <w:szCs w:val="20"/>
          <w:lang w:val="ro-RO"/>
        </w:rPr>
      </w:pPr>
    </w:p>
    <w:p w14:paraId="32AC22D7" w14:textId="6871B1D6" w:rsidR="00536ED9" w:rsidRPr="009050C9" w:rsidRDefault="00DD2964" w:rsidP="00C75E5A">
      <w:pPr>
        <w:rPr>
          <w:rFonts w:ascii="Arial" w:hAnsi="Arial" w:cs="Arial"/>
          <w:color w:val="000000"/>
          <w:sz w:val="20"/>
          <w:szCs w:val="20"/>
          <w:lang w:val="ro-RO"/>
        </w:rPr>
      </w:pPr>
      <w:r w:rsidRPr="009050C9">
        <w:rPr>
          <w:rFonts w:ascii="Arial" w:hAnsi="Arial" w:cs="Arial"/>
          <w:b/>
          <w:bCs/>
          <w:color w:val="000000"/>
          <w:sz w:val="20"/>
          <w:szCs w:val="20"/>
          <w:lang w:val="ro-RO"/>
        </w:rPr>
        <w:t>Sonrisa Informatikai Kft</w:t>
      </w:r>
      <w:r w:rsidR="00C449C5" w:rsidRPr="009050C9">
        <w:rPr>
          <w:rFonts w:ascii="Arial" w:hAnsi="Arial" w:cs="Arial"/>
          <w:color w:val="000000"/>
          <w:sz w:val="20"/>
          <w:szCs w:val="20"/>
          <w:lang w:val="ro-RO"/>
        </w:rPr>
        <w:t xml:space="preserve">, </w:t>
      </w:r>
      <w:r w:rsidR="00D94ABC" w:rsidRPr="009050C9">
        <w:rPr>
          <w:rFonts w:ascii="Arial" w:hAnsi="Arial" w:cs="Arial"/>
          <w:color w:val="000000"/>
          <w:sz w:val="20"/>
          <w:szCs w:val="20"/>
          <w:lang w:val="ro-RO"/>
        </w:rPr>
        <w:t>10</w:t>
      </w:r>
      <w:r w:rsidR="00C75E5A" w:rsidRPr="009050C9">
        <w:rPr>
          <w:rFonts w:ascii="Arial" w:hAnsi="Arial" w:cs="Arial"/>
          <w:color w:val="000000"/>
          <w:sz w:val="20"/>
          <w:szCs w:val="20"/>
          <w:lang w:val="ro-RO"/>
        </w:rPr>
        <w:t>38</w:t>
      </w:r>
      <w:r w:rsidR="00D94ABC" w:rsidRPr="009050C9">
        <w:rPr>
          <w:rFonts w:ascii="Arial" w:hAnsi="Arial" w:cs="Arial"/>
          <w:color w:val="000000"/>
          <w:sz w:val="20"/>
          <w:szCs w:val="20"/>
          <w:lang w:val="ro-RO"/>
        </w:rPr>
        <w:t xml:space="preserve"> Budapest, </w:t>
      </w:r>
      <w:r w:rsidR="00C75E5A" w:rsidRPr="009050C9">
        <w:rPr>
          <w:rFonts w:ascii="Arial" w:hAnsi="Arial" w:cs="Arial"/>
          <w:color w:val="000000"/>
          <w:sz w:val="20"/>
          <w:szCs w:val="20"/>
          <w:lang w:val="ro-RO"/>
        </w:rPr>
        <w:t>Népfürdő u. 22.</w:t>
      </w:r>
      <w:r w:rsidR="00D94ABC" w:rsidRPr="009050C9">
        <w:rPr>
          <w:rFonts w:ascii="Arial" w:hAnsi="Arial" w:cs="Arial"/>
          <w:color w:val="000000"/>
          <w:sz w:val="20"/>
          <w:szCs w:val="20"/>
          <w:lang w:val="ro-RO"/>
        </w:rPr>
        <w:t>, Hungary</w:t>
      </w:r>
    </w:p>
    <w:p w14:paraId="10C16162" w14:textId="77777777"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Service</w:t>
      </w:r>
      <w:r w:rsidRPr="00331BD0">
        <w:rPr>
          <w:rFonts w:ascii="Arial" w:hAnsi="Arial" w:cs="Arial"/>
          <w:sz w:val="20"/>
          <w:szCs w:val="20"/>
          <w:lang w:val="en-AU"/>
        </w:rPr>
        <w:t xml:space="preserve"> </w:t>
      </w:r>
      <w:r w:rsidRPr="00331BD0">
        <w:rPr>
          <w:rFonts w:ascii="Arial" w:hAnsi="Arial" w:cs="Arial"/>
          <w:b/>
          <w:sz w:val="20"/>
          <w:szCs w:val="20"/>
          <w:lang w:val="en-AU"/>
        </w:rPr>
        <w:t>Provider</w:t>
      </w:r>
      <w:r w:rsidRPr="00331BD0">
        <w:rPr>
          <w:rFonts w:ascii="Arial" w:hAnsi="Arial" w:cs="Arial"/>
          <w:sz w:val="20"/>
          <w:szCs w:val="20"/>
          <w:lang w:val="en-AU"/>
        </w:rPr>
        <w:t>»)</w:t>
      </w:r>
    </w:p>
    <w:p w14:paraId="6EB8B7EF" w14:textId="77777777" w:rsidR="00DF32AB" w:rsidRPr="00331BD0" w:rsidRDefault="00DF32AB" w:rsidP="00536ED9">
      <w:pPr>
        <w:jc w:val="right"/>
        <w:rPr>
          <w:rFonts w:ascii="Arial" w:hAnsi="Arial" w:cs="Arial"/>
          <w:sz w:val="20"/>
          <w:szCs w:val="20"/>
          <w:lang w:val="en-AU"/>
        </w:rPr>
      </w:pPr>
    </w:p>
    <w:p w14:paraId="65C1A6D2" w14:textId="00BD06C1"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(Colosseum and Service Provider together the «</w:t>
      </w:r>
      <w:r w:rsidRPr="00331BD0">
        <w:rPr>
          <w:rFonts w:ascii="Arial" w:hAnsi="Arial" w:cs="Arial"/>
          <w:b/>
          <w:sz w:val="20"/>
          <w:szCs w:val="20"/>
          <w:lang w:val="en-AU"/>
        </w:rPr>
        <w:t>Parties</w:t>
      </w:r>
      <w:r w:rsidRPr="00331BD0">
        <w:rPr>
          <w:rFonts w:ascii="Arial" w:hAnsi="Arial" w:cs="Arial"/>
          <w:sz w:val="20"/>
          <w:szCs w:val="20"/>
          <w:lang w:val="en-AU"/>
        </w:rPr>
        <w:t>» and each a «</w:t>
      </w:r>
      <w:r w:rsidRPr="00331BD0">
        <w:rPr>
          <w:rFonts w:ascii="Arial" w:hAnsi="Arial" w:cs="Arial"/>
          <w:b/>
          <w:sz w:val="20"/>
          <w:szCs w:val="20"/>
          <w:lang w:val="en-AU"/>
        </w:rPr>
        <w:t>Party</w:t>
      </w:r>
      <w:r w:rsidRPr="00331BD0">
        <w:rPr>
          <w:rFonts w:ascii="Arial" w:hAnsi="Arial" w:cs="Arial"/>
          <w:sz w:val="20"/>
          <w:szCs w:val="20"/>
          <w:lang w:val="en-AU"/>
        </w:rPr>
        <w:t>»)</w:t>
      </w:r>
    </w:p>
    <w:p w14:paraId="5129A54C" w14:textId="77777777" w:rsidR="00536ED9" w:rsidRPr="00331BD0" w:rsidRDefault="00536ED9" w:rsidP="00536ED9">
      <w:pPr>
        <w:rPr>
          <w:rFonts w:ascii="Arial" w:hAnsi="Arial" w:cs="Arial"/>
          <w:sz w:val="20"/>
          <w:szCs w:val="20"/>
          <w:lang w:val="en-AU"/>
        </w:rPr>
      </w:pPr>
    </w:p>
    <w:p w14:paraId="21552E3E" w14:textId="72FFDF3F" w:rsidR="00536ED9" w:rsidRPr="00331BD0" w:rsidDel="00286AA0" w:rsidRDefault="00536ED9" w:rsidP="00536ED9">
      <w:pPr>
        <w:rPr>
          <w:del w:id="18" w:author="Rachel Benevenuto" w:date="2025-07-02T16:34:00Z" w16du:dateUtc="2025-07-02T14:34:00Z"/>
          <w:rFonts w:ascii="Arial" w:hAnsi="Arial" w:cs="Arial"/>
          <w:sz w:val="20"/>
          <w:szCs w:val="20"/>
          <w:lang w:val="en-AU"/>
        </w:rPr>
      </w:pPr>
    </w:p>
    <w:p w14:paraId="5BDBC23C" w14:textId="01FCC20F" w:rsidR="00536ED9" w:rsidRPr="00331BD0" w:rsidRDefault="00E909E1" w:rsidP="00536ED9">
      <w:pPr>
        <w:pStyle w:val="ListParagraph"/>
        <w:numPr>
          <w:ilvl w:val="0"/>
          <w:numId w:val="1"/>
        </w:numPr>
        <w:ind w:hanging="720"/>
        <w:jc w:val="both"/>
        <w:rPr>
          <w:rFonts w:ascii="Arial" w:hAnsi="Arial" w:cs="Arial"/>
          <w:b/>
          <w:sz w:val="20"/>
          <w:szCs w:val="20"/>
          <w:lang w:val="en-AU"/>
        </w:rPr>
      </w:pPr>
      <w:r>
        <w:rPr>
          <w:rFonts w:ascii="Arial" w:hAnsi="Arial" w:cs="Arial"/>
          <w:b/>
          <w:sz w:val="20"/>
          <w:szCs w:val="20"/>
          <w:lang w:val="en-AU"/>
        </w:rPr>
        <w:t>General</w:t>
      </w:r>
    </w:p>
    <w:p w14:paraId="18B75D1A" w14:textId="77777777" w:rsidR="00536ED9" w:rsidRPr="00331BD0" w:rsidRDefault="00536ED9" w:rsidP="00536ED9">
      <w:pPr>
        <w:jc w:val="both"/>
        <w:rPr>
          <w:rFonts w:ascii="Arial" w:hAnsi="Arial" w:cs="Arial"/>
          <w:sz w:val="20"/>
          <w:szCs w:val="20"/>
          <w:lang w:val="en-AU"/>
        </w:rPr>
      </w:pPr>
    </w:p>
    <w:p w14:paraId="4D7B7819" w14:textId="27FC95F7" w:rsidR="00536ED9" w:rsidRPr="00331BD0" w:rsidRDefault="00E71D2A" w:rsidP="00E71D2A">
      <w:pPr>
        <w:ind w:left="708"/>
        <w:jc w:val="both"/>
        <w:rPr>
          <w:rFonts w:ascii="Arial" w:hAnsi="Arial" w:cs="Arial"/>
          <w:sz w:val="20"/>
          <w:szCs w:val="20"/>
          <w:lang w:val="en-AU"/>
        </w:rPr>
      </w:pPr>
      <w:r w:rsidRPr="00E71D2A">
        <w:rPr>
          <w:rFonts w:ascii="Arial" w:hAnsi="Arial" w:cs="Arial"/>
          <w:sz w:val="20"/>
          <w:szCs w:val="20"/>
          <w:lang w:val="en-AU"/>
        </w:rPr>
        <w:t>Upon execution, this SOW is appended to</w:t>
      </w:r>
      <w:r>
        <w:rPr>
          <w:rFonts w:ascii="Arial" w:hAnsi="Arial" w:cs="Arial"/>
          <w:sz w:val="20"/>
          <w:szCs w:val="20"/>
          <w:lang w:val="en-AU"/>
        </w:rPr>
        <w:t xml:space="preserve"> </w:t>
      </w:r>
      <w:r w:rsidRPr="00E71D2A">
        <w:rPr>
          <w:rFonts w:ascii="Arial" w:hAnsi="Arial" w:cs="Arial"/>
          <w:sz w:val="20"/>
          <w:szCs w:val="20"/>
          <w:lang w:val="en-AU"/>
        </w:rPr>
        <w:t xml:space="preserve">and governed by the </w:t>
      </w:r>
      <w:r w:rsidR="00F061E2">
        <w:rPr>
          <w:rFonts w:ascii="Arial" w:hAnsi="Arial" w:cs="Arial"/>
          <w:sz w:val="20"/>
          <w:szCs w:val="20"/>
          <w:lang w:val="en-AU"/>
        </w:rPr>
        <w:t xml:space="preserve">Master Service Agreement dated </w:t>
      </w:r>
      <w:ins w:id="19" w:author="Rachel Benevenuto" w:date="2025-07-02T16:33:00Z" w16du:dateUtc="2025-07-02T14:33:00Z">
        <w:r w:rsidR="00815586">
          <w:rPr>
            <w:rFonts w:ascii="Arial" w:hAnsi="Arial" w:cs="Arial"/>
            <w:sz w:val="20"/>
            <w:szCs w:val="20"/>
            <w:lang w:val="en-AU"/>
          </w:rPr>
          <w:t xml:space="preserve">22 </w:t>
        </w:r>
        <w:r w:rsidR="00815586" w:rsidRPr="00815586">
          <w:rPr>
            <w:rFonts w:ascii="Arial" w:hAnsi="Arial" w:cs="Arial"/>
            <w:sz w:val="20"/>
            <w:szCs w:val="20"/>
            <w:lang w:val="en-AU"/>
          </w:rPr>
          <w:t>May</w:t>
        </w:r>
      </w:ins>
      <w:del w:id="20" w:author="Rachel Benevenuto" w:date="2025-07-02T16:33:00Z" w16du:dateUtc="2025-07-02T14:33:00Z">
        <w:r w:rsidR="00F061E2" w:rsidRPr="00815586" w:rsidDel="00815586">
          <w:rPr>
            <w:rFonts w:ascii="Arial" w:hAnsi="Arial" w:cs="Arial"/>
            <w:sz w:val="20"/>
            <w:szCs w:val="20"/>
            <w:lang w:val="en-AU"/>
            <w:rPrChange w:id="21" w:author="Rachel Benevenuto" w:date="2025-07-02T16:34:00Z" w16du:dateUtc="2025-07-02T14:34:00Z">
              <w:rPr>
                <w:rFonts w:ascii="Arial" w:hAnsi="Arial" w:cs="Arial"/>
                <w:sz w:val="20"/>
                <w:szCs w:val="20"/>
                <w:highlight w:val="yellow"/>
                <w:lang w:val="en-AU"/>
              </w:rPr>
            </w:rPrChange>
          </w:rPr>
          <w:delText>1</w:delText>
        </w:r>
        <w:r w:rsidR="00C75E5A" w:rsidRPr="00815586" w:rsidDel="00815586">
          <w:rPr>
            <w:rFonts w:ascii="Arial" w:hAnsi="Arial" w:cs="Arial"/>
            <w:sz w:val="20"/>
            <w:szCs w:val="20"/>
            <w:lang w:val="en-AU"/>
            <w:rPrChange w:id="22" w:author="Rachel Benevenuto" w:date="2025-07-02T16:34:00Z" w16du:dateUtc="2025-07-02T14:34:00Z">
              <w:rPr>
                <w:rFonts w:ascii="Arial" w:hAnsi="Arial" w:cs="Arial"/>
                <w:sz w:val="20"/>
                <w:szCs w:val="20"/>
                <w:highlight w:val="yellow"/>
                <w:lang w:val="en-AU"/>
              </w:rPr>
            </w:rPrChange>
          </w:rPr>
          <w:delText>6</w:delText>
        </w:r>
        <w:r w:rsidR="00F061E2" w:rsidRPr="00815586" w:rsidDel="00815586">
          <w:rPr>
            <w:rFonts w:ascii="Arial" w:hAnsi="Arial" w:cs="Arial"/>
            <w:sz w:val="20"/>
            <w:szCs w:val="20"/>
            <w:lang w:val="en-AU"/>
            <w:rPrChange w:id="23" w:author="Rachel Benevenuto" w:date="2025-07-02T16:34:00Z" w16du:dateUtc="2025-07-02T14:34:00Z">
              <w:rPr>
                <w:rFonts w:ascii="Arial" w:hAnsi="Arial" w:cs="Arial"/>
                <w:sz w:val="20"/>
                <w:szCs w:val="20"/>
                <w:highlight w:val="yellow"/>
                <w:lang w:val="en-AU"/>
              </w:rPr>
            </w:rPrChange>
          </w:rPr>
          <w:delText xml:space="preserve"> </w:delText>
        </w:r>
      </w:del>
      <w:del w:id="24" w:author="Rachel Benevenuto" w:date="2025-07-02T16:34:00Z" w16du:dateUtc="2025-07-02T14:34:00Z">
        <w:r w:rsidR="00C75E5A" w:rsidRPr="00815586" w:rsidDel="00815586">
          <w:rPr>
            <w:rFonts w:ascii="Arial" w:hAnsi="Arial" w:cs="Arial"/>
            <w:sz w:val="20"/>
            <w:szCs w:val="20"/>
            <w:lang w:val="en-AU"/>
            <w:rPrChange w:id="25" w:author="Rachel Benevenuto" w:date="2025-07-02T16:34:00Z" w16du:dateUtc="2025-07-02T14:34:00Z">
              <w:rPr>
                <w:rFonts w:ascii="Arial" w:hAnsi="Arial" w:cs="Arial"/>
                <w:sz w:val="20"/>
                <w:szCs w:val="20"/>
                <w:highlight w:val="yellow"/>
                <w:lang w:val="en-AU"/>
              </w:rPr>
            </w:rPrChange>
          </w:rPr>
          <w:delText>June</w:delText>
        </w:r>
      </w:del>
      <w:r w:rsidR="00F061E2" w:rsidRPr="00815586">
        <w:rPr>
          <w:rFonts w:ascii="Arial" w:hAnsi="Arial" w:cs="Arial"/>
          <w:sz w:val="20"/>
          <w:szCs w:val="20"/>
          <w:lang w:val="en-AU"/>
          <w:rPrChange w:id="26" w:author="Rachel Benevenuto" w:date="2025-07-02T16:34:00Z" w16du:dateUtc="2025-07-02T14:34:00Z">
            <w:rPr>
              <w:rFonts w:ascii="Arial" w:hAnsi="Arial" w:cs="Arial"/>
              <w:sz w:val="20"/>
              <w:szCs w:val="20"/>
              <w:highlight w:val="yellow"/>
              <w:lang w:val="en-AU"/>
            </w:rPr>
          </w:rPrChange>
        </w:rPr>
        <w:t xml:space="preserve"> 2025</w:t>
      </w:r>
      <w:r w:rsidRPr="00E71D2A">
        <w:rPr>
          <w:rFonts w:ascii="Arial" w:hAnsi="Arial" w:cs="Arial"/>
          <w:sz w:val="20"/>
          <w:szCs w:val="20"/>
          <w:lang w:val="en-AU"/>
        </w:rPr>
        <w:t xml:space="preserve"> between </w:t>
      </w:r>
      <w:r w:rsidR="008454C8">
        <w:rPr>
          <w:rFonts w:ascii="Arial" w:hAnsi="Arial" w:cs="Arial"/>
          <w:sz w:val="20"/>
          <w:szCs w:val="20"/>
          <w:lang w:val="en-AU"/>
        </w:rPr>
        <w:t xml:space="preserve">Service Provider </w:t>
      </w:r>
      <w:r w:rsidRPr="00E71D2A">
        <w:rPr>
          <w:rFonts w:ascii="Arial" w:hAnsi="Arial" w:cs="Arial"/>
          <w:sz w:val="20"/>
          <w:szCs w:val="20"/>
          <w:lang w:val="en-AU"/>
        </w:rPr>
        <w:t xml:space="preserve">and </w:t>
      </w:r>
      <w:r w:rsidR="008454C8">
        <w:rPr>
          <w:rFonts w:ascii="Arial" w:hAnsi="Arial" w:cs="Arial"/>
          <w:sz w:val="20"/>
          <w:szCs w:val="20"/>
          <w:lang w:val="en-AU"/>
        </w:rPr>
        <w:t>Colosseum</w:t>
      </w:r>
      <w:r w:rsidR="00A44CD1">
        <w:rPr>
          <w:rFonts w:ascii="Arial" w:hAnsi="Arial" w:cs="Arial"/>
          <w:sz w:val="20"/>
          <w:szCs w:val="20"/>
          <w:lang w:val="en-AU"/>
        </w:rPr>
        <w:t xml:space="preserve"> (“</w:t>
      </w:r>
      <w:r w:rsidR="00A44CD1" w:rsidRPr="00A44CD1">
        <w:rPr>
          <w:rFonts w:ascii="Arial" w:hAnsi="Arial" w:cs="Arial"/>
          <w:b/>
          <w:bCs/>
          <w:sz w:val="20"/>
          <w:szCs w:val="20"/>
          <w:lang w:val="en-AU"/>
        </w:rPr>
        <w:t>MSA</w:t>
      </w:r>
      <w:r w:rsidR="00A44CD1">
        <w:rPr>
          <w:rFonts w:ascii="Arial" w:hAnsi="Arial" w:cs="Arial"/>
          <w:sz w:val="20"/>
          <w:szCs w:val="20"/>
          <w:lang w:val="en-AU"/>
        </w:rPr>
        <w:t>”)</w:t>
      </w:r>
      <w:r w:rsidRPr="00E71D2A">
        <w:rPr>
          <w:rFonts w:ascii="Arial" w:hAnsi="Arial" w:cs="Arial"/>
          <w:sz w:val="20"/>
          <w:szCs w:val="20"/>
          <w:lang w:val="en-AU"/>
        </w:rPr>
        <w:t>.</w:t>
      </w:r>
      <w:r w:rsidR="009363CA" w:rsidRPr="00331BD0">
        <w:rPr>
          <w:rFonts w:ascii="Arial" w:hAnsi="Arial" w:cs="Arial"/>
          <w:sz w:val="20"/>
          <w:szCs w:val="20"/>
          <w:lang w:val="en-AU"/>
        </w:rPr>
        <w:t xml:space="preserve"> </w:t>
      </w:r>
      <w:r w:rsidR="00A75C0E" w:rsidRPr="00A75C0E">
        <w:rPr>
          <w:rFonts w:ascii="Arial" w:hAnsi="Arial" w:cs="Arial"/>
          <w:sz w:val="20"/>
          <w:szCs w:val="20"/>
          <w:lang w:val="en-AU"/>
        </w:rPr>
        <w:t>Capital terms and abbreviations used but not defined herein shall have the same meaning as set out in the MSA</w:t>
      </w:r>
      <w:r w:rsidR="00A75C0E">
        <w:rPr>
          <w:rFonts w:ascii="Arial" w:hAnsi="Arial" w:cs="Arial"/>
          <w:sz w:val="20"/>
          <w:szCs w:val="20"/>
          <w:lang w:val="en-AU"/>
        </w:rPr>
        <w:t>.</w:t>
      </w:r>
    </w:p>
    <w:p w14:paraId="14BB4621" w14:textId="3EBBC130" w:rsidR="009363CA" w:rsidRPr="00331BD0" w:rsidDel="00286AA0" w:rsidRDefault="009363CA" w:rsidP="00536ED9">
      <w:pPr>
        <w:ind w:left="708"/>
        <w:jc w:val="both"/>
        <w:rPr>
          <w:del w:id="27" w:author="Rachel Benevenuto" w:date="2025-07-02T16:34:00Z" w16du:dateUtc="2025-07-02T14:34:00Z"/>
          <w:rFonts w:ascii="Arial" w:hAnsi="Arial" w:cs="Arial"/>
          <w:sz w:val="20"/>
          <w:szCs w:val="20"/>
          <w:lang w:val="en-AU"/>
        </w:rPr>
      </w:pPr>
    </w:p>
    <w:p w14:paraId="6F7E1ACE" w14:textId="77777777" w:rsidR="0085462C" w:rsidRPr="00331BD0" w:rsidRDefault="0085462C" w:rsidP="00536ED9">
      <w:pPr>
        <w:ind w:left="708"/>
        <w:jc w:val="both"/>
        <w:rPr>
          <w:rFonts w:ascii="Arial" w:hAnsi="Arial" w:cs="Arial"/>
          <w:sz w:val="20"/>
          <w:szCs w:val="20"/>
          <w:lang w:val="en-AU"/>
        </w:rPr>
      </w:pPr>
    </w:p>
    <w:p w14:paraId="53D7413A" w14:textId="2FAC26C1" w:rsidR="009363CA" w:rsidRPr="00331BD0" w:rsidRDefault="003B412C" w:rsidP="0210ECFA">
      <w:pPr>
        <w:pStyle w:val="ListParagraph"/>
        <w:numPr>
          <w:ilvl w:val="0"/>
          <w:numId w:val="1"/>
        </w:numPr>
        <w:ind w:hanging="720"/>
        <w:jc w:val="both"/>
        <w:rPr>
          <w:rFonts w:ascii="Arial" w:hAnsi="Arial" w:cs="Arial"/>
          <w:b/>
          <w:bCs/>
          <w:sz w:val="20"/>
          <w:szCs w:val="20"/>
          <w:lang w:val="en-AU"/>
        </w:rPr>
      </w:pPr>
      <w:r>
        <w:rPr>
          <w:rFonts w:ascii="Arial" w:hAnsi="Arial" w:cs="Arial"/>
          <w:b/>
          <w:bCs/>
          <w:sz w:val="20"/>
          <w:szCs w:val="20"/>
          <w:lang w:val="en-AU"/>
        </w:rPr>
        <w:t>Scope of the SOW</w:t>
      </w:r>
    </w:p>
    <w:p w14:paraId="03EE3999" w14:textId="77777777" w:rsidR="008C743D" w:rsidRPr="00331BD0" w:rsidRDefault="008C743D" w:rsidP="00536ED9">
      <w:pPr>
        <w:ind w:left="708"/>
        <w:jc w:val="both"/>
        <w:rPr>
          <w:rFonts w:ascii="Arial" w:hAnsi="Arial" w:cs="Arial"/>
          <w:sz w:val="20"/>
          <w:szCs w:val="20"/>
          <w:lang w:val="en-AU"/>
        </w:rPr>
      </w:pPr>
    </w:p>
    <w:p w14:paraId="271FA8F7" w14:textId="472B8EA7" w:rsidR="00E51054" w:rsidRDefault="00550A67">
      <w:pPr>
        <w:pStyle w:val="ListParagraph"/>
        <w:ind w:left="760" w:hanging="760"/>
        <w:jc w:val="both"/>
        <w:rPr>
          <w:rFonts w:ascii="Arial" w:hAnsi="Arial" w:cs="Arial"/>
          <w:sz w:val="20"/>
          <w:szCs w:val="20"/>
          <w:lang w:val="en-AU"/>
        </w:rPr>
        <w:pPrChange w:id="28" w:author="Rachel Benevenuto" w:date="2025-07-02T14:55:00Z" w16du:dateUtc="2025-07-02T12:55:00Z">
          <w:pPr>
            <w:pStyle w:val="ListParagraph"/>
            <w:ind w:left="760"/>
            <w:jc w:val="both"/>
          </w:pPr>
        </w:pPrChange>
      </w:pPr>
      <w:ins w:id="29" w:author="Rachel Benevenuto" w:date="2025-07-02T14:54:00Z" w16du:dateUtc="2025-07-02T12:54:00Z">
        <w:r>
          <w:rPr>
            <w:rFonts w:ascii="Arial" w:hAnsi="Arial" w:cs="Arial"/>
            <w:sz w:val="20"/>
            <w:szCs w:val="20"/>
            <w:lang w:val="en-AU"/>
          </w:rPr>
          <w:t xml:space="preserve">2.1 </w:t>
        </w:r>
      </w:ins>
      <w:ins w:id="30" w:author="Rachel Benevenuto" w:date="2025-07-02T14:55:00Z" w16du:dateUtc="2025-07-02T12:55:00Z">
        <w:r>
          <w:rPr>
            <w:rFonts w:ascii="Arial" w:hAnsi="Arial" w:cs="Arial"/>
            <w:sz w:val="20"/>
            <w:szCs w:val="20"/>
            <w:lang w:val="en-AU"/>
          </w:rPr>
          <w:tab/>
        </w:r>
      </w:ins>
      <w:r w:rsidR="005B2834" w:rsidRPr="005B2834">
        <w:rPr>
          <w:rFonts w:ascii="Arial" w:hAnsi="Arial" w:cs="Arial"/>
          <w:sz w:val="20"/>
          <w:szCs w:val="20"/>
          <w:lang w:val="en-AU"/>
        </w:rPr>
        <w:t>Service Provider shall conduct a comprehensive audit and optimization of Colosseum's Azure Logic Apps that support data exchange for Microsoft Dynamics 365, with the objective of resolving intermittent issues and reliability concerns</w:t>
      </w:r>
      <w:ins w:id="31" w:author="Rachel Benevenuto" w:date="2025-07-02T14:14:00Z" w16du:dateUtc="2025-07-02T12:14:00Z">
        <w:r w:rsidR="009F1F6D">
          <w:rPr>
            <w:rFonts w:ascii="Arial" w:hAnsi="Arial" w:cs="Arial"/>
            <w:sz w:val="20"/>
            <w:szCs w:val="20"/>
            <w:lang w:val="en-AU"/>
          </w:rPr>
          <w:t>.</w:t>
        </w:r>
      </w:ins>
    </w:p>
    <w:p w14:paraId="087AEB5F" w14:textId="77777777" w:rsidR="005B2834" w:rsidRDefault="005B2834">
      <w:pPr>
        <w:pStyle w:val="ListParagraph"/>
        <w:ind w:left="760" w:hanging="760"/>
        <w:jc w:val="both"/>
        <w:rPr>
          <w:rFonts w:ascii="Arial" w:hAnsi="Arial" w:cs="Arial"/>
          <w:sz w:val="20"/>
          <w:szCs w:val="20"/>
          <w:lang w:val="en-AU"/>
        </w:rPr>
        <w:pPrChange w:id="32" w:author="Rachel Benevenuto" w:date="2025-07-02T14:55:00Z" w16du:dateUtc="2025-07-02T12:55:00Z">
          <w:pPr>
            <w:pStyle w:val="ListParagraph"/>
            <w:ind w:left="760"/>
            <w:jc w:val="both"/>
          </w:pPr>
        </w:pPrChange>
      </w:pPr>
    </w:p>
    <w:p w14:paraId="727DEB7E" w14:textId="75401AC7" w:rsidR="00876C9F" w:rsidRPr="00876C9F" w:rsidRDefault="00550A67">
      <w:pPr>
        <w:pStyle w:val="ListParagraph"/>
        <w:ind w:left="760" w:hanging="760"/>
        <w:jc w:val="both"/>
        <w:rPr>
          <w:rFonts w:ascii="Arial" w:hAnsi="Arial" w:cs="Arial"/>
          <w:sz w:val="20"/>
          <w:szCs w:val="20"/>
          <w:lang w:val="en-AU"/>
        </w:rPr>
        <w:pPrChange w:id="33" w:author="Rachel Benevenuto" w:date="2025-07-02T14:55:00Z" w16du:dateUtc="2025-07-02T12:55:00Z">
          <w:pPr>
            <w:pStyle w:val="ListParagraph"/>
            <w:numPr>
              <w:ilvl w:val="1"/>
              <w:numId w:val="1"/>
            </w:numPr>
            <w:ind w:left="760" w:hanging="760"/>
            <w:jc w:val="both"/>
          </w:pPr>
        </w:pPrChange>
      </w:pPr>
      <w:ins w:id="34" w:author="Rachel Benevenuto" w:date="2025-07-02T14:54:00Z" w16du:dateUtc="2025-07-02T12:54:00Z">
        <w:r>
          <w:rPr>
            <w:rFonts w:ascii="Arial" w:hAnsi="Arial" w:cs="Arial"/>
            <w:sz w:val="20"/>
            <w:szCs w:val="20"/>
            <w:lang w:val="en-AU"/>
          </w:rPr>
          <w:t>2.2</w:t>
        </w:r>
      </w:ins>
      <w:ins w:id="35" w:author="Rachel Benevenuto" w:date="2025-07-02T14:55:00Z" w16du:dateUtc="2025-07-02T12:55:00Z">
        <w:r>
          <w:rPr>
            <w:rFonts w:ascii="Arial" w:hAnsi="Arial" w:cs="Arial"/>
            <w:sz w:val="20"/>
            <w:szCs w:val="20"/>
            <w:lang w:val="en-AU"/>
          </w:rPr>
          <w:t xml:space="preserve"> </w:t>
        </w:r>
        <w:r>
          <w:rPr>
            <w:rFonts w:ascii="Arial" w:hAnsi="Arial" w:cs="Arial"/>
            <w:sz w:val="20"/>
            <w:szCs w:val="20"/>
            <w:lang w:val="en-AU"/>
          </w:rPr>
          <w:tab/>
        </w:r>
      </w:ins>
      <w:r w:rsidR="00876C9F" w:rsidRPr="00876C9F">
        <w:rPr>
          <w:rFonts w:ascii="Arial" w:hAnsi="Arial" w:cs="Arial"/>
          <w:sz w:val="20"/>
          <w:szCs w:val="20"/>
          <w:lang w:val="en-AU"/>
        </w:rPr>
        <w:t xml:space="preserve">The following tasks </w:t>
      </w:r>
      <w:r w:rsidR="00D3453D">
        <w:rPr>
          <w:rFonts w:ascii="Arial" w:hAnsi="Arial" w:cs="Arial"/>
          <w:sz w:val="20"/>
          <w:szCs w:val="20"/>
          <w:lang w:val="en-AU"/>
        </w:rPr>
        <w:t xml:space="preserve">shall </w:t>
      </w:r>
      <w:r w:rsidR="00876C9F" w:rsidRPr="00876C9F">
        <w:rPr>
          <w:rFonts w:ascii="Arial" w:hAnsi="Arial" w:cs="Arial"/>
          <w:sz w:val="20"/>
          <w:szCs w:val="20"/>
          <w:lang w:val="en-AU"/>
        </w:rPr>
        <w:t>be performed as part of th</w:t>
      </w:r>
      <w:r w:rsidR="00A14F5F">
        <w:rPr>
          <w:rFonts w:ascii="Arial" w:hAnsi="Arial" w:cs="Arial"/>
          <w:sz w:val="20"/>
          <w:szCs w:val="20"/>
          <w:lang w:val="en-AU"/>
        </w:rPr>
        <w:t>e Services</w:t>
      </w:r>
      <w:r w:rsidR="00876C9F" w:rsidRPr="00876C9F">
        <w:rPr>
          <w:rFonts w:ascii="Arial" w:hAnsi="Arial" w:cs="Arial"/>
          <w:sz w:val="20"/>
          <w:szCs w:val="20"/>
          <w:lang w:val="en-AU"/>
        </w:rPr>
        <w:t>:</w:t>
      </w:r>
    </w:p>
    <w:p w14:paraId="12D987CD" w14:textId="0541AF9B" w:rsidR="00876C9F" w:rsidDel="004225E0" w:rsidRDefault="00876C9F" w:rsidP="00876C9F">
      <w:pPr>
        <w:pStyle w:val="ListParagraph"/>
        <w:ind w:left="760"/>
        <w:jc w:val="both"/>
        <w:rPr>
          <w:del w:id="36" w:author="Rachel Benevenuto" w:date="2025-07-02T14:52:00Z" w16du:dateUtc="2025-07-02T12:52:00Z"/>
          <w:rFonts w:ascii="Arial" w:hAnsi="Arial" w:cs="Arial"/>
          <w:sz w:val="20"/>
          <w:szCs w:val="20"/>
          <w:lang w:val="en-AU"/>
        </w:rPr>
      </w:pPr>
    </w:p>
    <w:p w14:paraId="7DACC722" w14:textId="788B43E5" w:rsidR="005B2834" w:rsidRPr="005B2834" w:rsidRDefault="005B2834">
      <w:pPr>
        <w:numPr>
          <w:ilvl w:val="0"/>
          <w:numId w:val="29"/>
        </w:numPr>
        <w:tabs>
          <w:tab w:val="clear" w:pos="1480"/>
          <w:tab w:val="num" w:pos="720"/>
          <w:tab w:val="num" w:pos="1134"/>
        </w:tabs>
        <w:ind w:left="1134" w:hanging="283"/>
        <w:jc w:val="both"/>
        <w:rPr>
          <w:rFonts w:ascii="Arial" w:hAnsi="Arial" w:cs="Arial"/>
          <w:sz w:val="20"/>
          <w:szCs w:val="20"/>
          <w:lang w:val="hu-HU"/>
        </w:rPr>
        <w:pPrChange w:id="37" w:author="Rachel Benevenuto" w:date="2025-07-02T14:51:00Z" w16du:dateUtc="2025-07-02T12:51:00Z">
          <w:pPr>
            <w:numPr>
              <w:numId w:val="29"/>
            </w:numPr>
            <w:tabs>
              <w:tab w:val="num" w:pos="720"/>
              <w:tab w:val="num" w:pos="1480"/>
            </w:tabs>
            <w:ind w:left="1480" w:hanging="360"/>
            <w:jc w:val="both"/>
          </w:pPr>
        </w:pPrChange>
      </w:pPr>
      <w:r w:rsidRPr="005B2834">
        <w:rPr>
          <w:rFonts w:ascii="Arial" w:hAnsi="Arial" w:cs="Arial"/>
          <w:sz w:val="20"/>
          <w:szCs w:val="20"/>
          <w:lang w:val="hu-HU"/>
        </w:rPr>
        <w:t>Technical discovery session with Colosseum's ERP team and stakeholders</w:t>
      </w:r>
      <w:ins w:id="38" w:author="Rachel Benevenuto" w:date="2025-07-02T14:53:00Z" w16du:dateUtc="2025-07-02T12:53:00Z">
        <w:r w:rsidR="00864A63">
          <w:rPr>
            <w:rFonts w:ascii="Arial" w:hAnsi="Arial" w:cs="Arial"/>
            <w:sz w:val="20"/>
            <w:szCs w:val="20"/>
            <w:lang w:val="hu-HU"/>
          </w:rPr>
          <w:t>;</w:t>
        </w:r>
      </w:ins>
    </w:p>
    <w:p w14:paraId="68605145" w14:textId="0726330B" w:rsidR="005B2834" w:rsidRPr="005B2834" w:rsidRDefault="005B2834">
      <w:pPr>
        <w:numPr>
          <w:ilvl w:val="0"/>
          <w:numId w:val="29"/>
        </w:numPr>
        <w:tabs>
          <w:tab w:val="clear" w:pos="1480"/>
          <w:tab w:val="num" w:pos="720"/>
          <w:tab w:val="num" w:pos="1134"/>
        </w:tabs>
        <w:ind w:left="1134" w:hanging="283"/>
        <w:jc w:val="both"/>
        <w:rPr>
          <w:rFonts w:ascii="Arial" w:hAnsi="Arial" w:cs="Arial"/>
          <w:sz w:val="20"/>
          <w:szCs w:val="20"/>
          <w:lang w:val="hu-HU"/>
        </w:rPr>
        <w:pPrChange w:id="39" w:author="Rachel Benevenuto" w:date="2025-07-02T14:51:00Z" w16du:dateUtc="2025-07-02T12:51:00Z">
          <w:pPr>
            <w:numPr>
              <w:numId w:val="29"/>
            </w:numPr>
            <w:tabs>
              <w:tab w:val="num" w:pos="720"/>
              <w:tab w:val="num" w:pos="1480"/>
            </w:tabs>
            <w:ind w:left="1480" w:hanging="360"/>
            <w:jc w:val="both"/>
          </w:pPr>
        </w:pPrChange>
      </w:pPr>
      <w:r w:rsidRPr="005B2834">
        <w:rPr>
          <w:rFonts w:ascii="Arial" w:hAnsi="Arial" w:cs="Arial"/>
          <w:sz w:val="20"/>
          <w:szCs w:val="20"/>
          <w:lang w:val="hu-HU"/>
        </w:rPr>
        <w:t>Review of current Azure Logic Apps architecture and workflow designs</w:t>
      </w:r>
      <w:ins w:id="40" w:author="Rachel Benevenuto" w:date="2025-07-02T14:53:00Z" w16du:dateUtc="2025-07-02T12:53:00Z">
        <w:r w:rsidR="00864A63">
          <w:rPr>
            <w:rFonts w:ascii="Arial" w:hAnsi="Arial" w:cs="Arial"/>
            <w:sz w:val="20"/>
            <w:szCs w:val="20"/>
            <w:lang w:val="hu-HU"/>
          </w:rPr>
          <w:t>;</w:t>
        </w:r>
      </w:ins>
    </w:p>
    <w:p w14:paraId="521AAFE3" w14:textId="0B358E6B" w:rsidR="005B2834" w:rsidRPr="005B2834" w:rsidRDefault="005B2834">
      <w:pPr>
        <w:numPr>
          <w:ilvl w:val="0"/>
          <w:numId w:val="29"/>
        </w:numPr>
        <w:tabs>
          <w:tab w:val="clear" w:pos="1480"/>
          <w:tab w:val="num" w:pos="720"/>
          <w:tab w:val="num" w:pos="1134"/>
        </w:tabs>
        <w:ind w:left="1134" w:hanging="283"/>
        <w:jc w:val="both"/>
        <w:rPr>
          <w:rFonts w:ascii="Arial" w:hAnsi="Arial" w:cs="Arial"/>
          <w:sz w:val="20"/>
          <w:szCs w:val="20"/>
          <w:lang w:val="hu-HU"/>
        </w:rPr>
        <w:pPrChange w:id="41" w:author="Rachel Benevenuto" w:date="2025-07-02T14:51:00Z" w16du:dateUtc="2025-07-02T12:51:00Z">
          <w:pPr>
            <w:numPr>
              <w:numId w:val="29"/>
            </w:numPr>
            <w:tabs>
              <w:tab w:val="num" w:pos="720"/>
              <w:tab w:val="num" w:pos="1480"/>
            </w:tabs>
            <w:ind w:left="1480" w:hanging="360"/>
            <w:jc w:val="both"/>
          </w:pPr>
        </w:pPrChange>
      </w:pPr>
      <w:r w:rsidRPr="005B2834">
        <w:rPr>
          <w:rFonts w:ascii="Arial" w:hAnsi="Arial" w:cs="Arial"/>
          <w:sz w:val="20"/>
          <w:szCs w:val="20"/>
          <w:lang w:val="hu-HU"/>
        </w:rPr>
        <w:t>Collection and analysis of historical performance data, logs, and error patterns</w:t>
      </w:r>
      <w:ins w:id="42" w:author="Rachel Benevenuto" w:date="2025-07-02T14:53:00Z" w16du:dateUtc="2025-07-02T12:53:00Z">
        <w:r w:rsidR="00864A63">
          <w:rPr>
            <w:rFonts w:ascii="Arial" w:hAnsi="Arial" w:cs="Arial"/>
            <w:sz w:val="20"/>
            <w:szCs w:val="20"/>
            <w:lang w:val="hu-HU"/>
          </w:rPr>
          <w:t>;</w:t>
        </w:r>
      </w:ins>
    </w:p>
    <w:p w14:paraId="64DA7FEA" w14:textId="44A58146" w:rsidR="005B2834" w:rsidRDefault="005B2834">
      <w:pPr>
        <w:numPr>
          <w:ilvl w:val="0"/>
          <w:numId w:val="29"/>
        </w:numPr>
        <w:tabs>
          <w:tab w:val="clear" w:pos="1480"/>
          <w:tab w:val="num" w:pos="720"/>
          <w:tab w:val="num" w:pos="1134"/>
        </w:tabs>
        <w:ind w:left="1134" w:hanging="283"/>
        <w:jc w:val="both"/>
        <w:rPr>
          <w:rFonts w:ascii="Arial" w:hAnsi="Arial" w:cs="Arial"/>
          <w:sz w:val="20"/>
          <w:szCs w:val="20"/>
          <w:lang w:val="hu-HU"/>
        </w:rPr>
        <w:pPrChange w:id="43" w:author="Rachel Benevenuto" w:date="2025-07-02T14:51:00Z" w16du:dateUtc="2025-07-02T12:51:00Z">
          <w:pPr>
            <w:numPr>
              <w:numId w:val="29"/>
            </w:numPr>
            <w:tabs>
              <w:tab w:val="num" w:pos="720"/>
              <w:tab w:val="num" w:pos="1480"/>
            </w:tabs>
            <w:ind w:left="1480" w:hanging="360"/>
            <w:jc w:val="both"/>
          </w:pPr>
        </w:pPrChange>
      </w:pPr>
      <w:r w:rsidRPr="005B2834">
        <w:rPr>
          <w:rFonts w:ascii="Arial" w:hAnsi="Arial" w:cs="Arial"/>
          <w:sz w:val="20"/>
          <w:szCs w:val="20"/>
          <w:lang w:val="hu-HU"/>
        </w:rPr>
        <w:t xml:space="preserve">Documentation of </w:t>
      </w:r>
      <w:r w:rsidR="00AE66DB">
        <w:rPr>
          <w:rFonts w:ascii="Arial" w:hAnsi="Arial" w:cs="Arial"/>
          <w:sz w:val="20"/>
          <w:szCs w:val="20"/>
          <w:lang w:val="hu-HU"/>
        </w:rPr>
        <w:t>the current infrastructure</w:t>
      </w:r>
      <w:ins w:id="44" w:author="Rachel Benevenuto" w:date="2025-07-02T14:53:00Z" w16du:dateUtc="2025-07-02T12:53:00Z">
        <w:r w:rsidR="00864A63">
          <w:rPr>
            <w:rFonts w:ascii="Arial" w:hAnsi="Arial" w:cs="Arial"/>
            <w:sz w:val="20"/>
            <w:szCs w:val="20"/>
            <w:lang w:val="hu-HU"/>
          </w:rPr>
          <w:t>; and</w:t>
        </w:r>
      </w:ins>
    </w:p>
    <w:p w14:paraId="3F956579" w14:textId="6DB73F55" w:rsidR="00AE66DB" w:rsidRPr="00783821" w:rsidRDefault="00AE66DB">
      <w:pPr>
        <w:numPr>
          <w:ilvl w:val="0"/>
          <w:numId w:val="29"/>
        </w:numPr>
        <w:tabs>
          <w:tab w:val="clear" w:pos="1480"/>
          <w:tab w:val="num" w:pos="720"/>
          <w:tab w:val="num" w:pos="1134"/>
        </w:tabs>
        <w:ind w:left="1134" w:hanging="283"/>
        <w:jc w:val="both"/>
        <w:rPr>
          <w:ins w:id="45" w:author="Rachel Benevenuto" w:date="2025-07-02T15:09:00Z" w16du:dateUtc="2025-07-02T13:09:00Z"/>
          <w:rFonts w:ascii="Arial" w:hAnsi="Arial" w:cs="Arial"/>
          <w:sz w:val="20"/>
          <w:szCs w:val="20"/>
          <w:lang w:val="hu-HU"/>
          <w:rPrChange w:id="46" w:author="Rachel Benevenuto" w:date="2025-07-02T15:09:00Z" w16du:dateUtc="2025-07-02T13:09:00Z">
            <w:rPr>
              <w:ins w:id="47" w:author="Rachel Benevenuto" w:date="2025-07-02T15:09:00Z" w16du:dateUtc="2025-07-02T13:09:00Z"/>
              <w:rFonts w:ascii="Arial" w:hAnsi="Arial" w:cs="Arial"/>
              <w:sz w:val="20"/>
              <w:szCs w:val="20"/>
              <w:lang w:val="en-US"/>
            </w:rPr>
          </w:rPrChange>
        </w:rPr>
      </w:pPr>
      <w:r w:rsidRPr="000E2AD1">
        <w:rPr>
          <w:rFonts w:ascii="Arial" w:hAnsi="Arial" w:cs="Arial"/>
          <w:sz w:val="20"/>
          <w:szCs w:val="20"/>
          <w:lang w:val="en-US"/>
        </w:rPr>
        <w:t>Recommendations for addressing identified issues and general optimization opportunities</w:t>
      </w:r>
      <w:ins w:id="48" w:author="Rachel Benevenuto" w:date="2025-07-02T14:53:00Z" w16du:dateUtc="2025-07-02T12:53:00Z">
        <w:r w:rsidR="00864A63">
          <w:rPr>
            <w:rFonts w:ascii="Arial" w:hAnsi="Arial" w:cs="Arial"/>
            <w:sz w:val="20"/>
            <w:szCs w:val="20"/>
            <w:lang w:val="en-US"/>
          </w:rPr>
          <w:t>.</w:t>
        </w:r>
      </w:ins>
    </w:p>
    <w:p w14:paraId="163EC206" w14:textId="77777777" w:rsidR="00783821" w:rsidRDefault="00783821" w:rsidP="00783821">
      <w:pPr>
        <w:tabs>
          <w:tab w:val="num" w:pos="1480"/>
        </w:tabs>
        <w:jc w:val="both"/>
        <w:rPr>
          <w:ins w:id="49" w:author="Rachel Benevenuto" w:date="2025-07-02T15:09:00Z" w16du:dateUtc="2025-07-02T13:09:00Z"/>
          <w:rFonts w:ascii="Arial" w:hAnsi="Arial" w:cs="Arial"/>
          <w:sz w:val="20"/>
          <w:szCs w:val="20"/>
          <w:lang w:val="en-US"/>
        </w:rPr>
      </w:pPr>
    </w:p>
    <w:p w14:paraId="2624F8C9" w14:textId="19BB0808" w:rsidR="00783821" w:rsidRDefault="00783821" w:rsidP="00783821">
      <w:pPr>
        <w:tabs>
          <w:tab w:val="num" w:pos="1480"/>
        </w:tabs>
        <w:ind w:left="851" w:hanging="851"/>
        <w:jc w:val="both"/>
        <w:rPr>
          <w:rFonts w:ascii="Arial" w:hAnsi="Arial" w:cs="Arial"/>
          <w:sz w:val="20"/>
          <w:szCs w:val="20"/>
          <w:lang w:val="hu-HU"/>
        </w:rPr>
        <w:pPrChange w:id="50" w:author="Rachel Benevenuto" w:date="2025-07-02T15:10:00Z" w16du:dateUtc="2025-07-02T13:10:00Z">
          <w:pPr>
            <w:numPr>
              <w:numId w:val="29"/>
            </w:numPr>
            <w:tabs>
              <w:tab w:val="num" w:pos="720"/>
              <w:tab w:val="num" w:pos="1480"/>
            </w:tabs>
            <w:ind w:left="1480" w:hanging="360"/>
            <w:jc w:val="both"/>
          </w:pPr>
        </w:pPrChange>
      </w:pPr>
      <w:ins w:id="51" w:author="Rachel Benevenuto" w:date="2025-07-02T15:09:00Z" w16du:dateUtc="2025-07-02T13:09:00Z">
        <w:r>
          <w:rPr>
            <w:rFonts w:ascii="Arial" w:hAnsi="Arial" w:cs="Arial"/>
            <w:sz w:val="20"/>
            <w:szCs w:val="20"/>
            <w:lang w:val="en-US"/>
          </w:rPr>
          <w:t>2.3</w:t>
        </w:r>
        <w:r w:rsidRPr="00783821">
          <w:rPr>
            <w:rFonts w:ascii="Arial" w:hAnsi="Arial" w:cs="Arial"/>
            <w:sz w:val="20"/>
            <w:szCs w:val="20"/>
            <w:lang w:val="en-AU"/>
          </w:rPr>
          <w:t xml:space="preserve"> </w:t>
        </w:r>
      </w:ins>
      <w:ins w:id="52" w:author="Rachel Benevenuto" w:date="2025-07-02T15:10:00Z" w16du:dateUtc="2025-07-02T13:10:00Z">
        <w:r>
          <w:rPr>
            <w:rFonts w:ascii="Arial" w:hAnsi="Arial" w:cs="Arial"/>
            <w:sz w:val="20"/>
            <w:szCs w:val="20"/>
            <w:lang w:val="en-AU"/>
          </w:rPr>
          <w:tab/>
        </w:r>
      </w:ins>
      <w:ins w:id="53" w:author="Rachel Benevenuto" w:date="2025-07-02T15:09:00Z" w16du:dateUtc="2025-07-02T13:09:00Z">
        <w:r w:rsidRPr="00756D38">
          <w:rPr>
            <w:rFonts w:ascii="Arial" w:hAnsi="Arial" w:cs="Arial"/>
            <w:sz w:val="20"/>
            <w:szCs w:val="20"/>
            <w:lang w:val="en-AU"/>
          </w:rPr>
          <w:t xml:space="preserve">The Services shall be performed by a dedicated team provided by the </w:t>
        </w:r>
        <w:r>
          <w:rPr>
            <w:rFonts w:ascii="Arial" w:hAnsi="Arial" w:cs="Arial"/>
            <w:sz w:val="20"/>
            <w:szCs w:val="20"/>
            <w:lang w:val="en-AU"/>
          </w:rPr>
          <w:t xml:space="preserve">Service Provider's </w:t>
        </w:r>
        <w:r w:rsidRPr="00756D38">
          <w:rPr>
            <w:rFonts w:ascii="Arial" w:hAnsi="Arial" w:cs="Arial"/>
            <w:sz w:val="20"/>
            <w:szCs w:val="20"/>
            <w:lang w:val="en-AU"/>
          </w:rPr>
          <w:t xml:space="preserve">team, consisting of professionals with varied expertise to ensure optimal workload distribution. The team will operate on demand, optimizing task allocation to ensure efficient project delivery. A senior team member will act as the single point of responsibility, ensuring streamlined communication and accountability throughout the </w:t>
        </w:r>
        <w:r>
          <w:rPr>
            <w:rFonts w:ascii="Arial" w:hAnsi="Arial" w:cs="Arial"/>
            <w:sz w:val="20"/>
            <w:szCs w:val="20"/>
            <w:lang w:val="en-AU"/>
          </w:rPr>
          <w:t>duration of this SOW</w:t>
        </w:r>
        <w:r w:rsidRPr="00756D38">
          <w:rPr>
            <w:rFonts w:ascii="Arial" w:hAnsi="Arial" w:cs="Arial"/>
            <w:sz w:val="20"/>
            <w:szCs w:val="20"/>
            <w:lang w:val="en-AU"/>
          </w:rPr>
          <w:t>.</w:t>
        </w:r>
      </w:ins>
    </w:p>
    <w:p w14:paraId="6A949771" w14:textId="77777777" w:rsidR="005B2834" w:rsidRPr="005B2834" w:rsidRDefault="005B2834" w:rsidP="005B2834">
      <w:pPr>
        <w:ind w:left="1480"/>
        <w:jc w:val="both"/>
        <w:rPr>
          <w:rFonts w:ascii="Arial" w:hAnsi="Arial" w:cs="Arial"/>
          <w:sz w:val="20"/>
          <w:szCs w:val="20"/>
          <w:lang w:val="hu-HU"/>
        </w:rPr>
      </w:pPr>
    </w:p>
    <w:p w14:paraId="4614B29D" w14:textId="57BB16AC" w:rsidR="000D1EAB" w:rsidRDefault="00D679F7">
      <w:pPr>
        <w:ind w:left="708" w:hanging="708"/>
        <w:jc w:val="both"/>
        <w:rPr>
          <w:ins w:id="54" w:author="Rachel Benevenuto" w:date="2025-07-02T14:43:00Z" w16du:dateUtc="2025-07-02T12:43:00Z"/>
          <w:rFonts w:ascii="Arial" w:hAnsi="Arial" w:cs="Arial"/>
          <w:sz w:val="20"/>
          <w:szCs w:val="20"/>
          <w:lang w:val="hu-HU"/>
        </w:rPr>
        <w:pPrChange w:id="55" w:author="Rachel Benevenuto" w:date="2025-07-02T14:43:00Z" w16du:dateUtc="2025-07-02T12:43:00Z">
          <w:pPr>
            <w:ind w:left="708"/>
            <w:jc w:val="both"/>
          </w:pPr>
        </w:pPrChange>
      </w:pPr>
      <w:ins w:id="56" w:author="Rachel Benevenuto" w:date="2025-07-02T14:43:00Z" w16du:dateUtc="2025-07-02T12:43:00Z">
        <w:r>
          <w:rPr>
            <w:rFonts w:ascii="Arial" w:hAnsi="Arial" w:cs="Arial"/>
            <w:b/>
            <w:bCs/>
            <w:sz w:val="20"/>
            <w:szCs w:val="20"/>
            <w:lang w:val="hu-HU"/>
          </w:rPr>
          <w:t>3.</w:t>
        </w:r>
        <w:r>
          <w:rPr>
            <w:rFonts w:ascii="Arial" w:hAnsi="Arial" w:cs="Arial"/>
            <w:b/>
            <w:bCs/>
            <w:sz w:val="20"/>
            <w:szCs w:val="20"/>
            <w:lang w:val="hu-HU"/>
          </w:rPr>
          <w:tab/>
        </w:r>
      </w:ins>
      <w:r w:rsidR="005B2834" w:rsidRPr="005B2834">
        <w:rPr>
          <w:rFonts w:ascii="Arial" w:hAnsi="Arial" w:cs="Arial"/>
          <w:b/>
          <w:bCs/>
          <w:sz w:val="20"/>
          <w:szCs w:val="20"/>
          <w:lang w:val="hu-HU"/>
        </w:rPr>
        <w:t>Deliverable</w:t>
      </w:r>
      <w:ins w:id="57" w:author="Rachel Benevenuto" w:date="2025-07-02T14:55:00Z" w16du:dateUtc="2025-07-02T12:55:00Z">
        <w:r w:rsidR="00550A67">
          <w:rPr>
            <w:rFonts w:ascii="Arial" w:hAnsi="Arial" w:cs="Arial"/>
            <w:b/>
            <w:bCs/>
            <w:sz w:val="20"/>
            <w:szCs w:val="20"/>
            <w:lang w:val="hu-HU"/>
          </w:rPr>
          <w:t>s</w:t>
        </w:r>
      </w:ins>
      <w:del w:id="58" w:author="Rachel Benevenuto" w:date="2025-07-02T14:43:00Z" w16du:dateUtc="2025-07-02T12:43:00Z">
        <w:r w:rsidR="005B2834" w:rsidRPr="005B2834" w:rsidDel="000D1EAB">
          <w:rPr>
            <w:rFonts w:ascii="Arial" w:hAnsi="Arial" w:cs="Arial"/>
            <w:b/>
            <w:bCs/>
            <w:sz w:val="20"/>
            <w:szCs w:val="20"/>
            <w:lang w:val="hu-HU"/>
          </w:rPr>
          <w:delText>:</w:delText>
        </w:r>
      </w:del>
      <w:r w:rsidR="005B2834" w:rsidRPr="005B2834">
        <w:rPr>
          <w:rFonts w:ascii="Arial" w:hAnsi="Arial" w:cs="Arial"/>
          <w:sz w:val="20"/>
          <w:szCs w:val="20"/>
          <w:lang w:val="hu-HU"/>
        </w:rPr>
        <w:t xml:space="preserve"> </w:t>
      </w:r>
    </w:p>
    <w:p w14:paraId="00663CF1" w14:textId="77777777" w:rsidR="00D679F7" w:rsidRDefault="00D679F7" w:rsidP="005B2834">
      <w:pPr>
        <w:ind w:left="708"/>
        <w:jc w:val="both"/>
        <w:rPr>
          <w:ins w:id="59" w:author="Rachel Benevenuto" w:date="2025-07-02T14:43:00Z" w16du:dateUtc="2025-07-02T12:43:00Z"/>
          <w:rFonts w:ascii="Arial" w:hAnsi="Arial" w:cs="Arial"/>
          <w:sz w:val="20"/>
          <w:szCs w:val="20"/>
          <w:lang w:val="hu-HU"/>
        </w:rPr>
      </w:pPr>
    </w:p>
    <w:p w14:paraId="6597C8A5" w14:textId="77777777" w:rsidR="00902D1A" w:rsidRDefault="00623A10" w:rsidP="005B2834">
      <w:pPr>
        <w:ind w:left="708"/>
        <w:jc w:val="both"/>
        <w:rPr>
          <w:ins w:id="60" w:author="Rachel Benevenuto" w:date="2025-07-02T14:51:00Z" w16du:dateUtc="2025-07-02T12:51:00Z"/>
          <w:rFonts w:ascii="Arial" w:hAnsi="Arial" w:cs="Arial"/>
          <w:sz w:val="20"/>
          <w:szCs w:val="20"/>
          <w:lang w:val="hu-HU"/>
        </w:rPr>
      </w:pPr>
      <w:ins w:id="61" w:author="Rachel Benevenuto" w:date="2025-07-02T14:43:00Z" w16du:dateUtc="2025-07-02T12:43:00Z">
        <w:r>
          <w:rPr>
            <w:rFonts w:ascii="Arial" w:hAnsi="Arial" w:cs="Arial"/>
            <w:sz w:val="20"/>
            <w:szCs w:val="20"/>
            <w:lang w:val="hu-HU"/>
          </w:rPr>
          <w:t>The Service Provider shall provide Col</w:t>
        </w:r>
      </w:ins>
      <w:ins w:id="62" w:author="Rachel Benevenuto" w:date="2025-07-02T14:44:00Z" w16du:dateUtc="2025-07-02T12:44:00Z">
        <w:r>
          <w:rPr>
            <w:rFonts w:ascii="Arial" w:hAnsi="Arial" w:cs="Arial"/>
            <w:sz w:val="20"/>
            <w:szCs w:val="20"/>
            <w:lang w:val="hu-HU"/>
          </w:rPr>
          <w:t>osseum with a c</w:t>
        </w:r>
      </w:ins>
      <w:del w:id="63" w:author="Rachel Benevenuto" w:date="2025-07-02T14:44:00Z" w16du:dateUtc="2025-07-02T12:44:00Z">
        <w:r w:rsidR="005B2834" w:rsidRPr="005B2834" w:rsidDel="00623A10">
          <w:rPr>
            <w:rFonts w:ascii="Arial" w:hAnsi="Arial" w:cs="Arial"/>
            <w:sz w:val="20"/>
            <w:szCs w:val="20"/>
            <w:lang w:val="hu-HU"/>
          </w:rPr>
          <w:delText>C</w:delText>
        </w:r>
      </w:del>
      <w:r w:rsidR="005B2834" w:rsidRPr="005B2834">
        <w:rPr>
          <w:rFonts w:ascii="Arial" w:hAnsi="Arial" w:cs="Arial"/>
          <w:sz w:val="20"/>
          <w:szCs w:val="20"/>
          <w:lang w:val="hu-HU"/>
        </w:rPr>
        <w:t>omprehensive technical documentation report containing</w:t>
      </w:r>
      <w:ins w:id="64" w:author="Rachel Benevenuto" w:date="2025-07-02T14:50:00Z" w16du:dateUtc="2025-07-02T12:50:00Z">
        <w:r w:rsidR="00E35FC3">
          <w:rPr>
            <w:rFonts w:ascii="Arial" w:hAnsi="Arial" w:cs="Arial"/>
            <w:sz w:val="20"/>
            <w:szCs w:val="20"/>
            <w:lang w:val="hu-HU"/>
          </w:rPr>
          <w:t>:</w:t>
        </w:r>
      </w:ins>
      <w:r w:rsidR="005B2834" w:rsidRPr="005B2834">
        <w:rPr>
          <w:rFonts w:ascii="Arial" w:hAnsi="Arial" w:cs="Arial"/>
          <w:sz w:val="20"/>
          <w:szCs w:val="20"/>
          <w:lang w:val="hu-HU"/>
        </w:rPr>
        <w:t xml:space="preserve"> </w:t>
      </w:r>
    </w:p>
    <w:p w14:paraId="57AB4C42" w14:textId="3EFFE20C" w:rsidR="00902D1A" w:rsidRDefault="005B2834">
      <w:pPr>
        <w:numPr>
          <w:ilvl w:val="0"/>
          <w:numId w:val="29"/>
        </w:numPr>
        <w:tabs>
          <w:tab w:val="clear" w:pos="1480"/>
          <w:tab w:val="num" w:pos="720"/>
          <w:tab w:val="num" w:pos="1134"/>
        </w:tabs>
        <w:ind w:left="1134" w:hanging="283"/>
        <w:jc w:val="both"/>
        <w:rPr>
          <w:ins w:id="65" w:author="Rachel Benevenuto" w:date="2025-07-02T14:51:00Z" w16du:dateUtc="2025-07-02T12:51:00Z"/>
          <w:rFonts w:ascii="Arial" w:hAnsi="Arial" w:cs="Arial"/>
          <w:sz w:val="20"/>
          <w:szCs w:val="20"/>
          <w:lang w:val="hu-HU"/>
        </w:rPr>
        <w:pPrChange w:id="66" w:author="Rachel Benevenuto" w:date="2025-07-02T14:52:00Z" w16du:dateUtc="2025-07-02T12:52:00Z">
          <w:pPr>
            <w:ind w:left="708"/>
            <w:jc w:val="both"/>
          </w:pPr>
        </w:pPrChange>
      </w:pPr>
      <w:del w:id="67" w:author="Rachel Benevenuto" w:date="2025-07-02T14:53:00Z" w16du:dateUtc="2025-07-02T12:53:00Z">
        <w:r w:rsidRPr="005B2834" w:rsidDel="004225E0">
          <w:rPr>
            <w:rFonts w:ascii="Arial" w:hAnsi="Arial" w:cs="Arial"/>
            <w:sz w:val="20"/>
            <w:szCs w:val="20"/>
            <w:lang w:val="hu-HU"/>
          </w:rPr>
          <w:delText>the c</w:delText>
        </w:r>
      </w:del>
      <w:ins w:id="68" w:author="Rachel Benevenuto" w:date="2025-07-02T14:53:00Z" w16du:dateUtc="2025-07-02T12:53:00Z">
        <w:r w:rsidR="004225E0">
          <w:rPr>
            <w:rFonts w:ascii="Arial" w:hAnsi="Arial" w:cs="Arial"/>
            <w:sz w:val="20"/>
            <w:szCs w:val="20"/>
            <w:lang w:val="hu-HU"/>
          </w:rPr>
          <w:t>C</w:t>
        </w:r>
      </w:ins>
      <w:r w:rsidRPr="005B2834">
        <w:rPr>
          <w:rFonts w:ascii="Arial" w:hAnsi="Arial" w:cs="Arial"/>
          <w:sz w:val="20"/>
          <w:szCs w:val="20"/>
          <w:lang w:val="hu-HU"/>
        </w:rPr>
        <w:t>omplete analysis of the existing system</w:t>
      </w:r>
      <w:ins w:id="69" w:author="Rachel Benevenuto" w:date="2025-07-02T14:53:00Z" w16du:dateUtc="2025-07-02T12:53:00Z">
        <w:r w:rsidR="00864A63">
          <w:rPr>
            <w:rFonts w:ascii="Arial" w:hAnsi="Arial" w:cs="Arial"/>
            <w:sz w:val="20"/>
            <w:szCs w:val="20"/>
            <w:lang w:val="hu-HU"/>
          </w:rPr>
          <w:t>;</w:t>
        </w:r>
      </w:ins>
      <w:del w:id="70" w:author="Rachel Benevenuto" w:date="2025-07-02T14:53:00Z" w16du:dateUtc="2025-07-02T12:53:00Z">
        <w:r w:rsidRPr="005B2834" w:rsidDel="00864A63">
          <w:rPr>
            <w:rFonts w:ascii="Arial" w:hAnsi="Arial" w:cs="Arial"/>
            <w:sz w:val="20"/>
            <w:szCs w:val="20"/>
            <w:lang w:val="hu-HU"/>
          </w:rPr>
          <w:delText>,</w:delText>
        </w:r>
      </w:del>
      <w:r w:rsidRPr="005B2834">
        <w:rPr>
          <w:rFonts w:ascii="Arial" w:hAnsi="Arial" w:cs="Arial"/>
          <w:sz w:val="20"/>
          <w:szCs w:val="20"/>
          <w:lang w:val="hu-HU"/>
        </w:rPr>
        <w:t xml:space="preserve"> </w:t>
      </w:r>
    </w:p>
    <w:p w14:paraId="36A85B09" w14:textId="3B0AECCB" w:rsidR="00902D1A" w:rsidRDefault="004225E0">
      <w:pPr>
        <w:numPr>
          <w:ilvl w:val="0"/>
          <w:numId w:val="29"/>
        </w:numPr>
        <w:tabs>
          <w:tab w:val="clear" w:pos="1480"/>
          <w:tab w:val="num" w:pos="720"/>
          <w:tab w:val="num" w:pos="1134"/>
        </w:tabs>
        <w:ind w:left="1134" w:hanging="283"/>
        <w:jc w:val="both"/>
        <w:rPr>
          <w:ins w:id="71" w:author="Rachel Benevenuto" w:date="2025-07-02T14:51:00Z" w16du:dateUtc="2025-07-02T12:51:00Z"/>
          <w:rFonts w:ascii="Arial" w:hAnsi="Arial" w:cs="Arial"/>
          <w:sz w:val="20"/>
          <w:szCs w:val="20"/>
          <w:lang w:val="hu-HU"/>
        </w:rPr>
        <w:pPrChange w:id="72" w:author="Rachel Benevenuto" w:date="2025-07-02T14:52:00Z" w16du:dateUtc="2025-07-02T12:52:00Z">
          <w:pPr>
            <w:ind w:left="708"/>
            <w:jc w:val="both"/>
          </w:pPr>
        </w:pPrChange>
      </w:pPr>
      <w:ins w:id="73" w:author="Rachel Benevenuto" w:date="2025-07-02T14:53:00Z" w16du:dateUtc="2025-07-02T12:53:00Z">
        <w:r>
          <w:rPr>
            <w:rFonts w:ascii="Arial" w:hAnsi="Arial" w:cs="Arial"/>
            <w:sz w:val="20"/>
            <w:szCs w:val="20"/>
            <w:lang w:val="hu-HU"/>
          </w:rPr>
          <w:t>I</w:t>
        </w:r>
      </w:ins>
      <w:del w:id="74" w:author="Rachel Benevenuto" w:date="2025-07-02T14:53:00Z" w16du:dateUtc="2025-07-02T12:53:00Z">
        <w:r w:rsidR="005B2834" w:rsidRPr="005B2834" w:rsidDel="004225E0">
          <w:rPr>
            <w:rFonts w:ascii="Arial" w:hAnsi="Arial" w:cs="Arial"/>
            <w:sz w:val="20"/>
            <w:szCs w:val="20"/>
            <w:lang w:val="hu-HU"/>
          </w:rPr>
          <w:delText>i</w:delText>
        </w:r>
      </w:del>
      <w:r w:rsidR="005B2834" w:rsidRPr="005B2834">
        <w:rPr>
          <w:rFonts w:ascii="Arial" w:hAnsi="Arial" w:cs="Arial"/>
          <w:sz w:val="20"/>
          <w:szCs w:val="20"/>
          <w:lang w:val="hu-HU"/>
        </w:rPr>
        <w:t>dentified issues</w:t>
      </w:r>
      <w:ins w:id="75" w:author="Rachel Benevenuto" w:date="2025-07-02T14:53:00Z" w16du:dateUtc="2025-07-02T12:53:00Z">
        <w:r w:rsidR="00864A63">
          <w:rPr>
            <w:rFonts w:ascii="Arial" w:hAnsi="Arial" w:cs="Arial"/>
            <w:sz w:val="20"/>
            <w:szCs w:val="20"/>
            <w:lang w:val="hu-HU"/>
          </w:rPr>
          <w:t>;</w:t>
        </w:r>
      </w:ins>
      <w:del w:id="76" w:author="Rachel Benevenuto" w:date="2025-07-02T14:53:00Z" w16du:dateUtc="2025-07-02T12:53:00Z">
        <w:r w:rsidR="005B2834" w:rsidRPr="005B2834" w:rsidDel="00864A63">
          <w:rPr>
            <w:rFonts w:ascii="Arial" w:hAnsi="Arial" w:cs="Arial"/>
            <w:sz w:val="20"/>
            <w:szCs w:val="20"/>
            <w:lang w:val="hu-HU"/>
          </w:rPr>
          <w:delText>,</w:delText>
        </w:r>
      </w:del>
      <w:r w:rsidR="005B2834" w:rsidRPr="005B2834">
        <w:rPr>
          <w:rFonts w:ascii="Arial" w:hAnsi="Arial" w:cs="Arial"/>
          <w:sz w:val="20"/>
          <w:szCs w:val="20"/>
          <w:lang w:val="hu-HU"/>
        </w:rPr>
        <w:t xml:space="preserve"> </w:t>
      </w:r>
    </w:p>
    <w:p w14:paraId="576F62B1" w14:textId="0DADF662" w:rsidR="00902D1A" w:rsidRDefault="004225E0">
      <w:pPr>
        <w:numPr>
          <w:ilvl w:val="0"/>
          <w:numId w:val="29"/>
        </w:numPr>
        <w:tabs>
          <w:tab w:val="clear" w:pos="1480"/>
          <w:tab w:val="num" w:pos="720"/>
          <w:tab w:val="num" w:pos="1134"/>
        </w:tabs>
        <w:ind w:left="1134" w:hanging="283"/>
        <w:jc w:val="both"/>
        <w:rPr>
          <w:ins w:id="77" w:author="Rachel Benevenuto" w:date="2025-07-02T14:51:00Z" w16du:dateUtc="2025-07-02T12:51:00Z"/>
          <w:rFonts w:ascii="Arial" w:hAnsi="Arial" w:cs="Arial"/>
          <w:sz w:val="20"/>
          <w:szCs w:val="20"/>
          <w:lang w:val="hu-HU"/>
        </w:rPr>
        <w:pPrChange w:id="78" w:author="Rachel Benevenuto" w:date="2025-07-02T14:52:00Z" w16du:dateUtc="2025-07-02T12:52:00Z">
          <w:pPr>
            <w:ind w:left="708"/>
            <w:jc w:val="both"/>
          </w:pPr>
        </w:pPrChange>
      </w:pPr>
      <w:ins w:id="79" w:author="Rachel Benevenuto" w:date="2025-07-02T14:53:00Z" w16du:dateUtc="2025-07-02T12:53:00Z">
        <w:r>
          <w:rPr>
            <w:rFonts w:ascii="Arial" w:hAnsi="Arial" w:cs="Arial"/>
            <w:sz w:val="20"/>
            <w:szCs w:val="20"/>
            <w:lang w:val="hu-HU"/>
          </w:rPr>
          <w:t>R</w:t>
        </w:r>
      </w:ins>
      <w:del w:id="80" w:author="Rachel Benevenuto" w:date="2025-07-02T14:53:00Z" w16du:dateUtc="2025-07-02T12:53:00Z">
        <w:r w:rsidR="005B2834" w:rsidRPr="005B2834" w:rsidDel="004225E0">
          <w:rPr>
            <w:rFonts w:ascii="Arial" w:hAnsi="Arial" w:cs="Arial"/>
            <w:sz w:val="20"/>
            <w:szCs w:val="20"/>
            <w:lang w:val="hu-HU"/>
          </w:rPr>
          <w:delText>r</w:delText>
        </w:r>
      </w:del>
      <w:r w:rsidR="005B2834" w:rsidRPr="005B2834">
        <w:rPr>
          <w:rFonts w:ascii="Arial" w:hAnsi="Arial" w:cs="Arial"/>
          <w:sz w:val="20"/>
          <w:szCs w:val="20"/>
          <w:lang w:val="hu-HU"/>
        </w:rPr>
        <w:t>oot cause analysis</w:t>
      </w:r>
      <w:ins w:id="81" w:author="Rachel Benevenuto" w:date="2025-07-02T14:53:00Z" w16du:dateUtc="2025-07-02T12:53:00Z">
        <w:r w:rsidR="00864A63">
          <w:rPr>
            <w:rFonts w:ascii="Arial" w:hAnsi="Arial" w:cs="Arial"/>
            <w:sz w:val="20"/>
            <w:szCs w:val="20"/>
            <w:lang w:val="hu-HU"/>
          </w:rPr>
          <w:t>;</w:t>
        </w:r>
      </w:ins>
      <w:del w:id="82" w:author="Rachel Benevenuto" w:date="2025-07-02T14:53:00Z" w16du:dateUtc="2025-07-02T12:53:00Z">
        <w:r w:rsidR="005B2834" w:rsidRPr="005B2834" w:rsidDel="00864A63">
          <w:rPr>
            <w:rFonts w:ascii="Arial" w:hAnsi="Arial" w:cs="Arial"/>
            <w:sz w:val="20"/>
            <w:szCs w:val="20"/>
            <w:lang w:val="hu-HU"/>
          </w:rPr>
          <w:delText>,</w:delText>
        </w:r>
      </w:del>
      <w:r w:rsidR="005B2834" w:rsidRPr="005B2834">
        <w:rPr>
          <w:rFonts w:ascii="Arial" w:hAnsi="Arial" w:cs="Arial"/>
          <w:sz w:val="20"/>
          <w:szCs w:val="20"/>
          <w:lang w:val="hu-HU"/>
        </w:rPr>
        <w:t xml:space="preserve"> and </w:t>
      </w:r>
    </w:p>
    <w:p w14:paraId="2D6A15CA" w14:textId="76471A22" w:rsidR="005B2834" w:rsidRPr="005B2834" w:rsidRDefault="00864A63">
      <w:pPr>
        <w:numPr>
          <w:ilvl w:val="0"/>
          <w:numId w:val="29"/>
        </w:numPr>
        <w:tabs>
          <w:tab w:val="clear" w:pos="1480"/>
          <w:tab w:val="num" w:pos="720"/>
          <w:tab w:val="num" w:pos="1134"/>
        </w:tabs>
        <w:ind w:left="1134" w:hanging="283"/>
        <w:jc w:val="both"/>
        <w:rPr>
          <w:rFonts w:ascii="Arial" w:hAnsi="Arial" w:cs="Arial"/>
          <w:sz w:val="20"/>
          <w:szCs w:val="20"/>
          <w:lang w:val="hu-HU"/>
        </w:rPr>
        <w:pPrChange w:id="83" w:author="Rachel Benevenuto" w:date="2025-07-02T14:52:00Z" w16du:dateUtc="2025-07-02T12:52:00Z">
          <w:pPr>
            <w:ind w:left="708"/>
            <w:jc w:val="both"/>
          </w:pPr>
        </w:pPrChange>
      </w:pPr>
      <w:ins w:id="84" w:author="Rachel Benevenuto" w:date="2025-07-02T14:53:00Z" w16du:dateUtc="2025-07-02T12:53:00Z">
        <w:r>
          <w:rPr>
            <w:rFonts w:ascii="Arial" w:hAnsi="Arial" w:cs="Arial"/>
            <w:sz w:val="20"/>
            <w:szCs w:val="20"/>
            <w:lang w:val="hu-HU"/>
          </w:rPr>
          <w:t>A</w:t>
        </w:r>
      </w:ins>
      <w:del w:id="85" w:author="Rachel Benevenuto" w:date="2025-07-02T14:53:00Z" w16du:dateUtc="2025-07-02T12:53:00Z">
        <w:r w:rsidR="005B2834" w:rsidRPr="005B2834" w:rsidDel="00864A63">
          <w:rPr>
            <w:rFonts w:ascii="Arial" w:hAnsi="Arial" w:cs="Arial"/>
            <w:sz w:val="20"/>
            <w:szCs w:val="20"/>
            <w:lang w:val="hu-HU"/>
          </w:rPr>
          <w:delText>a</w:delText>
        </w:r>
      </w:del>
      <w:r w:rsidR="005B2834" w:rsidRPr="005B2834">
        <w:rPr>
          <w:rFonts w:ascii="Arial" w:hAnsi="Arial" w:cs="Arial"/>
          <w:sz w:val="20"/>
          <w:szCs w:val="20"/>
          <w:lang w:val="hu-HU"/>
        </w:rPr>
        <w:t>ctionable recommendations for resolving current problems.</w:t>
      </w:r>
    </w:p>
    <w:p w14:paraId="6DB06273" w14:textId="77777777" w:rsidR="0085462C" w:rsidRPr="00331BD0" w:rsidRDefault="0085462C" w:rsidP="00536ED9">
      <w:pPr>
        <w:ind w:left="708"/>
        <w:jc w:val="both"/>
        <w:rPr>
          <w:rFonts w:ascii="Arial" w:hAnsi="Arial" w:cs="Arial"/>
          <w:sz w:val="20"/>
          <w:szCs w:val="20"/>
          <w:lang w:val="en-AU"/>
        </w:rPr>
      </w:pPr>
    </w:p>
    <w:p w14:paraId="40143A84" w14:textId="08BB4707" w:rsidR="003C03F0" w:rsidRDefault="003C03F0">
      <w:pPr>
        <w:pStyle w:val="ListParagraph"/>
        <w:numPr>
          <w:ilvl w:val="1"/>
          <w:numId w:val="29"/>
        </w:numPr>
        <w:ind w:left="709" w:hanging="709"/>
        <w:jc w:val="both"/>
        <w:rPr>
          <w:ins w:id="86" w:author="Rachel Benevenuto" w:date="2025-07-02T14:50:00Z" w16du:dateUtc="2025-07-02T12:50:00Z"/>
          <w:rFonts w:ascii="Arial" w:hAnsi="Arial" w:cs="Arial"/>
          <w:b/>
          <w:sz w:val="20"/>
          <w:szCs w:val="20"/>
          <w:lang w:val="en-AU"/>
        </w:rPr>
        <w:pPrChange w:id="87" w:author="Rachel Benevenuto" w:date="2025-07-02T14:54:00Z" w16du:dateUtc="2025-07-02T12:54:00Z">
          <w:pPr>
            <w:pStyle w:val="ListParagraph"/>
            <w:numPr>
              <w:numId w:val="1"/>
            </w:numPr>
            <w:ind w:hanging="720"/>
            <w:jc w:val="both"/>
          </w:pPr>
        </w:pPrChange>
      </w:pPr>
      <w:ins w:id="88" w:author="Rachel Benevenuto" w:date="2025-07-02T14:50:00Z" w16du:dateUtc="2025-07-02T12:50:00Z">
        <w:r>
          <w:rPr>
            <w:rFonts w:ascii="Arial" w:hAnsi="Arial" w:cs="Arial"/>
            <w:b/>
            <w:sz w:val="20"/>
            <w:szCs w:val="20"/>
            <w:lang w:val="en-AU"/>
          </w:rPr>
          <w:t>Acceptance</w:t>
        </w:r>
      </w:ins>
    </w:p>
    <w:p w14:paraId="35F5E738" w14:textId="77777777" w:rsidR="00902D1A" w:rsidRDefault="00902D1A" w:rsidP="00E35FC3">
      <w:pPr>
        <w:pStyle w:val="ListParagraph"/>
        <w:jc w:val="both"/>
        <w:rPr>
          <w:ins w:id="89" w:author="Rachel Benevenuto" w:date="2025-07-02T14:51:00Z" w16du:dateUtc="2025-07-02T12:51:00Z"/>
          <w:rFonts w:ascii="Arial" w:hAnsi="Arial" w:cs="Arial"/>
          <w:bCs/>
          <w:sz w:val="20"/>
          <w:szCs w:val="20"/>
          <w:lang w:val="en-AU"/>
        </w:rPr>
      </w:pPr>
    </w:p>
    <w:p w14:paraId="3CB240BE" w14:textId="12CE232B" w:rsidR="00E35FC3" w:rsidRPr="00E35FC3" w:rsidRDefault="00550A67">
      <w:pPr>
        <w:pStyle w:val="ListParagraph"/>
        <w:ind w:hanging="720"/>
        <w:jc w:val="both"/>
        <w:rPr>
          <w:ins w:id="90" w:author="Rachel Benevenuto" w:date="2025-07-02T14:50:00Z" w16du:dateUtc="2025-07-02T12:50:00Z"/>
          <w:rFonts w:ascii="Arial" w:hAnsi="Arial" w:cs="Arial"/>
          <w:bCs/>
          <w:sz w:val="20"/>
          <w:szCs w:val="20"/>
          <w:lang w:val="en-AU"/>
          <w:rPrChange w:id="91" w:author="Rachel Benevenuto" w:date="2025-07-02T14:50:00Z" w16du:dateUtc="2025-07-02T12:50:00Z">
            <w:rPr>
              <w:ins w:id="92" w:author="Rachel Benevenuto" w:date="2025-07-02T14:50:00Z" w16du:dateUtc="2025-07-02T12:50:00Z"/>
              <w:rFonts w:ascii="Arial" w:hAnsi="Arial" w:cs="Arial"/>
              <w:b/>
              <w:sz w:val="20"/>
              <w:szCs w:val="20"/>
              <w:lang w:val="en-AU"/>
            </w:rPr>
          </w:rPrChange>
        </w:rPr>
        <w:pPrChange w:id="93" w:author="Rachel Benevenuto" w:date="2025-07-02T14:56:00Z" w16du:dateUtc="2025-07-02T12:56:00Z">
          <w:pPr>
            <w:pStyle w:val="ListParagraph"/>
            <w:jc w:val="both"/>
          </w:pPr>
        </w:pPrChange>
      </w:pPr>
      <w:ins w:id="94" w:author="Rachel Benevenuto" w:date="2025-07-02T14:55:00Z" w16du:dateUtc="2025-07-02T12:55:00Z">
        <w:r>
          <w:rPr>
            <w:rFonts w:ascii="Arial" w:hAnsi="Arial" w:cs="Arial"/>
            <w:bCs/>
            <w:sz w:val="20"/>
            <w:szCs w:val="20"/>
            <w:lang w:val="en-AU"/>
          </w:rPr>
          <w:t xml:space="preserve">4.1 </w:t>
        </w:r>
      </w:ins>
      <w:ins w:id="95" w:author="Rachel Benevenuto" w:date="2025-07-02T14:56:00Z" w16du:dateUtc="2025-07-02T12:56:00Z">
        <w:r w:rsidR="00CB01DC">
          <w:rPr>
            <w:rFonts w:ascii="Arial" w:hAnsi="Arial" w:cs="Arial"/>
            <w:bCs/>
            <w:sz w:val="20"/>
            <w:szCs w:val="20"/>
            <w:lang w:val="en-AU"/>
          </w:rPr>
          <w:tab/>
        </w:r>
      </w:ins>
      <w:ins w:id="96" w:author="Rachel Benevenuto" w:date="2025-07-02T14:50:00Z" w16du:dateUtc="2025-07-02T12:50:00Z">
        <w:r w:rsidR="00E35FC3" w:rsidRPr="00E35FC3">
          <w:rPr>
            <w:rFonts w:ascii="Arial" w:hAnsi="Arial" w:cs="Arial"/>
            <w:bCs/>
            <w:sz w:val="20"/>
            <w:szCs w:val="20"/>
            <w:lang w:val="en-AU"/>
            <w:rPrChange w:id="97" w:author="Rachel Benevenuto" w:date="2025-07-02T14:50:00Z" w16du:dateUtc="2025-07-02T12:50:00Z">
              <w:rPr>
                <w:rFonts w:ascii="Arial" w:hAnsi="Arial" w:cs="Arial"/>
                <w:b/>
                <w:sz w:val="20"/>
                <w:szCs w:val="20"/>
                <w:lang w:val="en-AU"/>
              </w:rPr>
            </w:rPrChange>
          </w:rPr>
          <w:t>The Services shall be deemed complete and acceptable when:</w:t>
        </w:r>
      </w:ins>
    </w:p>
    <w:p w14:paraId="1D6A81EE" w14:textId="35291FB2" w:rsidR="00E35FC3" w:rsidRPr="00864A63" w:rsidRDefault="00E35FC3">
      <w:pPr>
        <w:numPr>
          <w:ilvl w:val="0"/>
          <w:numId w:val="29"/>
        </w:numPr>
        <w:tabs>
          <w:tab w:val="clear" w:pos="1480"/>
          <w:tab w:val="num" w:pos="720"/>
          <w:tab w:val="num" w:pos="1134"/>
        </w:tabs>
        <w:ind w:left="1134" w:hanging="283"/>
        <w:jc w:val="both"/>
        <w:rPr>
          <w:ins w:id="98" w:author="Rachel Benevenuto" w:date="2025-07-02T14:50:00Z" w16du:dateUtc="2025-07-02T12:50:00Z"/>
          <w:rFonts w:ascii="Arial" w:hAnsi="Arial" w:cs="Arial"/>
          <w:sz w:val="20"/>
          <w:szCs w:val="20"/>
          <w:lang w:val="hu-HU"/>
          <w:rPrChange w:id="99" w:author="Rachel Benevenuto" w:date="2025-07-02T14:54:00Z" w16du:dateUtc="2025-07-02T12:54:00Z">
            <w:rPr>
              <w:ins w:id="100" w:author="Rachel Benevenuto" w:date="2025-07-02T14:50:00Z" w16du:dateUtc="2025-07-02T12:50:00Z"/>
              <w:rFonts w:ascii="Arial" w:hAnsi="Arial" w:cs="Arial"/>
              <w:b/>
              <w:sz w:val="20"/>
              <w:szCs w:val="20"/>
              <w:lang w:val="en-AU"/>
            </w:rPr>
          </w:rPrChange>
        </w:rPr>
        <w:pPrChange w:id="101" w:author="Rachel Benevenuto" w:date="2025-07-02T14:56:00Z" w16du:dateUtc="2025-07-02T12:56:00Z">
          <w:pPr>
            <w:pStyle w:val="ListParagraph"/>
            <w:jc w:val="both"/>
          </w:pPr>
        </w:pPrChange>
      </w:pPr>
      <w:ins w:id="102" w:author="Rachel Benevenuto" w:date="2025-07-02T14:50:00Z" w16du:dateUtc="2025-07-02T12:50:00Z">
        <w:r w:rsidRPr="00864A63">
          <w:rPr>
            <w:rFonts w:ascii="Arial" w:hAnsi="Arial" w:cs="Arial"/>
            <w:sz w:val="20"/>
            <w:szCs w:val="20"/>
            <w:lang w:val="hu-HU"/>
            <w:rPrChange w:id="103" w:author="Rachel Benevenuto" w:date="2025-07-02T14:54:00Z" w16du:dateUtc="2025-07-02T12:54:00Z">
              <w:rPr>
                <w:rFonts w:ascii="Arial" w:hAnsi="Arial" w:cs="Arial"/>
                <w:b/>
                <w:sz w:val="20"/>
                <w:szCs w:val="20"/>
                <w:lang w:val="en-AU"/>
              </w:rPr>
            </w:rPrChange>
          </w:rPr>
          <w:t xml:space="preserve">All deliverables specified in </w:t>
        </w:r>
      </w:ins>
      <w:ins w:id="104" w:author="Rachel Benevenuto" w:date="2025-07-02T15:05:00Z" w16du:dateUtc="2025-07-02T13:05:00Z">
        <w:r w:rsidR="001062A6">
          <w:rPr>
            <w:rFonts w:ascii="Arial" w:hAnsi="Arial" w:cs="Arial"/>
            <w:sz w:val="20"/>
            <w:szCs w:val="20"/>
            <w:lang w:val="hu-HU"/>
          </w:rPr>
          <w:t xml:space="preserve">Clause </w:t>
        </w:r>
        <w:r w:rsidR="00F61E86">
          <w:rPr>
            <w:rFonts w:ascii="Arial" w:hAnsi="Arial" w:cs="Arial"/>
            <w:sz w:val="20"/>
            <w:szCs w:val="20"/>
            <w:lang w:val="hu-HU"/>
          </w:rPr>
          <w:t>3</w:t>
        </w:r>
      </w:ins>
      <w:ins w:id="105" w:author="Rachel Benevenuto" w:date="2025-07-02T14:50:00Z" w16du:dateUtc="2025-07-02T12:50:00Z">
        <w:r w:rsidRPr="00864A63">
          <w:rPr>
            <w:rFonts w:ascii="Arial" w:hAnsi="Arial" w:cs="Arial"/>
            <w:sz w:val="20"/>
            <w:szCs w:val="20"/>
            <w:lang w:val="hu-HU"/>
            <w:rPrChange w:id="106" w:author="Rachel Benevenuto" w:date="2025-07-02T14:54:00Z" w16du:dateUtc="2025-07-02T12:54:00Z">
              <w:rPr>
                <w:rFonts w:ascii="Arial" w:hAnsi="Arial" w:cs="Arial"/>
                <w:b/>
                <w:sz w:val="20"/>
                <w:szCs w:val="20"/>
                <w:lang w:val="en-AU"/>
              </w:rPr>
            </w:rPrChange>
          </w:rPr>
          <w:t xml:space="preserve"> have been provided to Colosseum's satisfaction</w:t>
        </w:r>
      </w:ins>
      <w:ins w:id="107" w:author="Rachel Benevenuto" w:date="2025-07-02T15:05:00Z" w16du:dateUtc="2025-07-02T13:05:00Z">
        <w:r w:rsidR="00F61E86">
          <w:rPr>
            <w:rFonts w:ascii="Arial" w:hAnsi="Arial" w:cs="Arial"/>
            <w:sz w:val="20"/>
            <w:szCs w:val="20"/>
            <w:lang w:val="hu-HU"/>
          </w:rPr>
          <w:t>;</w:t>
        </w:r>
      </w:ins>
    </w:p>
    <w:p w14:paraId="1A075730" w14:textId="0DBFE0F5" w:rsidR="00E35FC3" w:rsidRPr="00864A63" w:rsidRDefault="00E35FC3">
      <w:pPr>
        <w:numPr>
          <w:ilvl w:val="0"/>
          <w:numId w:val="29"/>
        </w:numPr>
        <w:tabs>
          <w:tab w:val="clear" w:pos="1480"/>
          <w:tab w:val="num" w:pos="720"/>
          <w:tab w:val="num" w:pos="1134"/>
        </w:tabs>
        <w:ind w:left="1134" w:hanging="283"/>
        <w:jc w:val="both"/>
        <w:rPr>
          <w:ins w:id="108" w:author="Rachel Benevenuto" w:date="2025-07-02T14:50:00Z" w16du:dateUtc="2025-07-02T12:50:00Z"/>
          <w:rFonts w:ascii="Arial" w:hAnsi="Arial" w:cs="Arial"/>
          <w:sz w:val="20"/>
          <w:szCs w:val="20"/>
          <w:lang w:val="hu-HU"/>
          <w:rPrChange w:id="109" w:author="Rachel Benevenuto" w:date="2025-07-02T14:54:00Z" w16du:dateUtc="2025-07-02T12:54:00Z">
            <w:rPr>
              <w:ins w:id="110" w:author="Rachel Benevenuto" w:date="2025-07-02T14:50:00Z" w16du:dateUtc="2025-07-02T12:50:00Z"/>
              <w:rFonts w:ascii="Arial" w:hAnsi="Arial" w:cs="Arial"/>
              <w:b/>
              <w:sz w:val="20"/>
              <w:szCs w:val="20"/>
              <w:lang w:val="en-AU"/>
            </w:rPr>
          </w:rPrChange>
        </w:rPr>
        <w:pPrChange w:id="111" w:author="Rachel Benevenuto" w:date="2025-07-02T14:56:00Z" w16du:dateUtc="2025-07-02T12:56:00Z">
          <w:pPr>
            <w:pStyle w:val="ListParagraph"/>
            <w:jc w:val="both"/>
          </w:pPr>
        </w:pPrChange>
      </w:pPr>
      <w:ins w:id="112" w:author="Rachel Benevenuto" w:date="2025-07-02T14:50:00Z" w16du:dateUtc="2025-07-02T12:50:00Z">
        <w:r w:rsidRPr="00864A63">
          <w:rPr>
            <w:rFonts w:ascii="Arial" w:hAnsi="Arial" w:cs="Arial"/>
            <w:sz w:val="20"/>
            <w:szCs w:val="20"/>
            <w:lang w:val="hu-HU"/>
            <w:rPrChange w:id="113" w:author="Rachel Benevenuto" w:date="2025-07-02T14:54:00Z" w16du:dateUtc="2025-07-02T12:54:00Z">
              <w:rPr>
                <w:rFonts w:ascii="Arial" w:hAnsi="Arial" w:cs="Arial"/>
                <w:b/>
                <w:sz w:val="20"/>
                <w:szCs w:val="20"/>
                <w:lang w:val="en-AU"/>
              </w:rPr>
            </w:rPrChange>
          </w:rPr>
          <w:t>The technical documentation report has been reviewed and approved by Colosseum's technical team</w:t>
        </w:r>
      </w:ins>
      <w:ins w:id="114" w:author="Rachel Benevenuto" w:date="2025-07-02T15:05:00Z" w16du:dateUtc="2025-07-02T13:05:00Z">
        <w:r w:rsidR="00F61E86">
          <w:rPr>
            <w:rFonts w:ascii="Arial" w:hAnsi="Arial" w:cs="Arial"/>
            <w:sz w:val="20"/>
            <w:szCs w:val="20"/>
            <w:lang w:val="hu-HU"/>
          </w:rPr>
          <w:t>; and</w:t>
        </w:r>
      </w:ins>
    </w:p>
    <w:p w14:paraId="2AC6F418" w14:textId="76A91B53" w:rsidR="00E35FC3" w:rsidRPr="00E35FC3" w:rsidRDefault="00E35FC3" w:rsidP="005F3539">
      <w:pPr>
        <w:numPr>
          <w:ilvl w:val="0"/>
          <w:numId w:val="29"/>
        </w:numPr>
        <w:tabs>
          <w:tab w:val="clear" w:pos="1480"/>
          <w:tab w:val="num" w:pos="720"/>
          <w:tab w:val="num" w:pos="1134"/>
        </w:tabs>
        <w:ind w:left="1134" w:hanging="283"/>
        <w:jc w:val="both"/>
        <w:rPr>
          <w:ins w:id="115" w:author="Rachel Benevenuto" w:date="2025-07-02T14:50:00Z" w16du:dateUtc="2025-07-02T12:50:00Z"/>
          <w:rFonts w:ascii="Arial" w:hAnsi="Arial" w:cs="Arial"/>
          <w:bCs/>
          <w:sz w:val="20"/>
          <w:szCs w:val="20"/>
          <w:lang w:val="en-AU"/>
          <w:rPrChange w:id="116" w:author="Rachel Benevenuto" w:date="2025-07-02T14:50:00Z" w16du:dateUtc="2025-07-02T12:50:00Z">
            <w:rPr>
              <w:ins w:id="117" w:author="Rachel Benevenuto" w:date="2025-07-02T14:50:00Z" w16du:dateUtc="2025-07-02T12:50:00Z"/>
              <w:rFonts w:ascii="Arial" w:hAnsi="Arial" w:cs="Arial"/>
              <w:b/>
              <w:sz w:val="20"/>
              <w:szCs w:val="20"/>
              <w:lang w:val="en-AU"/>
            </w:rPr>
          </w:rPrChange>
        </w:rPr>
        <w:pPrChange w:id="118" w:author="Rachel Benevenuto" w:date="2025-07-02T15:06:00Z" w16du:dateUtc="2025-07-02T13:06:00Z">
          <w:pPr>
            <w:pStyle w:val="ListParagraph"/>
            <w:jc w:val="both"/>
          </w:pPr>
        </w:pPrChange>
      </w:pPr>
      <w:ins w:id="119" w:author="Rachel Benevenuto" w:date="2025-07-02T14:50:00Z" w16du:dateUtc="2025-07-02T12:50:00Z">
        <w:r w:rsidRPr="00864A63">
          <w:rPr>
            <w:rFonts w:ascii="Arial" w:hAnsi="Arial" w:cs="Arial"/>
            <w:sz w:val="20"/>
            <w:szCs w:val="20"/>
            <w:lang w:val="hu-HU"/>
            <w:rPrChange w:id="120" w:author="Rachel Benevenuto" w:date="2025-07-02T14:54:00Z" w16du:dateUtc="2025-07-02T12:54:00Z">
              <w:rPr>
                <w:rFonts w:ascii="Arial" w:hAnsi="Arial" w:cs="Arial"/>
                <w:b/>
                <w:sz w:val="20"/>
                <w:szCs w:val="20"/>
                <w:lang w:val="en-AU"/>
              </w:rPr>
            </w:rPrChange>
          </w:rPr>
          <w:t>Any clarifications or minor amendments requested by Colosseum have been incorporated</w:t>
        </w:r>
      </w:ins>
      <w:ins w:id="121" w:author="Rachel Benevenuto" w:date="2025-07-02T15:06:00Z" w16du:dateUtc="2025-07-02T13:06:00Z">
        <w:r w:rsidR="005F3539">
          <w:rPr>
            <w:rFonts w:ascii="Arial" w:hAnsi="Arial" w:cs="Arial"/>
            <w:sz w:val="20"/>
            <w:szCs w:val="20"/>
            <w:lang w:val="hu-HU"/>
          </w:rPr>
          <w:t>.</w:t>
        </w:r>
      </w:ins>
    </w:p>
    <w:p w14:paraId="5FB5B477" w14:textId="77777777" w:rsidR="00864A63" w:rsidRDefault="00864A63">
      <w:pPr>
        <w:pStyle w:val="ListParagraph"/>
        <w:ind w:hanging="720"/>
        <w:jc w:val="both"/>
        <w:rPr>
          <w:ins w:id="122" w:author="Rachel Benevenuto" w:date="2025-07-02T14:54:00Z" w16du:dateUtc="2025-07-02T12:54:00Z"/>
          <w:rFonts w:ascii="Arial" w:hAnsi="Arial" w:cs="Arial"/>
          <w:bCs/>
          <w:sz w:val="20"/>
          <w:szCs w:val="20"/>
          <w:lang w:val="en-AU"/>
        </w:rPr>
        <w:pPrChange w:id="123" w:author="Rachel Benevenuto" w:date="2025-07-02T14:56:00Z" w16du:dateUtc="2025-07-02T12:56:00Z">
          <w:pPr>
            <w:pStyle w:val="ListParagraph"/>
            <w:jc w:val="both"/>
          </w:pPr>
        </w:pPrChange>
      </w:pPr>
    </w:p>
    <w:p w14:paraId="02A21EC9" w14:textId="719324E9" w:rsidR="003C03F0" w:rsidRPr="00E35FC3" w:rsidRDefault="00550A67">
      <w:pPr>
        <w:pStyle w:val="ListParagraph"/>
        <w:ind w:hanging="720"/>
        <w:jc w:val="both"/>
        <w:rPr>
          <w:ins w:id="124" w:author="Rachel Benevenuto" w:date="2025-07-02T14:50:00Z" w16du:dateUtc="2025-07-02T12:50:00Z"/>
          <w:rFonts w:ascii="Arial" w:hAnsi="Arial" w:cs="Arial"/>
          <w:bCs/>
          <w:sz w:val="20"/>
          <w:szCs w:val="20"/>
          <w:lang w:val="en-AU"/>
          <w:rPrChange w:id="125" w:author="Rachel Benevenuto" w:date="2025-07-02T14:50:00Z" w16du:dateUtc="2025-07-02T12:50:00Z">
            <w:rPr>
              <w:ins w:id="126" w:author="Rachel Benevenuto" w:date="2025-07-02T14:50:00Z" w16du:dateUtc="2025-07-02T12:50:00Z"/>
              <w:rFonts w:ascii="Arial" w:hAnsi="Arial" w:cs="Arial"/>
              <w:b/>
              <w:sz w:val="20"/>
              <w:szCs w:val="20"/>
              <w:lang w:val="en-AU"/>
            </w:rPr>
          </w:rPrChange>
        </w:rPr>
        <w:pPrChange w:id="127" w:author="Rachel Benevenuto" w:date="2025-07-02T14:56:00Z" w16du:dateUtc="2025-07-02T12:56:00Z">
          <w:pPr>
            <w:pStyle w:val="ListParagraph"/>
            <w:jc w:val="both"/>
          </w:pPr>
        </w:pPrChange>
      </w:pPr>
      <w:ins w:id="128" w:author="Rachel Benevenuto" w:date="2025-07-02T14:55:00Z" w16du:dateUtc="2025-07-02T12:55:00Z">
        <w:r>
          <w:rPr>
            <w:rFonts w:ascii="Arial" w:hAnsi="Arial" w:cs="Arial"/>
            <w:bCs/>
            <w:sz w:val="20"/>
            <w:szCs w:val="20"/>
            <w:lang w:val="en-AU"/>
          </w:rPr>
          <w:lastRenderedPageBreak/>
          <w:t xml:space="preserve">4.2 </w:t>
        </w:r>
      </w:ins>
      <w:ins w:id="129" w:author="Rachel Benevenuto" w:date="2025-07-02T14:56:00Z" w16du:dateUtc="2025-07-02T12:56:00Z">
        <w:r w:rsidR="00CB01DC">
          <w:rPr>
            <w:rFonts w:ascii="Arial" w:hAnsi="Arial" w:cs="Arial"/>
            <w:bCs/>
            <w:sz w:val="20"/>
            <w:szCs w:val="20"/>
            <w:lang w:val="en-AU"/>
          </w:rPr>
          <w:tab/>
        </w:r>
      </w:ins>
      <w:ins w:id="130" w:author="Rachel Benevenuto" w:date="2025-07-02T14:50:00Z" w16du:dateUtc="2025-07-02T12:50:00Z">
        <w:r w:rsidR="00E35FC3" w:rsidRPr="00E35FC3">
          <w:rPr>
            <w:rFonts w:ascii="Arial" w:hAnsi="Arial" w:cs="Arial"/>
            <w:bCs/>
            <w:sz w:val="20"/>
            <w:szCs w:val="20"/>
            <w:lang w:val="en-AU"/>
            <w:rPrChange w:id="131" w:author="Rachel Benevenuto" w:date="2025-07-02T14:50:00Z" w16du:dateUtc="2025-07-02T12:50:00Z">
              <w:rPr>
                <w:rFonts w:ascii="Arial" w:hAnsi="Arial" w:cs="Arial"/>
                <w:b/>
                <w:sz w:val="20"/>
                <w:szCs w:val="20"/>
                <w:lang w:val="en-AU"/>
              </w:rPr>
            </w:rPrChange>
          </w:rPr>
          <w:t>Colosseum shall have 10 business days from receipt of deliverables to review and provide feedback. If no response is provided within this timeframe, the deliverables shall be deemed accepted.</w:t>
        </w:r>
      </w:ins>
    </w:p>
    <w:p w14:paraId="3D5AFCF7" w14:textId="77777777" w:rsidR="00E35FC3" w:rsidRPr="003C03F0" w:rsidRDefault="00E35FC3">
      <w:pPr>
        <w:pStyle w:val="ListParagraph"/>
        <w:jc w:val="both"/>
        <w:rPr>
          <w:ins w:id="132" w:author="Rachel Benevenuto" w:date="2025-07-02T14:50:00Z" w16du:dateUtc="2025-07-02T12:50:00Z"/>
          <w:rFonts w:ascii="Arial" w:hAnsi="Arial" w:cs="Arial"/>
          <w:b/>
          <w:sz w:val="20"/>
          <w:szCs w:val="20"/>
          <w:lang w:val="en-AU"/>
        </w:rPr>
        <w:pPrChange w:id="133" w:author="Rachel Benevenuto" w:date="2025-07-02T14:50:00Z" w16du:dateUtc="2025-07-02T12:50:00Z">
          <w:pPr>
            <w:pStyle w:val="ListParagraph"/>
            <w:numPr>
              <w:numId w:val="1"/>
            </w:numPr>
            <w:ind w:hanging="720"/>
            <w:jc w:val="both"/>
          </w:pPr>
        </w:pPrChange>
      </w:pPr>
    </w:p>
    <w:p w14:paraId="22BDC473" w14:textId="7035B83D" w:rsidR="00A751F4" w:rsidRPr="00331BD0" w:rsidRDefault="003B412C">
      <w:pPr>
        <w:pStyle w:val="ListParagraph"/>
        <w:numPr>
          <w:ilvl w:val="0"/>
          <w:numId w:val="33"/>
        </w:numPr>
        <w:ind w:left="709" w:hanging="709"/>
        <w:jc w:val="both"/>
        <w:rPr>
          <w:rFonts w:ascii="Arial" w:hAnsi="Arial" w:cs="Arial"/>
          <w:b/>
          <w:sz w:val="20"/>
          <w:szCs w:val="20"/>
          <w:lang w:val="en-AU"/>
        </w:rPr>
        <w:pPrChange w:id="134" w:author="Rachel Benevenuto" w:date="2025-07-02T14:57:00Z" w16du:dateUtc="2025-07-02T12:57:00Z">
          <w:pPr>
            <w:pStyle w:val="ListParagraph"/>
            <w:numPr>
              <w:numId w:val="1"/>
            </w:numPr>
            <w:ind w:hanging="720"/>
            <w:jc w:val="both"/>
          </w:pPr>
        </w:pPrChange>
      </w:pPr>
      <w:r w:rsidRPr="0210ECFA">
        <w:rPr>
          <w:rFonts w:ascii="Arial" w:hAnsi="Arial" w:cs="Arial"/>
          <w:b/>
          <w:bCs/>
          <w:sz w:val="20"/>
          <w:szCs w:val="20"/>
          <w:lang w:val="en-AU"/>
        </w:rPr>
        <w:t xml:space="preserve">Compensation &amp; </w:t>
      </w:r>
      <w:r w:rsidR="0066778B">
        <w:rPr>
          <w:rFonts w:ascii="Arial" w:hAnsi="Arial" w:cs="Arial"/>
          <w:b/>
          <w:bCs/>
          <w:sz w:val="20"/>
          <w:szCs w:val="20"/>
          <w:lang w:val="en-AU"/>
        </w:rPr>
        <w:t>Payment Terms</w:t>
      </w:r>
    </w:p>
    <w:p w14:paraId="65262E31" w14:textId="77777777" w:rsidR="00A751F4" w:rsidRPr="00331BD0" w:rsidRDefault="00A751F4" w:rsidP="00536ED9">
      <w:pPr>
        <w:ind w:left="708"/>
        <w:jc w:val="both"/>
        <w:rPr>
          <w:rFonts w:ascii="Arial" w:hAnsi="Arial" w:cs="Arial"/>
          <w:sz w:val="20"/>
          <w:szCs w:val="20"/>
          <w:lang w:val="en-AU"/>
        </w:rPr>
      </w:pPr>
    </w:p>
    <w:p w14:paraId="0481E6CB" w14:textId="77777777" w:rsidR="00D65516" w:rsidRDefault="3FD31A05">
      <w:pPr>
        <w:pStyle w:val="ListParagraph"/>
        <w:numPr>
          <w:ilvl w:val="1"/>
          <w:numId w:val="33"/>
        </w:numPr>
        <w:ind w:left="709" w:hanging="709"/>
        <w:jc w:val="both"/>
        <w:rPr>
          <w:ins w:id="135" w:author="Rachel Benevenuto" w:date="2025-07-02T16:32:00Z" w16du:dateUtc="2025-07-02T14:32:00Z"/>
          <w:rFonts w:ascii="Arial" w:hAnsi="Arial" w:cs="Arial"/>
          <w:sz w:val="20"/>
          <w:szCs w:val="20"/>
          <w:lang w:val="en-AU"/>
        </w:rPr>
      </w:pPr>
      <w:r w:rsidRPr="5D3B159A">
        <w:rPr>
          <w:rFonts w:ascii="Arial" w:hAnsi="Arial" w:cs="Arial"/>
          <w:sz w:val="20"/>
          <w:szCs w:val="20"/>
          <w:lang w:val="en-AU"/>
        </w:rPr>
        <w:t>The Service Provider shall deliver the Services on a time and material basis, using a flat daily rate of 546 EUR</w:t>
      </w:r>
      <w:ins w:id="136" w:author="Rachel Benevenuto" w:date="2025-07-02T15:24:00Z" w16du:dateUtc="2025-07-02T13:24:00Z">
        <w:r w:rsidR="00F009D4">
          <w:rPr>
            <w:rFonts w:ascii="Arial" w:hAnsi="Arial" w:cs="Arial"/>
            <w:sz w:val="20"/>
            <w:szCs w:val="20"/>
            <w:lang w:val="en-AU"/>
          </w:rPr>
          <w:t xml:space="preserve"> (</w:t>
        </w:r>
        <w:r w:rsidR="00F009D4" w:rsidRPr="007F3AB5">
          <w:rPr>
            <w:rFonts w:ascii="Arial" w:hAnsi="Arial" w:cs="Arial"/>
            <w:sz w:val="20"/>
            <w:szCs w:val="20"/>
            <w:lang w:val="en-AU"/>
          </w:rPr>
          <w:t>exclusive of any applicable taxes</w:t>
        </w:r>
        <w:r w:rsidR="00F009D4">
          <w:rPr>
            <w:rFonts w:ascii="Arial" w:hAnsi="Arial" w:cs="Arial"/>
            <w:sz w:val="20"/>
            <w:szCs w:val="20"/>
            <w:lang w:val="en-AU"/>
          </w:rPr>
          <w:t>)</w:t>
        </w:r>
      </w:ins>
      <w:r w:rsidRPr="5D3B159A">
        <w:rPr>
          <w:rFonts w:ascii="Arial" w:hAnsi="Arial" w:cs="Arial"/>
          <w:sz w:val="20"/>
          <w:szCs w:val="20"/>
          <w:lang w:val="en-AU"/>
        </w:rPr>
        <w:t xml:space="preserve">. The estimated effort for the engagement is </w:t>
      </w:r>
      <w:ins w:id="137" w:author="Rachel Benevenuto" w:date="2025-07-02T15:24:00Z" w16du:dateUtc="2025-07-02T13:24:00Z">
        <w:r w:rsidR="00E512A2">
          <w:rPr>
            <w:rFonts w:ascii="Arial" w:hAnsi="Arial" w:cs="Arial"/>
            <w:sz w:val="20"/>
            <w:szCs w:val="20"/>
            <w:lang w:val="en-AU"/>
          </w:rPr>
          <w:t xml:space="preserve">working </w:t>
        </w:r>
      </w:ins>
      <w:r w:rsidRPr="5D3B159A">
        <w:rPr>
          <w:rFonts w:ascii="Arial" w:hAnsi="Arial" w:cs="Arial"/>
          <w:sz w:val="20"/>
          <w:szCs w:val="20"/>
          <w:lang w:val="en-AU"/>
        </w:rPr>
        <w:t xml:space="preserve">22 days, resulting in a </w:t>
      </w:r>
      <w:del w:id="138" w:author="Rachel Benevenuto" w:date="2025-07-02T15:24:00Z" w16du:dateUtc="2025-07-02T13:24:00Z">
        <w:r w:rsidRPr="5D3B159A" w:rsidDel="00E512A2">
          <w:rPr>
            <w:rFonts w:ascii="Arial" w:hAnsi="Arial" w:cs="Arial"/>
            <w:sz w:val="20"/>
            <w:szCs w:val="20"/>
            <w:lang w:val="en-AU"/>
          </w:rPr>
          <w:delText xml:space="preserve">projected </w:delText>
        </w:r>
      </w:del>
      <w:r w:rsidRPr="5D3B159A">
        <w:rPr>
          <w:rFonts w:ascii="Arial" w:hAnsi="Arial" w:cs="Arial"/>
          <w:sz w:val="20"/>
          <w:szCs w:val="20"/>
          <w:lang w:val="en-AU"/>
        </w:rPr>
        <w:t xml:space="preserve">total </w:t>
      </w:r>
      <w:ins w:id="139" w:author="Rachel Benevenuto" w:date="2025-07-02T15:24:00Z" w16du:dateUtc="2025-07-02T13:24:00Z">
        <w:r w:rsidR="00E512A2">
          <w:rPr>
            <w:rFonts w:ascii="Arial" w:hAnsi="Arial" w:cs="Arial"/>
            <w:sz w:val="20"/>
            <w:szCs w:val="20"/>
            <w:lang w:val="en-AU"/>
          </w:rPr>
          <w:t xml:space="preserve">estimated </w:t>
        </w:r>
      </w:ins>
      <w:r w:rsidRPr="5D3B159A">
        <w:rPr>
          <w:rFonts w:ascii="Arial" w:hAnsi="Arial" w:cs="Arial"/>
          <w:sz w:val="20"/>
          <w:szCs w:val="20"/>
          <w:lang w:val="en-AU"/>
        </w:rPr>
        <w:t>cost of 12,000</w:t>
      </w:r>
      <w:del w:id="140" w:author="Rachel Benevenuto" w:date="2025-07-02T14:16:00Z" w16du:dateUtc="2025-07-02T12:16:00Z">
        <w:r w:rsidRPr="5D3B159A" w:rsidDel="00E321B5">
          <w:rPr>
            <w:rFonts w:ascii="Arial" w:hAnsi="Arial" w:cs="Arial"/>
            <w:sz w:val="20"/>
            <w:szCs w:val="20"/>
            <w:lang w:val="en-AU"/>
          </w:rPr>
          <w:delText>.00</w:delText>
        </w:r>
      </w:del>
      <w:r w:rsidRPr="5D3B159A">
        <w:rPr>
          <w:rFonts w:ascii="Arial" w:hAnsi="Arial" w:cs="Arial"/>
          <w:sz w:val="20"/>
          <w:szCs w:val="20"/>
          <w:lang w:val="en-AU"/>
        </w:rPr>
        <w:t xml:space="preserve"> EUR (the “Budget Cap”). </w:t>
      </w:r>
      <w:ins w:id="141" w:author="Rachel Benevenuto" w:date="2025-07-02T15:26:00Z" w16du:dateUtc="2025-07-02T13:26:00Z">
        <w:r w:rsidR="00F84BB3">
          <w:rPr>
            <w:rFonts w:ascii="Arial" w:hAnsi="Arial" w:cs="Arial"/>
            <w:sz w:val="20"/>
            <w:szCs w:val="20"/>
            <w:lang w:val="en-AU"/>
          </w:rPr>
          <w:t xml:space="preserve">Notwithstanding </w:t>
        </w:r>
      </w:ins>
      <w:del w:id="142" w:author="Rachel Benevenuto" w:date="2025-07-02T15:26:00Z" w16du:dateUtc="2025-07-02T13:26:00Z">
        <w:r w:rsidRPr="5D3B159A" w:rsidDel="009D1DC2">
          <w:rPr>
            <w:rFonts w:ascii="Arial" w:hAnsi="Arial" w:cs="Arial"/>
            <w:sz w:val="20"/>
            <w:szCs w:val="20"/>
            <w:lang w:val="en-AU"/>
          </w:rPr>
          <w:delText xml:space="preserve">While actual invoicing will reflect </w:delText>
        </w:r>
      </w:del>
      <w:r w:rsidRPr="5D3B159A">
        <w:rPr>
          <w:rFonts w:ascii="Arial" w:hAnsi="Arial" w:cs="Arial"/>
          <w:sz w:val="20"/>
          <w:szCs w:val="20"/>
          <w:lang w:val="en-AU"/>
        </w:rPr>
        <w:t xml:space="preserve">the time </w:t>
      </w:r>
      <w:ins w:id="143" w:author="Rachel Benevenuto" w:date="2025-07-02T15:26:00Z" w16du:dateUtc="2025-07-02T13:26:00Z">
        <w:r w:rsidR="009D1DC2">
          <w:rPr>
            <w:rFonts w:ascii="Arial" w:hAnsi="Arial" w:cs="Arial"/>
            <w:sz w:val="20"/>
            <w:szCs w:val="20"/>
            <w:lang w:val="en-AU"/>
          </w:rPr>
          <w:t>and material basis</w:t>
        </w:r>
      </w:ins>
      <w:del w:id="144" w:author="Rachel Benevenuto" w:date="2025-07-02T15:26:00Z" w16du:dateUtc="2025-07-02T13:26:00Z">
        <w:r w:rsidRPr="5D3B159A" w:rsidDel="009D1DC2">
          <w:rPr>
            <w:rFonts w:ascii="Arial" w:hAnsi="Arial" w:cs="Arial"/>
            <w:sz w:val="20"/>
            <w:szCs w:val="20"/>
            <w:lang w:val="en-AU"/>
          </w:rPr>
          <w:delText>spent</w:delText>
        </w:r>
      </w:del>
      <w:r w:rsidRPr="5D3B159A">
        <w:rPr>
          <w:rFonts w:ascii="Arial" w:hAnsi="Arial" w:cs="Arial"/>
          <w:sz w:val="20"/>
          <w:szCs w:val="20"/>
          <w:lang w:val="en-AU"/>
        </w:rPr>
        <w:t xml:space="preserve">, the total amount invoiced </w:t>
      </w:r>
      <w:ins w:id="145" w:author="Rachel Benevenuto" w:date="2025-07-02T15:26:00Z" w16du:dateUtc="2025-07-02T13:26:00Z">
        <w:r w:rsidR="009D1DC2">
          <w:rPr>
            <w:rFonts w:ascii="Arial" w:hAnsi="Arial" w:cs="Arial"/>
            <w:sz w:val="20"/>
            <w:szCs w:val="20"/>
            <w:lang w:val="en-AU"/>
          </w:rPr>
          <w:t xml:space="preserve">under this SoW </w:t>
        </w:r>
      </w:ins>
      <w:r w:rsidRPr="5D3B159A">
        <w:rPr>
          <w:rFonts w:ascii="Arial" w:hAnsi="Arial" w:cs="Arial"/>
          <w:sz w:val="20"/>
          <w:szCs w:val="20"/>
          <w:lang w:val="en-AU"/>
        </w:rPr>
        <w:t xml:space="preserve">shall not exceed the Budget Cap without </w:t>
      </w:r>
      <w:ins w:id="146" w:author="Rachel Benevenuto" w:date="2025-07-02T15:27:00Z" w16du:dateUtc="2025-07-02T13:27:00Z">
        <w:r w:rsidR="00A50AB2">
          <w:rPr>
            <w:rFonts w:ascii="Arial" w:hAnsi="Arial" w:cs="Arial"/>
            <w:sz w:val="20"/>
            <w:szCs w:val="20"/>
            <w:lang w:val="en-AU"/>
          </w:rPr>
          <w:t>Colosseum’s</w:t>
        </w:r>
      </w:ins>
      <w:del w:id="147" w:author="Rachel Benevenuto" w:date="2025-07-02T15:27:00Z" w16du:dateUtc="2025-07-02T13:27:00Z">
        <w:r w:rsidRPr="5D3B159A" w:rsidDel="00A50AB2">
          <w:rPr>
            <w:rFonts w:ascii="Arial" w:hAnsi="Arial" w:cs="Arial"/>
            <w:sz w:val="20"/>
            <w:szCs w:val="20"/>
            <w:lang w:val="en-AU"/>
          </w:rPr>
          <w:delText>the</w:delText>
        </w:r>
      </w:del>
      <w:r w:rsidRPr="5D3B159A">
        <w:rPr>
          <w:rFonts w:ascii="Arial" w:hAnsi="Arial" w:cs="Arial"/>
          <w:sz w:val="20"/>
          <w:szCs w:val="20"/>
          <w:lang w:val="en-AU"/>
        </w:rPr>
        <w:t xml:space="preserve"> prior written consent</w:t>
      </w:r>
      <w:del w:id="148" w:author="Rachel Benevenuto" w:date="2025-07-02T15:27:00Z" w16du:dateUtc="2025-07-02T13:27:00Z">
        <w:r w:rsidRPr="5D3B159A" w:rsidDel="00A50AB2">
          <w:rPr>
            <w:rFonts w:ascii="Arial" w:hAnsi="Arial" w:cs="Arial"/>
            <w:sz w:val="20"/>
            <w:szCs w:val="20"/>
            <w:lang w:val="en-AU"/>
          </w:rPr>
          <w:delText xml:space="preserve"> of both Parties</w:delText>
        </w:r>
      </w:del>
      <w:r w:rsidRPr="5D3B159A">
        <w:rPr>
          <w:rFonts w:ascii="Arial" w:hAnsi="Arial" w:cs="Arial"/>
          <w:sz w:val="20"/>
          <w:szCs w:val="20"/>
          <w:lang w:val="en-AU"/>
        </w:rPr>
        <w:t xml:space="preserve">. </w:t>
      </w:r>
    </w:p>
    <w:p w14:paraId="0E3294BA" w14:textId="77777777" w:rsidR="00D65516" w:rsidRDefault="00D65516" w:rsidP="00D65516">
      <w:pPr>
        <w:pStyle w:val="ListParagraph"/>
        <w:ind w:left="709"/>
        <w:jc w:val="both"/>
        <w:rPr>
          <w:ins w:id="149" w:author="Rachel Benevenuto" w:date="2025-07-02T16:32:00Z" w16du:dateUtc="2025-07-02T14:32:00Z"/>
          <w:rFonts w:ascii="Arial" w:hAnsi="Arial" w:cs="Arial"/>
          <w:sz w:val="20"/>
          <w:szCs w:val="20"/>
          <w:lang w:val="en-AU"/>
        </w:rPr>
        <w:pPrChange w:id="150" w:author="Rachel Benevenuto" w:date="2025-07-02T16:32:00Z" w16du:dateUtc="2025-07-02T14:32:00Z">
          <w:pPr>
            <w:pStyle w:val="ListParagraph"/>
            <w:numPr>
              <w:ilvl w:val="1"/>
              <w:numId w:val="33"/>
            </w:numPr>
            <w:ind w:left="709" w:hanging="709"/>
            <w:jc w:val="both"/>
          </w:pPr>
        </w:pPrChange>
      </w:pPr>
    </w:p>
    <w:p w14:paraId="7BBDA750" w14:textId="2AB91483" w:rsidR="3FD31A05" w:rsidDel="00D65516" w:rsidRDefault="006F3AD5" w:rsidP="00F858B8">
      <w:pPr>
        <w:pStyle w:val="ListParagraph"/>
        <w:numPr>
          <w:ilvl w:val="1"/>
          <w:numId w:val="33"/>
        </w:numPr>
        <w:ind w:left="709" w:hanging="709"/>
        <w:jc w:val="both"/>
        <w:rPr>
          <w:del w:id="151" w:author="Rachel Benevenuto" w:date="2025-07-02T16:32:00Z" w16du:dateUtc="2025-07-02T14:32:00Z"/>
          <w:rFonts w:ascii="Arial" w:hAnsi="Arial" w:cs="Arial"/>
          <w:sz w:val="20"/>
          <w:szCs w:val="20"/>
          <w:lang w:val="en-AU"/>
        </w:rPr>
        <w:pPrChange w:id="152" w:author="Rachel Benevenuto" w:date="2025-07-02T14:58:00Z" w16du:dateUtc="2025-07-02T12:58:00Z">
          <w:pPr>
            <w:pStyle w:val="ListParagraph"/>
            <w:numPr>
              <w:ilvl w:val="1"/>
              <w:numId w:val="1"/>
            </w:numPr>
            <w:ind w:left="760" w:hanging="760"/>
            <w:jc w:val="both"/>
          </w:pPr>
        </w:pPrChange>
      </w:pPr>
      <w:ins w:id="153" w:author="Rachel Benevenuto" w:date="2025-07-02T15:28:00Z" w16du:dateUtc="2025-07-02T13:28:00Z">
        <w:r w:rsidRPr="00D65516">
          <w:rPr>
            <w:rFonts w:ascii="Arial" w:hAnsi="Arial" w:cs="Arial"/>
            <w:sz w:val="20"/>
            <w:szCs w:val="20"/>
            <w:lang w:val="en-AU"/>
          </w:rPr>
          <w:t>All</w:t>
        </w:r>
      </w:ins>
      <w:ins w:id="154" w:author="Rachel Benevenuto" w:date="2025-07-02T15:29:00Z" w16du:dateUtc="2025-07-02T13:29:00Z">
        <w:r w:rsidR="000D0C2E" w:rsidRPr="00D65516">
          <w:rPr>
            <w:rFonts w:ascii="Arial" w:hAnsi="Arial" w:cs="Arial"/>
            <w:sz w:val="20"/>
            <w:szCs w:val="20"/>
            <w:lang w:val="en-AU"/>
          </w:rPr>
          <w:t xml:space="preserve"> invoicing shall be </w:t>
        </w:r>
        <w:r w:rsidR="00F95D68" w:rsidRPr="00D65516">
          <w:rPr>
            <w:rFonts w:ascii="Arial" w:hAnsi="Arial" w:cs="Arial"/>
            <w:sz w:val="20"/>
            <w:szCs w:val="20"/>
            <w:lang w:val="en-AU"/>
          </w:rPr>
          <w:t xml:space="preserve">calculated using the </w:t>
        </w:r>
      </w:ins>
      <w:del w:id="155" w:author="Rachel Benevenuto" w:date="2025-07-02T15:29:00Z" w16du:dateUtc="2025-07-02T13:29:00Z">
        <w:r w:rsidR="3FD31A05" w:rsidRPr="00D65516" w:rsidDel="00F95D68">
          <w:rPr>
            <w:rFonts w:ascii="Arial" w:hAnsi="Arial" w:cs="Arial"/>
            <w:sz w:val="20"/>
            <w:szCs w:val="20"/>
            <w:lang w:val="en-AU"/>
          </w:rPr>
          <w:delText xml:space="preserve">This </w:delText>
        </w:r>
      </w:del>
      <w:r w:rsidR="3FD31A05" w:rsidRPr="00D65516">
        <w:rPr>
          <w:rFonts w:ascii="Arial" w:hAnsi="Arial" w:cs="Arial"/>
          <w:sz w:val="20"/>
          <w:szCs w:val="20"/>
          <w:lang w:val="en-AU"/>
        </w:rPr>
        <w:t xml:space="preserve">daily rate </w:t>
      </w:r>
      <w:ins w:id="156" w:author="Rachel Benevenuto" w:date="2025-07-02T15:30:00Z" w16du:dateUtc="2025-07-02T13:30:00Z">
        <w:r w:rsidR="00011646" w:rsidRPr="00D65516">
          <w:rPr>
            <w:rFonts w:ascii="Arial" w:hAnsi="Arial" w:cs="Arial"/>
            <w:sz w:val="20"/>
            <w:szCs w:val="20"/>
            <w:lang w:val="en-AU"/>
          </w:rPr>
          <w:t xml:space="preserve">and </w:t>
        </w:r>
      </w:ins>
      <w:r w:rsidR="3FD31A05" w:rsidRPr="00D65516">
        <w:rPr>
          <w:rFonts w:ascii="Arial" w:hAnsi="Arial" w:cs="Arial"/>
          <w:sz w:val="20"/>
          <w:szCs w:val="20"/>
          <w:lang w:val="en-AU"/>
        </w:rPr>
        <w:t xml:space="preserve">shall </w:t>
      </w:r>
      <w:ins w:id="157" w:author="Rachel Benevenuto" w:date="2025-07-02T15:30:00Z" w16du:dateUtc="2025-07-02T13:30:00Z">
        <w:r w:rsidR="00011646" w:rsidRPr="00D65516">
          <w:rPr>
            <w:rFonts w:ascii="Arial" w:hAnsi="Arial" w:cs="Arial"/>
            <w:sz w:val="20"/>
            <w:szCs w:val="20"/>
            <w:lang w:val="en-AU"/>
          </w:rPr>
          <w:t>accurately reflect</w:t>
        </w:r>
      </w:ins>
      <w:del w:id="158" w:author="Rachel Benevenuto" w:date="2025-07-02T15:30:00Z" w16du:dateUtc="2025-07-02T13:30:00Z">
        <w:r w:rsidR="3FD31A05" w:rsidRPr="00D65516" w:rsidDel="00011646">
          <w:rPr>
            <w:rFonts w:ascii="Arial" w:hAnsi="Arial" w:cs="Arial"/>
            <w:sz w:val="20"/>
            <w:szCs w:val="20"/>
            <w:lang w:val="en-AU"/>
          </w:rPr>
          <w:delText>serve as</w:delText>
        </w:r>
      </w:del>
      <w:r w:rsidR="3FD31A05" w:rsidRPr="00D65516">
        <w:rPr>
          <w:rFonts w:ascii="Arial" w:hAnsi="Arial" w:cs="Arial"/>
          <w:sz w:val="20"/>
          <w:szCs w:val="20"/>
          <w:lang w:val="en-AU"/>
        </w:rPr>
        <w:t xml:space="preserve"> the </w:t>
      </w:r>
      <w:ins w:id="159" w:author="Rachel Benevenuto" w:date="2025-07-02T15:30:00Z" w16du:dateUtc="2025-07-02T13:30:00Z">
        <w:r w:rsidR="00011646" w:rsidRPr="00D65516">
          <w:rPr>
            <w:rFonts w:ascii="Arial" w:hAnsi="Arial" w:cs="Arial"/>
            <w:sz w:val="20"/>
            <w:szCs w:val="20"/>
            <w:lang w:val="en-AU"/>
          </w:rPr>
          <w:t>actual</w:t>
        </w:r>
        <w:r w:rsidR="009B313D" w:rsidRPr="00D65516">
          <w:rPr>
            <w:rFonts w:ascii="Arial" w:hAnsi="Arial" w:cs="Arial"/>
            <w:sz w:val="20"/>
            <w:szCs w:val="20"/>
            <w:lang w:val="en-AU"/>
          </w:rPr>
          <w:t xml:space="preserve"> time spent on the Services</w:t>
        </w:r>
      </w:ins>
      <w:del w:id="160" w:author="Rachel Benevenuto" w:date="2025-07-02T15:30:00Z" w16du:dateUtc="2025-07-02T13:30:00Z">
        <w:r w:rsidR="3FD31A05" w:rsidRPr="00D65516" w:rsidDel="009B313D">
          <w:rPr>
            <w:rFonts w:ascii="Arial" w:hAnsi="Arial" w:cs="Arial"/>
            <w:sz w:val="20"/>
            <w:szCs w:val="20"/>
            <w:lang w:val="en-AU"/>
          </w:rPr>
          <w:delText>reference for all time-based calculations and invoicing under this SOW</w:delText>
        </w:r>
      </w:del>
      <w:r w:rsidR="3FD31A05" w:rsidRPr="00D65516">
        <w:rPr>
          <w:rFonts w:ascii="Arial" w:hAnsi="Arial" w:cs="Arial"/>
          <w:sz w:val="20"/>
          <w:szCs w:val="20"/>
          <w:lang w:val="en-AU"/>
        </w:rPr>
        <w:t>.</w:t>
      </w:r>
      <w:ins w:id="161" w:author="Rachel Benevenuto" w:date="2025-07-02T16:32:00Z" w16du:dateUtc="2025-07-02T14:32:00Z">
        <w:r w:rsidR="00D65516">
          <w:rPr>
            <w:rFonts w:ascii="Arial" w:hAnsi="Arial" w:cs="Arial"/>
            <w:sz w:val="20"/>
            <w:szCs w:val="20"/>
            <w:lang w:val="en-AU"/>
          </w:rPr>
          <w:t xml:space="preserve"> </w:t>
        </w:r>
      </w:ins>
    </w:p>
    <w:p w14:paraId="17EAE314" w14:textId="540975A8" w:rsidR="006E3A67" w:rsidRPr="00D65516" w:rsidDel="00423E64" w:rsidRDefault="006E3A67" w:rsidP="00F858B8">
      <w:pPr>
        <w:pStyle w:val="ListParagraph"/>
        <w:numPr>
          <w:ilvl w:val="1"/>
          <w:numId w:val="33"/>
        </w:numPr>
        <w:ind w:left="709" w:hanging="709"/>
        <w:jc w:val="both"/>
        <w:rPr>
          <w:del w:id="162" w:author="Rachel Benevenuto" w:date="2025-07-02T14:32:00Z" w16du:dateUtc="2025-07-02T12:32:00Z"/>
          <w:rFonts w:ascii="Arial" w:hAnsi="Arial" w:cs="Arial"/>
          <w:sz w:val="20"/>
          <w:szCs w:val="20"/>
          <w:lang w:val="en-AU"/>
        </w:rPr>
        <w:pPrChange w:id="163" w:author="Rachel Benevenuto" w:date="2025-07-02T14:58:00Z" w16du:dateUtc="2025-07-02T12:58:00Z">
          <w:pPr>
            <w:pStyle w:val="ListParagraph"/>
            <w:ind w:left="760"/>
            <w:jc w:val="both"/>
          </w:pPr>
        </w:pPrChange>
      </w:pPr>
    </w:p>
    <w:p w14:paraId="0D121548" w14:textId="7DD39025" w:rsidR="006E3A67" w:rsidRPr="00536EDA" w:rsidDel="00D23D6F" w:rsidRDefault="006E3A67">
      <w:pPr>
        <w:pStyle w:val="ListParagraph"/>
        <w:ind w:left="709" w:hanging="709"/>
        <w:jc w:val="both"/>
        <w:rPr>
          <w:del w:id="164" w:author="Rachel Benevenuto" w:date="2025-07-02T14:15:00Z" w16du:dateUtc="2025-07-02T12:15:00Z"/>
          <w:rFonts w:ascii="Arial" w:hAnsi="Arial" w:cs="Arial"/>
          <w:sz w:val="20"/>
          <w:szCs w:val="20"/>
          <w:lang w:val="en-AU"/>
        </w:rPr>
        <w:pPrChange w:id="165" w:author="Rachel Benevenuto" w:date="2025-07-02T14:58:00Z" w16du:dateUtc="2025-07-02T12:58:00Z">
          <w:pPr>
            <w:pStyle w:val="ListParagraph"/>
            <w:ind w:left="760"/>
            <w:jc w:val="both"/>
          </w:pPr>
        </w:pPrChange>
      </w:pPr>
    </w:p>
    <w:p w14:paraId="5B1166B0" w14:textId="55888BB0" w:rsidR="00921593" w:rsidDel="00615663" w:rsidRDefault="00921593">
      <w:pPr>
        <w:ind w:left="709" w:hanging="709"/>
        <w:jc w:val="both"/>
        <w:rPr>
          <w:del w:id="166" w:author="Rachel Benevenuto" w:date="2025-07-02T14:15:00Z" w16du:dateUtc="2025-07-02T12:15:00Z"/>
          <w:rFonts w:ascii="Arial" w:hAnsi="Arial" w:cs="Arial"/>
          <w:sz w:val="20"/>
          <w:szCs w:val="20"/>
          <w:lang w:val="en-AU"/>
        </w:rPr>
        <w:pPrChange w:id="167" w:author="Rachel Benevenuto" w:date="2025-07-02T14:58:00Z" w16du:dateUtc="2025-07-02T12:58:00Z">
          <w:pPr>
            <w:ind w:left="720"/>
            <w:jc w:val="both"/>
          </w:pPr>
        </w:pPrChange>
      </w:pPr>
    </w:p>
    <w:p w14:paraId="1CB77F66" w14:textId="26CCD2EE" w:rsidR="00D435BE" w:rsidRPr="003E1DAE" w:rsidDel="00D65516" w:rsidRDefault="00D435BE">
      <w:pPr>
        <w:pStyle w:val="ListParagraph"/>
        <w:ind w:left="709" w:hanging="709"/>
        <w:rPr>
          <w:del w:id="168" w:author="Rachel Benevenuto" w:date="2025-07-02T16:32:00Z" w16du:dateUtc="2025-07-02T14:32:00Z"/>
          <w:rFonts w:ascii="Arial" w:hAnsi="Arial" w:cs="Arial"/>
          <w:sz w:val="20"/>
          <w:szCs w:val="20"/>
          <w:highlight w:val="yellow"/>
          <w:lang w:val="en-AU"/>
        </w:rPr>
        <w:pPrChange w:id="169" w:author="Rachel Benevenuto" w:date="2025-07-02T14:58:00Z" w16du:dateUtc="2025-07-02T12:58:00Z">
          <w:pPr>
            <w:pStyle w:val="ListParagraph"/>
            <w:ind w:hanging="1120"/>
          </w:pPr>
        </w:pPrChange>
      </w:pPr>
    </w:p>
    <w:p w14:paraId="6D5F2732" w14:textId="3ADD0B94" w:rsidR="001C1D99" w:rsidRDefault="00FD7006">
      <w:pPr>
        <w:pStyle w:val="ListParagraph"/>
        <w:numPr>
          <w:ilvl w:val="1"/>
          <w:numId w:val="33"/>
        </w:numPr>
        <w:ind w:left="709" w:hanging="709"/>
        <w:jc w:val="both"/>
        <w:rPr>
          <w:ins w:id="170" w:author="Rachel Benevenuto" w:date="2025-07-02T15:38:00Z" w16du:dateUtc="2025-07-02T13:38:00Z"/>
          <w:rFonts w:ascii="Arial" w:hAnsi="Arial" w:cs="Arial"/>
          <w:sz w:val="20"/>
          <w:szCs w:val="20"/>
          <w:lang w:val="en-AU"/>
        </w:rPr>
      </w:pPr>
      <w:ins w:id="171" w:author="Rachel Benevenuto" w:date="2025-07-02T16:30:00Z" w16du:dateUtc="2025-07-02T14:30:00Z">
        <w:r>
          <w:rPr>
            <w:rFonts w:ascii="Arial" w:hAnsi="Arial" w:cs="Arial"/>
            <w:sz w:val="20"/>
            <w:szCs w:val="20"/>
            <w:lang w:val="en-AU"/>
          </w:rPr>
          <w:t>Toge</w:t>
        </w:r>
      </w:ins>
      <w:ins w:id="172" w:author="Rachel Benevenuto" w:date="2025-07-02T16:31:00Z" w16du:dateUtc="2025-07-02T14:31:00Z">
        <w:r>
          <w:rPr>
            <w:rFonts w:ascii="Arial" w:hAnsi="Arial" w:cs="Arial"/>
            <w:sz w:val="20"/>
            <w:szCs w:val="20"/>
            <w:lang w:val="en-AU"/>
          </w:rPr>
          <w:t xml:space="preserve">ther with each invoice, </w:t>
        </w:r>
      </w:ins>
      <w:ins w:id="173" w:author="Rachel Benevenuto" w:date="2025-07-02T16:32:00Z" w16du:dateUtc="2025-07-02T14:32:00Z">
        <w:r w:rsidR="008B37BE">
          <w:rPr>
            <w:rFonts w:ascii="Arial" w:hAnsi="Arial" w:cs="Arial"/>
            <w:sz w:val="20"/>
            <w:szCs w:val="20"/>
            <w:lang w:val="en-AU"/>
          </w:rPr>
          <w:t>during the engagement period</w:t>
        </w:r>
      </w:ins>
      <w:ins w:id="174" w:author="Rachel Benevenuto" w:date="2025-07-02T16:33:00Z" w16du:dateUtc="2025-07-02T14:33:00Z">
        <w:r w:rsidR="008B37BE">
          <w:rPr>
            <w:rFonts w:ascii="Arial" w:hAnsi="Arial" w:cs="Arial"/>
            <w:sz w:val="20"/>
            <w:szCs w:val="20"/>
            <w:lang w:val="en-AU"/>
          </w:rPr>
          <w:t xml:space="preserve">, </w:t>
        </w:r>
      </w:ins>
      <w:del w:id="175" w:author="Rachel Benevenuto" w:date="2025-07-02T16:27:00Z" w16du:dateUtc="2025-07-02T14:27:00Z">
        <w:r w:rsidR="044F42A8" w:rsidRPr="5D3B159A" w:rsidDel="004565C6">
          <w:rPr>
            <w:rFonts w:ascii="Arial" w:hAnsi="Arial" w:cs="Arial"/>
            <w:sz w:val="20"/>
            <w:szCs w:val="20"/>
            <w:lang w:val="en-AU"/>
          </w:rPr>
          <w:delText xml:space="preserve">Following the completion of the work, </w:delText>
        </w:r>
      </w:del>
      <w:r w:rsidR="044F42A8" w:rsidRPr="5D3B159A">
        <w:rPr>
          <w:rFonts w:ascii="Arial" w:hAnsi="Arial" w:cs="Arial"/>
          <w:sz w:val="20"/>
          <w:szCs w:val="20"/>
          <w:lang w:val="en-AU"/>
        </w:rPr>
        <w:t xml:space="preserve">the </w:t>
      </w:r>
      <w:del w:id="176" w:author="Rachel Benevenuto" w:date="2025-07-02T14:23:00Z" w16du:dateUtc="2025-07-02T12:23:00Z">
        <w:r w:rsidR="044F42A8" w:rsidRPr="5D3B159A" w:rsidDel="00347C48">
          <w:rPr>
            <w:rFonts w:ascii="Arial" w:hAnsi="Arial" w:cs="Arial"/>
            <w:sz w:val="20"/>
            <w:szCs w:val="20"/>
            <w:lang w:val="en-AU"/>
          </w:rPr>
          <w:delText xml:space="preserve">Contractor </w:delText>
        </w:r>
      </w:del>
      <w:ins w:id="177" w:author="Rachel Benevenuto" w:date="2025-07-02T14:23:00Z" w16du:dateUtc="2025-07-02T12:23:00Z">
        <w:r w:rsidR="00347C48">
          <w:rPr>
            <w:rFonts w:ascii="Arial" w:hAnsi="Arial" w:cs="Arial"/>
            <w:sz w:val="20"/>
            <w:szCs w:val="20"/>
            <w:lang w:val="en-AU"/>
          </w:rPr>
          <w:t xml:space="preserve">Service Provider </w:t>
        </w:r>
      </w:ins>
      <w:r w:rsidR="044F42A8" w:rsidRPr="5D3B159A">
        <w:rPr>
          <w:rFonts w:ascii="Arial" w:hAnsi="Arial" w:cs="Arial"/>
          <w:sz w:val="20"/>
          <w:szCs w:val="20"/>
          <w:lang w:val="en-AU"/>
        </w:rPr>
        <w:t xml:space="preserve">shall </w:t>
      </w:r>
      <w:ins w:id="178" w:author="Rachel Benevenuto" w:date="2025-07-02T15:36:00Z" w16du:dateUtc="2025-07-02T13:36:00Z">
        <w:r w:rsidR="00615BB2">
          <w:rPr>
            <w:rFonts w:ascii="Arial" w:hAnsi="Arial" w:cs="Arial"/>
            <w:sz w:val="20"/>
            <w:szCs w:val="20"/>
            <w:lang w:val="en-AU"/>
          </w:rPr>
          <w:t>submit</w:t>
        </w:r>
      </w:ins>
      <w:del w:id="179" w:author="Rachel Benevenuto" w:date="2025-07-02T15:36:00Z" w16du:dateUtc="2025-07-02T13:36:00Z">
        <w:r w:rsidR="044F42A8" w:rsidRPr="5D3B159A" w:rsidDel="00615BB2">
          <w:rPr>
            <w:rFonts w:ascii="Arial" w:hAnsi="Arial" w:cs="Arial"/>
            <w:sz w:val="20"/>
            <w:szCs w:val="20"/>
            <w:lang w:val="en-AU"/>
          </w:rPr>
          <w:delText>issue</w:delText>
        </w:r>
      </w:del>
      <w:del w:id="180" w:author="Rachel Benevenuto" w:date="2025-07-02T16:27:00Z" w16du:dateUtc="2025-07-02T14:27:00Z">
        <w:r w:rsidR="044F42A8" w:rsidRPr="5D3B159A" w:rsidDel="004565C6">
          <w:rPr>
            <w:rFonts w:ascii="Arial" w:hAnsi="Arial" w:cs="Arial"/>
            <w:sz w:val="20"/>
            <w:szCs w:val="20"/>
            <w:lang w:val="en-AU"/>
          </w:rPr>
          <w:delText xml:space="preserve"> a</w:delText>
        </w:r>
      </w:del>
      <w:r w:rsidR="044F42A8" w:rsidRPr="5D3B159A">
        <w:rPr>
          <w:rFonts w:ascii="Arial" w:hAnsi="Arial" w:cs="Arial"/>
          <w:sz w:val="20"/>
          <w:szCs w:val="20"/>
          <w:lang w:val="en-AU"/>
        </w:rPr>
        <w:t xml:space="preserve"> </w:t>
      </w:r>
      <w:ins w:id="181" w:author="Rachel Benevenuto" w:date="2025-07-02T15:36:00Z" w16du:dateUtc="2025-07-02T13:36:00Z">
        <w:r w:rsidR="00615BB2">
          <w:rPr>
            <w:rFonts w:ascii="Arial" w:hAnsi="Arial" w:cs="Arial"/>
            <w:sz w:val="20"/>
            <w:szCs w:val="20"/>
            <w:lang w:val="en-AU"/>
          </w:rPr>
          <w:t xml:space="preserve">detailed </w:t>
        </w:r>
      </w:ins>
      <w:r w:rsidR="044F42A8" w:rsidRPr="5D3B159A">
        <w:rPr>
          <w:rFonts w:ascii="Arial" w:hAnsi="Arial" w:cs="Arial"/>
          <w:sz w:val="20"/>
          <w:szCs w:val="20"/>
          <w:lang w:val="en-AU"/>
        </w:rPr>
        <w:t>timesheet</w:t>
      </w:r>
      <w:ins w:id="182" w:author="Rachel Benevenuto" w:date="2025-07-02T16:27:00Z" w16du:dateUtc="2025-07-02T14:27:00Z">
        <w:r w:rsidR="004565C6">
          <w:rPr>
            <w:rFonts w:ascii="Arial" w:hAnsi="Arial" w:cs="Arial"/>
            <w:sz w:val="20"/>
            <w:szCs w:val="20"/>
            <w:lang w:val="en-AU"/>
          </w:rPr>
          <w:t>s</w:t>
        </w:r>
      </w:ins>
      <w:del w:id="183" w:author="Rachel Benevenuto" w:date="2025-07-02T16:33:00Z" w16du:dateUtc="2025-07-02T14:33:00Z">
        <w:r w:rsidR="044F42A8" w:rsidRPr="5D3B159A" w:rsidDel="008B37BE">
          <w:rPr>
            <w:rFonts w:ascii="Arial" w:hAnsi="Arial" w:cs="Arial"/>
            <w:sz w:val="20"/>
            <w:szCs w:val="20"/>
            <w:lang w:val="en-AU"/>
          </w:rPr>
          <w:delText xml:space="preserve"> </w:delText>
        </w:r>
      </w:del>
      <w:del w:id="184" w:author="Rachel Benevenuto" w:date="2025-07-02T15:56:00Z" w16du:dateUtc="2025-07-02T13:56:00Z">
        <w:r w:rsidR="044F42A8" w:rsidRPr="5D3B159A" w:rsidDel="0025112F">
          <w:rPr>
            <w:rFonts w:ascii="Arial" w:hAnsi="Arial" w:cs="Arial"/>
            <w:sz w:val="20"/>
            <w:szCs w:val="20"/>
            <w:lang w:val="en-AU"/>
          </w:rPr>
          <w:delText>at the end of</w:delText>
        </w:r>
      </w:del>
      <w:del w:id="185" w:author="Rachel Benevenuto" w:date="2025-07-02T16:32:00Z" w16du:dateUtc="2025-07-02T14:32:00Z">
        <w:r w:rsidR="044F42A8" w:rsidRPr="5D3B159A" w:rsidDel="00D65516">
          <w:rPr>
            <w:rFonts w:ascii="Arial" w:hAnsi="Arial" w:cs="Arial"/>
            <w:sz w:val="20"/>
            <w:szCs w:val="20"/>
            <w:lang w:val="en-AU"/>
          </w:rPr>
          <w:delText xml:space="preserve"> each </w:delText>
        </w:r>
      </w:del>
      <w:del w:id="186" w:author="Rachel Benevenuto" w:date="2025-07-02T15:57:00Z" w16du:dateUtc="2025-07-02T13:57:00Z">
        <w:r w:rsidR="044F42A8" w:rsidRPr="5D3B159A" w:rsidDel="0025112F">
          <w:rPr>
            <w:rFonts w:ascii="Arial" w:hAnsi="Arial" w:cs="Arial"/>
            <w:sz w:val="20"/>
            <w:szCs w:val="20"/>
            <w:lang w:val="en-AU"/>
          </w:rPr>
          <w:delText>calendar month</w:delText>
        </w:r>
      </w:del>
      <w:del w:id="187" w:author="Rachel Benevenuto" w:date="2025-07-02T16:32:00Z" w16du:dateUtc="2025-07-02T14:32:00Z">
        <w:r w:rsidR="044F42A8" w:rsidRPr="5D3B159A" w:rsidDel="00D65516">
          <w:rPr>
            <w:rFonts w:ascii="Arial" w:hAnsi="Arial" w:cs="Arial"/>
            <w:sz w:val="20"/>
            <w:szCs w:val="20"/>
            <w:lang w:val="en-AU"/>
          </w:rPr>
          <w:delText xml:space="preserve"> </w:delText>
        </w:r>
      </w:del>
      <w:ins w:id="188" w:author="Rachel Benevenuto" w:date="2025-07-02T15:00:00Z" w16du:dateUtc="2025-07-02T13:00:00Z">
        <w:r w:rsidR="00704897">
          <w:rPr>
            <w:rFonts w:ascii="Arial" w:hAnsi="Arial" w:cs="Arial"/>
            <w:sz w:val="20"/>
            <w:szCs w:val="20"/>
            <w:lang w:val="en-AU"/>
          </w:rPr>
          <w:t xml:space="preserve"> </w:t>
        </w:r>
      </w:ins>
      <w:del w:id="189" w:author="Rachel Benevenuto" w:date="2025-07-02T15:57:00Z" w16du:dateUtc="2025-07-02T13:57:00Z">
        <w:r w:rsidR="044F42A8" w:rsidRPr="5D3B159A" w:rsidDel="0025112F">
          <w:rPr>
            <w:rFonts w:ascii="Arial" w:hAnsi="Arial" w:cs="Arial"/>
            <w:sz w:val="20"/>
            <w:szCs w:val="20"/>
            <w:lang w:val="en-AU"/>
          </w:rPr>
          <w:delText>summarizing that month</w:delText>
        </w:r>
        <w:r w:rsidR="044F42A8" w:rsidRPr="5D3B159A" w:rsidDel="00910780">
          <w:rPr>
            <w:rFonts w:ascii="Arial" w:hAnsi="Arial" w:cs="Arial"/>
            <w:sz w:val="20"/>
            <w:szCs w:val="20"/>
            <w:lang w:val="en-AU"/>
          </w:rPr>
          <w:delText xml:space="preserve">, </w:delText>
        </w:r>
      </w:del>
      <w:ins w:id="190" w:author="Rachel Benevenuto" w:date="2025-07-02T15:57:00Z" w16du:dateUtc="2025-07-02T13:57:00Z">
        <w:r w:rsidR="00910780">
          <w:rPr>
            <w:rFonts w:ascii="Arial" w:hAnsi="Arial" w:cs="Arial"/>
            <w:sz w:val="20"/>
            <w:szCs w:val="20"/>
            <w:lang w:val="en-AU"/>
          </w:rPr>
          <w:t>containing</w:t>
        </w:r>
      </w:ins>
      <w:del w:id="191" w:author="Rachel Benevenuto" w:date="2025-07-02T15:57:00Z" w16du:dateUtc="2025-07-02T13:57:00Z">
        <w:r w:rsidR="044F42A8" w:rsidRPr="5D3B159A" w:rsidDel="00910780">
          <w:rPr>
            <w:rFonts w:ascii="Arial" w:hAnsi="Arial" w:cs="Arial"/>
            <w:sz w:val="20"/>
            <w:szCs w:val="20"/>
            <w:lang w:val="en-AU"/>
          </w:rPr>
          <w:delText>which include</w:delText>
        </w:r>
      </w:del>
      <w:del w:id="192" w:author="Rachel Benevenuto" w:date="2025-07-02T15:58:00Z" w16du:dateUtc="2025-07-02T13:58:00Z">
        <w:r w:rsidR="044F42A8" w:rsidRPr="5D3B159A" w:rsidDel="00910780">
          <w:rPr>
            <w:rFonts w:ascii="Arial" w:hAnsi="Arial" w:cs="Arial"/>
            <w:sz w:val="20"/>
            <w:szCs w:val="20"/>
            <w:lang w:val="en-AU"/>
          </w:rPr>
          <w:delText>s</w:delText>
        </w:r>
      </w:del>
      <w:r w:rsidR="044F42A8" w:rsidRPr="5D3B159A">
        <w:rPr>
          <w:rFonts w:ascii="Arial" w:hAnsi="Arial" w:cs="Arial"/>
          <w:sz w:val="20"/>
          <w:szCs w:val="20"/>
          <w:lang w:val="en-AU"/>
        </w:rPr>
        <w:t xml:space="preserve"> the actual time spent</w:t>
      </w:r>
      <w:ins w:id="193" w:author="Rachel Benevenuto" w:date="2025-07-02T15:01:00Z" w16du:dateUtc="2025-07-02T13:01:00Z">
        <w:r w:rsidR="00BE2E09">
          <w:rPr>
            <w:rFonts w:ascii="Arial" w:hAnsi="Arial" w:cs="Arial"/>
            <w:sz w:val="20"/>
            <w:szCs w:val="20"/>
            <w:lang w:val="en-AU"/>
          </w:rPr>
          <w:t xml:space="preserve">, </w:t>
        </w:r>
      </w:ins>
      <w:ins w:id="194" w:author="Rachel Benevenuto" w:date="2025-07-02T15:37:00Z" w16du:dateUtc="2025-07-02T13:37:00Z">
        <w:r w:rsidR="00A40821">
          <w:rPr>
            <w:rFonts w:ascii="Arial" w:hAnsi="Arial" w:cs="Arial"/>
            <w:sz w:val="20"/>
            <w:szCs w:val="20"/>
            <w:lang w:val="en-AU"/>
          </w:rPr>
          <w:t xml:space="preserve">description of activities and </w:t>
        </w:r>
      </w:ins>
      <w:ins w:id="195" w:author="Rachel Benevenuto" w:date="2025-07-02T15:01:00Z" w16du:dateUtc="2025-07-02T13:01:00Z">
        <w:r w:rsidR="00BE2E09">
          <w:rPr>
            <w:rFonts w:ascii="Arial" w:hAnsi="Arial" w:cs="Arial"/>
            <w:sz w:val="20"/>
            <w:szCs w:val="20"/>
            <w:lang w:val="en-AU"/>
          </w:rPr>
          <w:t>key milestones achieved,</w:t>
        </w:r>
      </w:ins>
      <w:r w:rsidR="044F42A8" w:rsidRPr="5D3B159A">
        <w:rPr>
          <w:rFonts w:ascii="Arial" w:hAnsi="Arial" w:cs="Arial"/>
          <w:sz w:val="20"/>
          <w:szCs w:val="20"/>
          <w:lang w:val="en-AU"/>
        </w:rPr>
        <w:t xml:space="preserve"> and the corresponding fee</w:t>
      </w:r>
      <w:ins w:id="196" w:author="Rachel Benevenuto" w:date="2025-07-02T15:38:00Z" w16du:dateUtc="2025-07-02T13:38:00Z">
        <w:r w:rsidR="00176950">
          <w:rPr>
            <w:rFonts w:ascii="Arial" w:hAnsi="Arial" w:cs="Arial"/>
            <w:sz w:val="20"/>
            <w:szCs w:val="20"/>
            <w:lang w:val="en-AU"/>
          </w:rPr>
          <w:t>s</w:t>
        </w:r>
      </w:ins>
      <w:r w:rsidR="044F42A8" w:rsidRPr="5D3B159A">
        <w:rPr>
          <w:rFonts w:ascii="Arial" w:hAnsi="Arial" w:cs="Arial"/>
          <w:sz w:val="20"/>
          <w:szCs w:val="20"/>
          <w:lang w:val="en-AU"/>
        </w:rPr>
        <w:t xml:space="preserve"> calculated </w:t>
      </w:r>
      <w:del w:id="197" w:author="Rachel Benevenuto" w:date="2025-07-02T15:38:00Z" w16du:dateUtc="2025-07-02T13:38:00Z">
        <w:r w:rsidR="044F42A8" w:rsidRPr="5D3B159A" w:rsidDel="001B7B09">
          <w:rPr>
            <w:rFonts w:ascii="Arial" w:hAnsi="Arial" w:cs="Arial"/>
            <w:sz w:val="20"/>
            <w:szCs w:val="20"/>
            <w:lang w:val="en-AU"/>
          </w:rPr>
          <w:delText>based on</w:delText>
        </w:r>
      </w:del>
      <w:ins w:id="198" w:author="Rachel Benevenuto" w:date="2025-07-02T15:38:00Z" w16du:dateUtc="2025-07-02T13:38:00Z">
        <w:r w:rsidR="001B7B09">
          <w:rPr>
            <w:rFonts w:ascii="Arial" w:hAnsi="Arial" w:cs="Arial"/>
            <w:sz w:val="20"/>
            <w:szCs w:val="20"/>
            <w:lang w:val="en-AU"/>
          </w:rPr>
          <w:t>at</w:t>
        </w:r>
      </w:ins>
      <w:r w:rsidR="044F42A8" w:rsidRPr="5D3B159A">
        <w:rPr>
          <w:rFonts w:ascii="Arial" w:hAnsi="Arial" w:cs="Arial"/>
          <w:sz w:val="20"/>
          <w:szCs w:val="20"/>
          <w:lang w:val="en-AU"/>
        </w:rPr>
        <w:t xml:space="preserve"> the </w:t>
      </w:r>
      <w:del w:id="199" w:author="Rachel Benevenuto" w:date="2025-07-02T14:23:00Z" w16du:dateUtc="2025-07-02T12:23:00Z">
        <w:r w:rsidR="044F42A8" w:rsidRPr="5D3B159A" w:rsidDel="00347C48">
          <w:rPr>
            <w:rFonts w:ascii="Arial" w:hAnsi="Arial" w:cs="Arial"/>
            <w:sz w:val="20"/>
            <w:szCs w:val="20"/>
            <w:lang w:val="en-AU"/>
          </w:rPr>
          <w:delText>hourly</w:delText>
        </w:r>
      </w:del>
      <w:ins w:id="200" w:author="Rachel Benevenuto" w:date="2025-07-02T14:23:00Z" w16du:dateUtc="2025-07-02T12:23:00Z">
        <w:r w:rsidR="00347C48">
          <w:rPr>
            <w:rFonts w:ascii="Arial" w:hAnsi="Arial" w:cs="Arial"/>
            <w:sz w:val="20"/>
            <w:szCs w:val="20"/>
            <w:lang w:val="en-AU"/>
          </w:rPr>
          <w:t>daily</w:t>
        </w:r>
      </w:ins>
      <w:r w:rsidR="044F42A8" w:rsidRPr="5D3B159A">
        <w:rPr>
          <w:rFonts w:ascii="Arial" w:hAnsi="Arial" w:cs="Arial"/>
          <w:sz w:val="20"/>
          <w:szCs w:val="20"/>
          <w:lang w:val="en-AU"/>
        </w:rPr>
        <w:t xml:space="preserve"> rate specified </w:t>
      </w:r>
      <w:ins w:id="201" w:author="Rachel Benevenuto" w:date="2025-07-02T15:38:00Z" w16du:dateUtc="2025-07-02T13:38:00Z">
        <w:r w:rsidR="00176950">
          <w:rPr>
            <w:rFonts w:ascii="Arial" w:hAnsi="Arial" w:cs="Arial"/>
            <w:sz w:val="20"/>
            <w:szCs w:val="20"/>
            <w:lang w:val="en-AU"/>
          </w:rPr>
          <w:t xml:space="preserve">in Clause 5.1 </w:t>
        </w:r>
      </w:ins>
      <w:r w:rsidR="044F42A8" w:rsidRPr="5D3B159A">
        <w:rPr>
          <w:rFonts w:ascii="Arial" w:hAnsi="Arial" w:cs="Arial"/>
          <w:sz w:val="20"/>
          <w:szCs w:val="20"/>
          <w:lang w:val="en-AU"/>
        </w:rPr>
        <w:t xml:space="preserve">above. </w:t>
      </w:r>
      <w:ins w:id="202" w:author="Rachel Benevenuto" w:date="2025-07-02T16:07:00Z" w16du:dateUtc="2025-07-02T14:07:00Z">
        <w:r w:rsidR="0023532F">
          <w:rPr>
            <w:rFonts w:ascii="Arial" w:hAnsi="Arial" w:cs="Arial"/>
            <w:sz w:val="20"/>
            <w:szCs w:val="20"/>
            <w:lang w:val="en-AU"/>
          </w:rPr>
          <w:t>Paym</w:t>
        </w:r>
      </w:ins>
      <w:ins w:id="203" w:author="Rachel Benevenuto" w:date="2025-07-02T16:08:00Z" w16du:dateUtc="2025-07-02T14:08:00Z">
        <w:r w:rsidR="0023532F">
          <w:rPr>
            <w:rFonts w:ascii="Arial" w:hAnsi="Arial" w:cs="Arial"/>
            <w:sz w:val="20"/>
            <w:szCs w:val="20"/>
            <w:lang w:val="en-AU"/>
          </w:rPr>
          <w:t xml:space="preserve">ent shall be </w:t>
        </w:r>
        <w:r w:rsidR="0023532F" w:rsidRPr="00896619">
          <w:rPr>
            <w:rFonts w:ascii="Arial" w:hAnsi="Arial" w:cs="Arial"/>
            <w:sz w:val="20"/>
            <w:szCs w:val="20"/>
            <w:lang w:val="en-AU"/>
          </w:rPr>
          <w:t xml:space="preserve">as </w:t>
        </w:r>
      </w:ins>
      <w:ins w:id="204" w:author="Rachel Benevenuto" w:date="2025-07-02T16:26:00Z" w16du:dateUtc="2025-07-02T14:26:00Z">
        <w:r w:rsidR="00731127" w:rsidRPr="00896619">
          <w:rPr>
            <w:rFonts w:ascii="Arial" w:hAnsi="Arial" w:cs="Arial"/>
            <w:sz w:val="20"/>
            <w:szCs w:val="20"/>
            <w:lang w:val="en-AU"/>
            <w:rPrChange w:id="205" w:author="Rachel Benevenuto" w:date="2025-07-02T16:28:00Z" w16du:dateUtc="2025-07-02T14:28:00Z">
              <w:rPr>
                <w:rFonts w:ascii="Arial" w:hAnsi="Arial" w:cs="Arial"/>
                <w:sz w:val="20"/>
                <w:szCs w:val="20"/>
                <w:highlight w:val="yellow"/>
                <w:lang w:val="en-AU"/>
              </w:rPr>
            </w:rPrChange>
          </w:rPr>
          <w:t xml:space="preserve">specified </w:t>
        </w:r>
      </w:ins>
      <w:ins w:id="206" w:author="Rachel Benevenuto" w:date="2025-07-02T16:08:00Z" w16du:dateUtc="2025-07-02T14:08:00Z">
        <w:r w:rsidR="0023532F" w:rsidRPr="00896619">
          <w:rPr>
            <w:rFonts w:ascii="Arial" w:hAnsi="Arial" w:cs="Arial"/>
            <w:sz w:val="20"/>
            <w:szCs w:val="20"/>
            <w:lang w:val="en-AU"/>
          </w:rPr>
          <w:t xml:space="preserve">in </w:t>
        </w:r>
      </w:ins>
      <w:ins w:id="207" w:author="Rachel Benevenuto" w:date="2025-07-02T16:26:00Z" w16du:dateUtc="2025-07-02T14:26:00Z">
        <w:r w:rsidR="008F2BB7" w:rsidRPr="00896619">
          <w:rPr>
            <w:rFonts w:ascii="Arial" w:hAnsi="Arial" w:cs="Arial"/>
            <w:sz w:val="20"/>
            <w:szCs w:val="20"/>
            <w:lang w:val="en-AU"/>
            <w:rPrChange w:id="208" w:author="Rachel Benevenuto" w:date="2025-07-02T16:28:00Z" w16du:dateUtc="2025-07-02T14:28:00Z">
              <w:rPr>
                <w:rFonts w:ascii="Arial" w:hAnsi="Arial" w:cs="Arial"/>
                <w:sz w:val="20"/>
                <w:szCs w:val="20"/>
                <w:highlight w:val="yellow"/>
                <w:lang w:val="en-AU"/>
              </w:rPr>
            </w:rPrChange>
          </w:rPr>
          <w:t xml:space="preserve">Clause </w:t>
        </w:r>
      </w:ins>
      <w:ins w:id="209" w:author="Rachel Benevenuto" w:date="2025-07-02T16:27:00Z" w16du:dateUtc="2025-07-02T14:27:00Z">
        <w:r w:rsidR="004565C6" w:rsidRPr="00896619">
          <w:rPr>
            <w:rFonts w:ascii="Arial" w:hAnsi="Arial" w:cs="Arial"/>
            <w:sz w:val="20"/>
            <w:szCs w:val="20"/>
            <w:lang w:val="en-AU"/>
            <w:rPrChange w:id="210" w:author="Rachel Benevenuto" w:date="2025-07-02T16:28:00Z" w16du:dateUtc="2025-07-02T14:28:00Z">
              <w:rPr>
                <w:rFonts w:ascii="Arial" w:hAnsi="Arial" w:cs="Arial"/>
                <w:sz w:val="20"/>
                <w:szCs w:val="20"/>
                <w:highlight w:val="yellow"/>
                <w:lang w:val="en-AU"/>
              </w:rPr>
            </w:rPrChange>
          </w:rPr>
          <w:t xml:space="preserve">2.2 of </w:t>
        </w:r>
      </w:ins>
      <w:ins w:id="211" w:author="Rachel Benevenuto" w:date="2025-07-02T16:08:00Z" w16du:dateUtc="2025-07-02T14:08:00Z">
        <w:r w:rsidR="0023532F" w:rsidRPr="00896619">
          <w:rPr>
            <w:rFonts w:ascii="Arial" w:hAnsi="Arial" w:cs="Arial"/>
            <w:sz w:val="20"/>
            <w:szCs w:val="20"/>
            <w:lang w:val="en-AU"/>
          </w:rPr>
          <w:t>the MSA</w:t>
        </w:r>
        <w:r w:rsidR="0023532F">
          <w:rPr>
            <w:rFonts w:ascii="Arial" w:hAnsi="Arial" w:cs="Arial"/>
            <w:sz w:val="20"/>
            <w:szCs w:val="20"/>
            <w:lang w:val="en-AU"/>
          </w:rPr>
          <w:t>.</w:t>
        </w:r>
      </w:ins>
    </w:p>
    <w:p w14:paraId="145D72A7" w14:textId="43C0EA38" w:rsidR="00D435BE" w:rsidRPr="007A48BC" w:rsidDel="00286AA0" w:rsidRDefault="044F42A8" w:rsidP="00D65516">
      <w:pPr>
        <w:pStyle w:val="ListParagraph"/>
        <w:ind w:left="709"/>
        <w:jc w:val="both"/>
        <w:rPr>
          <w:del w:id="212" w:author="Rachel Benevenuto" w:date="2025-07-02T16:34:00Z" w16du:dateUtc="2025-07-02T14:34:00Z"/>
          <w:rFonts w:ascii="Arial" w:hAnsi="Arial" w:cs="Arial"/>
          <w:sz w:val="20"/>
          <w:szCs w:val="20"/>
          <w:lang w:val="en-AU"/>
        </w:rPr>
        <w:pPrChange w:id="213" w:author="Rachel Benevenuto" w:date="2025-07-02T16:32:00Z" w16du:dateUtc="2025-07-02T14:32:00Z">
          <w:pPr>
            <w:pStyle w:val="ListParagraph"/>
            <w:numPr>
              <w:ilvl w:val="1"/>
              <w:numId w:val="1"/>
            </w:numPr>
            <w:ind w:left="709" w:hanging="709"/>
            <w:jc w:val="both"/>
          </w:pPr>
        </w:pPrChange>
      </w:pPr>
      <w:del w:id="214" w:author="Rachel Benevenuto" w:date="2025-07-02T15:39:00Z" w16du:dateUtc="2025-07-02T13:39:00Z">
        <w:r w:rsidRPr="00E35CEB" w:rsidDel="009C735B">
          <w:rPr>
            <w:rFonts w:ascii="Arial" w:hAnsi="Arial" w:cs="Arial"/>
            <w:sz w:val="20"/>
            <w:szCs w:val="20"/>
            <w:highlight w:val="yellow"/>
            <w:lang w:val="en-AU"/>
            <w:rPrChange w:id="215" w:author="Rachel Benevenuto" w:date="2025-07-02T15:23:00Z" w16du:dateUtc="2025-07-02T13:23:00Z">
              <w:rPr>
                <w:rFonts w:ascii="Arial" w:hAnsi="Arial" w:cs="Arial"/>
                <w:sz w:val="20"/>
                <w:szCs w:val="20"/>
                <w:lang w:val="en-AU"/>
              </w:rPr>
            </w:rPrChange>
          </w:rPr>
          <w:delText xml:space="preserve">The timesheet issued by </w:delText>
        </w:r>
      </w:del>
      <w:del w:id="216" w:author="Rachel Benevenuto" w:date="2025-07-02T15:56:00Z" w16du:dateUtc="2025-07-02T13:56:00Z">
        <w:r w:rsidRPr="00E35CEB" w:rsidDel="00BD73E5">
          <w:rPr>
            <w:rFonts w:ascii="Arial" w:hAnsi="Arial" w:cs="Arial"/>
            <w:sz w:val="20"/>
            <w:szCs w:val="20"/>
            <w:highlight w:val="yellow"/>
            <w:lang w:val="en-AU"/>
            <w:rPrChange w:id="217" w:author="Rachel Benevenuto" w:date="2025-07-02T15:23:00Z" w16du:dateUtc="2025-07-02T13:23:00Z">
              <w:rPr>
                <w:rFonts w:ascii="Arial" w:hAnsi="Arial" w:cs="Arial"/>
                <w:sz w:val="20"/>
                <w:szCs w:val="20"/>
                <w:lang w:val="en-AU"/>
              </w:rPr>
            </w:rPrChange>
          </w:rPr>
          <w:delText xml:space="preserve">the </w:delText>
        </w:r>
      </w:del>
      <w:del w:id="218" w:author="Rachel Benevenuto" w:date="2025-07-02T14:23:00Z" w16du:dateUtc="2025-07-02T12:23:00Z">
        <w:r w:rsidRPr="00E35CEB" w:rsidDel="00347C48">
          <w:rPr>
            <w:rFonts w:ascii="Arial" w:hAnsi="Arial" w:cs="Arial"/>
            <w:sz w:val="20"/>
            <w:szCs w:val="20"/>
            <w:highlight w:val="yellow"/>
            <w:lang w:val="en-AU"/>
            <w:rPrChange w:id="219" w:author="Rachel Benevenuto" w:date="2025-07-02T15:23:00Z" w16du:dateUtc="2025-07-02T13:23:00Z">
              <w:rPr>
                <w:rFonts w:ascii="Arial" w:hAnsi="Arial" w:cs="Arial"/>
                <w:sz w:val="20"/>
                <w:szCs w:val="20"/>
                <w:lang w:val="en-AU"/>
              </w:rPr>
            </w:rPrChange>
          </w:rPr>
          <w:delText xml:space="preserve">Contractor </w:delText>
        </w:r>
      </w:del>
      <w:del w:id="220" w:author="Rachel Benevenuto" w:date="2025-07-02T15:56:00Z" w16du:dateUtc="2025-07-02T13:56:00Z">
        <w:r w:rsidRPr="00E35CEB" w:rsidDel="00BD73E5">
          <w:rPr>
            <w:rFonts w:ascii="Arial" w:hAnsi="Arial" w:cs="Arial"/>
            <w:sz w:val="20"/>
            <w:szCs w:val="20"/>
            <w:highlight w:val="yellow"/>
            <w:lang w:val="en-AU"/>
            <w:rPrChange w:id="221" w:author="Rachel Benevenuto" w:date="2025-07-02T15:23:00Z" w16du:dateUtc="2025-07-02T13:23:00Z">
              <w:rPr>
                <w:rFonts w:ascii="Arial" w:hAnsi="Arial" w:cs="Arial"/>
                <w:sz w:val="20"/>
                <w:szCs w:val="20"/>
                <w:lang w:val="en-AU"/>
              </w:rPr>
            </w:rPrChange>
          </w:rPr>
          <w:delText xml:space="preserve">shall </w:delText>
        </w:r>
      </w:del>
      <w:del w:id="222" w:author="Rachel Benevenuto" w:date="2025-07-02T15:39:00Z" w16du:dateUtc="2025-07-02T13:39:00Z">
        <w:r w:rsidRPr="00E35CEB" w:rsidDel="00371BA9">
          <w:rPr>
            <w:rFonts w:ascii="Arial" w:hAnsi="Arial" w:cs="Arial"/>
            <w:sz w:val="20"/>
            <w:szCs w:val="20"/>
            <w:highlight w:val="yellow"/>
            <w:lang w:val="en-AU"/>
            <w:rPrChange w:id="223" w:author="Rachel Benevenuto" w:date="2025-07-02T15:23:00Z" w16du:dateUtc="2025-07-02T13:23:00Z">
              <w:rPr>
                <w:rFonts w:ascii="Arial" w:hAnsi="Arial" w:cs="Arial"/>
                <w:sz w:val="20"/>
                <w:szCs w:val="20"/>
                <w:lang w:val="en-AU"/>
              </w:rPr>
            </w:rPrChange>
          </w:rPr>
          <w:delText>serve as the b</w:delText>
        </w:r>
      </w:del>
      <w:del w:id="224" w:author="Rachel Benevenuto" w:date="2025-07-02T15:40:00Z" w16du:dateUtc="2025-07-02T13:40:00Z">
        <w:r w:rsidRPr="00E35CEB" w:rsidDel="00371BA9">
          <w:rPr>
            <w:rFonts w:ascii="Arial" w:hAnsi="Arial" w:cs="Arial"/>
            <w:sz w:val="20"/>
            <w:szCs w:val="20"/>
            <w:highlight w:val="yellow"/>
            <w:lang w:val="en-AU"/>
            <w:rPrChange w:id="225" w:author="Rachel Benevenuto" w:date="2025-07-02T15:23:00Z" w16du:dateUtc="2025-07-02T13:23:00Z">
              <w:rPr>
                <w:rFonts w:ascii="Arial" w:hAnsi="Arial" w:cs="Arial"/>
                <w:sz w:val="20"/>
                <w:szCs w:val="20"/>
                <w:lang w:val="en-AU"/>
              </w:rPr>
            </w:rPrChange>
          </w:rPr>
          <w:delText>asis for</w:delText>
        </w:r>
      </w:del>
      <w:del w:id="226" w:author="Rachel Benevenuto" w:date="2025-07-02T15:56:00Z" w16du:dateUtc="2025-07-02T13:56:00Z">
        <w:r w:rsidRPr="00E35CEB" w:rsidDel="00BD73E5">
          <w:rPr>
            <w:rFonts w:ascii="Arial" w:hAnsi="Arial" w:cs="Arial"/>
            <w:sz w:val="20"/>
            <w:szCs w:val="20"/>
            <w:highlight w:val="yellow"/>
            <w:lang w:val="en-AU"/>
            <w:rPrChange w:id="227" w:author="Rachel Benevenuto" w:date="2025-07-02T15:23:00Z" w16du:dateUtc="2025-07-02T13:23:00Z">
              <w:rPr>
                <w:rFonts w:ascii="Arial" w:hAnsi="Arial" w:cs="Arial"/>
                <w:sz w:val="20"/>
                <w:szCs w:val="20"/>
                <w:lang w:val="en-AU"/>
              </w:rPr>
            </w:rPrChange>
          </w:rPr>
          <w:delText xml:space="preserve"> </w:delText>
        </w:r>
      </w:del>
      <w:del w:id="228" w:author="Rachel Benevenuto" w:date="2025-07-02T15:40:00Z" w16du:dateUtc="2025-07-02T13:40:00Z">
        <w:r w:rsidRPr="00E35CEB" w:rsidDel="00371BA9">
          <w:rPr>
            <w:rFonts w:ascii="Arial" w:hAnsi="Arial" w:cs="Arial"/>
            <w:sz w:val="20"/>
            <w:szCs w:val="20"/>
            <w:highlight w:val="yellow"/>
            <w:lang w:val="en-AU"/>
            <w:rPrChange w:id="229" w:author="Rachel Benevenuto" w:date="2025-07-02T15:23:00Z" w16du:dateUtc="2025-07-02T13:23:00Z">
              <w:rPr>
                <w:rFonts w:ascii="Arial" w:hAnsi="Arial" w:cs="Arial"/>
                <w:sz w:val="20"/>
                <w:szCs w:val="20"/>
                <w:lang w:val="en-AU"/>
              </w:rPr>
            </w:rPrChange>
          </w:rPr>
          <w:delText>the</w:delText>
        </w:r>
      </w:del>
      <w:del w:id="230" w:author="Rachel Benevenuto" w:date="2025-07-02T15:56:00Z" w16du:dateUtc="2025-07-02T13:56:00Z">
        <w:r w:rsidRPr="00E35CEB" w:rsidDel="00BD73E5">
          <w:rPr>
            <w:rFonts w:ascii="Arial" w:hAnsi="Arial" w:cs="Arial"/>
            <w:sz w:val="20"/>
            <w:szCs w:val="20"/>
            <w:highlight w:val="yellow"/>
            <w:lang w:val="en-AU"/>
            <w:rPrChange w:id="231" w:author="Rachel Benevenuto" w:date="2025-07-02T15:23:00Z" w16du:dateUtc="2025-07-02T13:23:00Z">
              <w:rPr>
                <w:rFonts w:ascii="Arial" w:hAnsi="Arial" w:cs="Arial"/>
                <w:sz w:val="20"/>
                <w:szCs w:val="20"/>
                <w:lang w:val="en-AU"/>
              </w:rPr>
            </w:rPrChange>
          </w:rPr>
          <w:delText xml:space="preserve"> Certificate of Completion. The </w:delText>
        </w:r>
      </w:del>
      <w:del w:id="232" w:author="Rachel Benevenuto" w:date="2025-07-02T14:23:00Z" w16du:dateUtc="2025-07-02T12:23:00Z">
        <w:r w:rsidRPr="00E35CEB" w:rsidDel="00347C48">
          <w:rPr>
            <w:rFonts w:ascii="Arial" w:hAnsi="Arial" w:cs="Arial"/>
            <w:sz w:val="20"/>
            <w:szCs w:val="20"/>
            <w:highlight w:val="yellow"/>
            <w:lang w:val="en-AU"/>
            <w:rPrChange w:id="233" w:author="Rachel Benevenuto" w:date="2025-07-02T15:23:00Z" w16du:dateUtc="2025-07-02T13:23:00Z">
              <w:rPr>
                <w:rFonts w:ascii="Arial" w:hAnsi="Arial" w:cs="Arial"/>
                <w:sz w:val="20"/>
                <w:szCs w:val="20"/>
                <w:lang w:val="en-AU"/>
              </w:rPr>
            </w:rPrChange>
          </w:rPr>
          <w:delText xml:space="preserve">Contractor </w:delText>
        </w:r>
      </w:del>
      <w:del w:id="234" w:author="Rachel Benevenuto" w:date="2025-07-02T15:56:00Z" w16du:dateUtc="2025-07-02T13:56:00Z">
        <w:r w:rsidRPr="00E35CEB" w:rsidDel="00BD73E5">
          <w:rPr>
            <w:rFonts w:ascii="Arial" w:hAnsi="Arial" w:cs="Arial"/>
            <w:sz w:val="20"/>
            <w:szCs w:val="20"/>
            <w:highlight w:val="yellow"/>
            <w:lang w:val="en-AU"/>
            <w:rPrChange w:id="235" w:author="Rachel Benevenuto" w:date="2025-07-02T15:23:00Z" w16du:dateUtc="2025-07-02T13:23:00Z">
              <w:rPr>
                <w:rFonts w:ascii="Arial" w:hAnsi="Arial" w:cs="Arial"/>
                <w:sz w:val="20"/>
                <w:szCs w:val="20"/>
                <w:lang w:val="en-AU"/>
              </w:rPr>
            </w:rPrChange>
          </w:rPr>
          <w:delText xml:space="preserve">is entitled to issue </w:delText>
        </w:r>
      </w:del>
      <w:del w:id="236" w:author="Rachel Benevenuto" w:date="2025-07-02T15:40:00Z" w16du:dateUtc="2025-07-02T13:40:00Z">
        <w:r w:rsidRPr="00E35CEB" w:rsidDel="006F08AF">
          <w:rPr>
            <w:rFonts w:ascii="Arial" w:hAnsi="Arial" w:cs="Arial"/>
            <w:sz w:val="20"/>
            <w:szCs w:val="20"/>
            <w:highlight w:val="yellow"/>
            <w:lang w:val="en-AU"/>
            <w:rPrChange w:id="237" w:author="Rachel Benevenuto" w:date="2025-07-02T15:23:00Z" w16du:dateUtc="2025-07-02T13:23:00Z">
              <w:rPr>
                <w:rFonts w:ascii="Arial" w:hAnsi="Arial" w:cs="Arial"/>
                <w:sz w:val="20"/>
                <w:szCs w:val="20"/>
                <w:lang w:val="en-AU"/>
              </w:rPr>
            </w:rPrChange>
          </w:rPr>
          <w:delText xml:space="preserve">an </w:delText>
        </w:r>
      </w:del>
      <w:del w:id="238" w:author="Rachel Benevenuto" w:date="2025-07-02T15:56:00Z" w16du:dateUtc="2025-07-02T13:56:00Z">
        <w:r w:rsidRPr="00E35CEB" w:rsidDel="00BD73E5">
          <w:rPr>
            <w:rFonts w:ascii="Arial" w:hAnsi="Arial" w:cs="Arial"/>
            <w:sz w:val="20"/>
            <w:szCs w:val="20"/>
            <w:highlight w:val="yellow"/>
            <w:lang w:val="en-AU"/>
            <w:rPrChange w:id="239" w:author="Rachel Benevenuto" w:date="2025-07-02T15:23:00Z" w16du:dateUtc="2025-07-02T13:23:00Z">
              <w:rPr>
                <w:rFonts w:ascii="Arial" w:hAnsi="Arial" w:cs="Arial"/>
                <w:sz w:val="20"/>
                <w:szCs w:val="20"/>
                <w:lang w:val="en-AU"/>
              </w:rPr>
            </w:rPrChange>
          </w:rPr>
          <w:delText xml:space="preserve">invoice </w:delText>
        </w:r>
      </w:del>
      <w:del w:id="240" w:author="Rachel Benevenuto" w:date="2025-07-02T15:41:00Z" w16du:dateUtc="2025-07-02T13:41:00Z">
        <w:r w:rsidRPr="00E35CEB" w:rsidDel="004408D6">
          <w:rPr>
            <w:rFonts w:ascii="Arial" w:hAnsi="Arial" w:cs="Arial"/>
            <w:sz w:val="20"/>
            <w:szCs w:val="20"/>
            <w:highlight w:val="yellow"/>
            <w:lang w:val="en-AU"/>
            <w:rPrChange w:id="241" w:author="Rachel Benevenuto" w:date="2025-07-02T15:23:00Z" w16du:dateUtc="2025-07-02T13:23:00Z">
              <w:rPr>
                <w:rFonts w:ascii="Arial" w:hAnsi="Arial" w:cs="Arial"/>
                <w:sz w:val="20"/>
                <w:szCs w:val="20"/>
                <w:lang w:val="en-AU"/>
              </w:rPr>
            </w:rPrChange>
          </w:rPr>
          <w:delText>based on the</w:delText>
        </w:r>
      </w:del>
      <w:del w:id="242" w:author="Rachel Benevenuto" w:date="2025-07-02T15:56:00Z" w16du:dateUtc="2025-07-02T13:56:00Z">
        <w:r w:rsidRPr="00E35CEB" w:rsidDel="00BD73E5">
          <w:rPr>
            <w:rFonts w:ascii="Arial" w:hAnsi="Arial" w:cs="Arial"/>
            <w:sz w:val="20"/>
            <w:szCs w:val="20"/>
            <w:highlight w:val="yellow"/>
            <w:lang w:val="en-AU"/>
            <w:rPrChange w:id="243" w:author="Rachel Benevenuto" w:date="2025-07-02T15:23:00Z" w16du:dateUtc="2025-07-02T13:23:00Z">
              <w:rPr>
                <w:rFonts w:ascii="Arial" w:hAnsi="Arial" w:cs="Arial"/>
                <w:sz w:val="20"/>
                <w:szCs w:val="20"/>
                <w:lang w:val="en-AU"/>
              </w:rPr>
            </w:rPrChange>
          </w:rPr>
          <w:delText xml:space="preserve"> Certificate of Completion</w:delText>
        </w:r>
      </w:del>
      <w:del w:id="244" w:author="Rachel Benevenuto" w:date="2025-07-02T15:42:00Z" w16du:dateUtc="2025-07-02T13:42:00Z">
        <w:r w:rsidRPr="00E35CEB" w:rsidDel="00D43C45">
          <w:rPr>
            <w:rFonts w:ascii="Arial" w:hAnsi="Arial" w:cs="Arial"/>
            <w:sz w:val="20"/>
            <w:szCs w:val="20"/>
            <w:highlight w:val="yellow"/>
            <w:lang w:val="en-AU"/>
            <w:rPrChange w:id="245" w:author="Rachel Benevenuto" w:date="2025-07-02T15:23:00Z" w16du:dateUtc="2025-07-02T13:23:00Z">
              <w:rPr>
                <w:rFonts w:ascii="Arial" w:hAnsi="Arial" w:cs="Arial"/>
                <w:sz w:val="20"/>
                <w:szCs w:val="20"/>
                <w:lang w:val="en-AU"/>
              </w:rPr>
            </w:rPrChange>
          </w:rPr>
          <w:delText xml:space="preserve"> approved by </w:delText>
        </w:r>
      </w:del>
      <w:del w:id="246" w:author="Rachel Benevenuto" w:date="2025-07-02T14:23:00Z" w16du:dateUtc="2025-07-02T12:23:00Z">
        <w:r w:rsidRPr="00E35CEB" w:rsidDel="00347C48">
          <w:rPr>
            <w:rFonts w:ascii="Arial" w:hAnsi="Arial" w:cs="Arial"/>
            <w:sz w:val="20"/>
            <w:szCs w:val="20"/>
            <w:highlight w:val="yellow"/>
            <w:lang w:val="en-AU"/>
            <w:rPrChange w:id="247" w:author="Rachel Benevenuto" w:date="2025-07-02T15:23:00Z" w16du:dateUtc="2025-07-02T13:23:00Z">
              <w:rPr>
                <w:rFonts w:ascii="Arial" w:hAnsi="Arial" w:cs="Arial"/>
                <w:sz w:val="20"/>
                <w:szCs w:val="20"/>
                <w:lang w:val="en-AU"/>
              </w:rPr>
            </w:rPrChange>
          </w:rPr>
          <w:delText>the Client</w:delText>
        </w:r>
      </w:del>
      <w:del w:id="248" w:author="Rachel Benevenuto" w:date="2025-07-02T15:56:00Z" w16du:dateUtc="2025-07-02T13:56:00Z">
        <w:r w:rsidRPr="5D3B159A" w:rsidDel="00BD73E5">
          <w:rPr>
            <w:rFonts w:ascii="Arial" w:hAnsi="Arial" w:cs="Arial"/>
            <w:sz w:val="20"/>
            <w:szCs w:val="20"/>
            <w:lang w:val="en-AU"/>
          </w:rPr>
          <w:delText>.</w:delText>
        </w:r>
      </w:del>
    </w:p>
    <w:p w14:paraId="3A4639EB" w14:textId="663DAD89" w:rsidR="007A48BC" w:rsidDel="00286AA0" w:rsidRDefault="007A48BC" w:rsidP="007A48BC">
      <w:pPr>
        <w:pStyle w:val="ListParagraph"/>
        <w:ind w:left="709"/>
        <w:jc w:val="both"/>
        <w:rPr>
          <w:del w:id="249" w:author="Rachel Benevenuto" w:date="2025-07-02T16:34:00Z" w16du:dateUtc="2025-07-02T14:34:00Z"/>
          <w:rFonts w:ascii="Arial" w:hAnsi="Arial" w:cs="Arial"/>
          <w:sz w:val="20"/>
          <w:szCs w:val="20"/>
          <w:lang w:val="en-AU"/>
        </w:rPr>
      </w:pPr>
    </w:p>
    <w:p w14:paraId="4362BF83" w14:textId="2151B708" w:rsidR="00AB4552" w:rsidDel="00EA02E4" w:rsidRDefault="00921593" w:rsidP="00872F7A">
      <w:pPr>
        <w:pStyle w:val="ListParagraph"/>
        <w:ind w:left="709"/>
        <w:jc w:val="both"/>
        <w:rPr>
          <w:del w:id="250" w:author="Rachel Benevenuto" w:date="2025-07-02T16:34:00Z" w16du:dateUtc="2025-07-02T14:34:00Z"/>
          <w:rFonts w:ascii="Arial" w:hAnsi="Arial" w:cs="Arial"/>
          <w:sz w:val="20"/>
          <w:szCs w:val="20"/>
          <w:lang w:val="en-AU"/>
        </w:rPr>
        <w:pPrChange w:id="251" w:author="Rachel Benevenuto" w:date="2025-07-02T15:10:00Z" w16du:dateUtc="2025-07-02T13:10:00Z">
          <w:pPr>
            <w:pStyle w:val="ListParagraph"/>
            <w:numPr>
              <w:ilvl w:val="1"/>
              <w:numId w:val="1"/>
            </w:numPr>
            <w:ind w:left="709" w:hanging="709"/>
            <w:jc w:val="both"/>
          </w:pPr>
        </w:pPrChange>
      </w:pPr>
      <w:del w:id="252" w:author="Rachel Benevenuto" w:date="2025-07-02T15:09:00Z" w16du:dateUtc="2025-07-02T13:09:00Z">
        <w:r w:rsidRPr="00756D38" w:rsidDel="00783821">
          <w:rPr>
            <w:rFonts w:ascii="Arial" w:hAnsi="Arial" w:cs="Arial"/>
            <w:sz w:val="20"/>
            <w:szCs w:val="20"/>
            <w:lang w:val="en-AU"/>
          </w:rPr>
          <w:delText xml:space="preserve">The </w:delText>
        </w:r>
        <w:r w:rsidR="009C5ADC" w:rsidRPr="00756D38" w:rsidDel="00783821">
          <w:rPr>
            <w:rFonts w:ascii="Arial" w:hAnsi="Arial" w:cs="Arial"/>
            <w:sz w:val="20"/>
            <w:szCs w:val="20"/>
            <w:lang w:val="en-AU"/>
          </w:rPr>
          <w:delText xml:space="preserve">Services shall </w:delText>
        </w:r>
        <w:r w:rsidRPr="00756D38" w:rsidDel="00783821">
          <w:rPr>
            <w:rFonts w:ascii="Arial" w:hAnsi="Arial" w:cs="Arial"/>
            <w:sz w:val="20"/>
            <w:szCs w:val="20"/>
            <w:lang w:val="en-AU"/>
          </w:rPr>
          <w:delText xml:space="preserve">be performed by a dedicated team provided by the </w:delText>
        </w:r>
      </w:del>
      <w:del w:id="253" w:author="Rachel Benevenuto" w:date="2025-07-02T14:24:00Z" w16du:dateUtc="2025-07-02T12:24:00Z">
        <w:r w:rsidRPr="00756D38" w:rsidDel="00D1241A">
          <w:rPr>
            <w:rFonts w:ascii="Arial" w:hAnsi="Arial" w:cs="Arial"/>
            <w:sz w:val="20"/>
            <w:szCs w:val="20"/>
            <w:lang w:val="en-AU"/>
          </w:rPr>
          <w:delText xml:space="preserve">CPS </w:delText>
        </w:r>
      </w:del>
      <w:del w:id="254" w:author="Rachel Benevenuto" w:date="2025-07-02T15:09:00Z" w16du:dateUtc="2025-07-02T13:09:00Z">
        <w:r w:rsidRPr="00756D38" w:rsidDel="00783821">
          <w:rPr>
            <w:rFonts w:ascii="Arial" w:hAnsi="Arial" w:cs="Arial"/>
            <w:sz w:val="20"/>
            <w:szCs w:val="20"/>
            <w:lang w:val="en-AU"/>
          </w:rPr>
          <w:delText>team, consisting of professionals with varied expertise to ensure optimal workload distribution. The team will operate on demand, optimizing task allocation to ensure efficient project delivery.</w:delText>
        </w:r>
        <w:r w:rsidR="00756D38" w:rsidRPr="00756D38" w:rsidDel="00783821">
          <w:rPr>
            <w:rFonts w:ascii="Arial" w:hAnsi="Arial" w:cs="Arial"/>
            <w:sz w:val="20"/>
            <w:szCs w:val="20"/>
            <w:lang w:val="en-AU"/>
          </w:rPr>
          <w:delText xml:space="preserve"> </w:delText>
        </w:r>
        <w:r w:rsidRPr="00756D38" w:rsidDel="00783821">
          <w:rPr>
            <w:rFonts w:ascii="Arial" w:hAnsi="Arial" w:cs="Arial"/>
            <w:sz w:val="20"/>
            <w:szCs w:val="20"/>
            <w:lang w:val="en-AU"/>
          </w:rPr>
          <w:delText xml:space="preserve">A senior team member will act as the single point of responsibility, ensuring streamlined communication and accountability throughout the </w:delText>
        </w:r>
        <w:r w:rsidR="00756D38" w:rsidDel="00783821">
          <w:rPr>
            <w:rFonts w:ascii="Arial" w:hAnsi="Arial" w:cs="Arial"/>
            <w:sz w:val="20"/>
            <w:szCs w:val="20"/>
            <w:lang w:val="en-AU"/>
          </w:rPr>
          <w:delText>duration of this SOW</w:delText>
        </w:r>
        <w:r w:rsidRPr="00756D38" w:rsidDel="00783821">
          <w:rPr>
            <w:rFonts w:ascii="Arial" w:hAnsi="Arial" w:cs="Arial"/>
            <w:sz w:val="20"/>
            <w:szCs w:val="20"/>
            <w:lang w:val="en-AU"/>
          </w:rPr>
          <w:delText>.</w:delText>
        </w:r>
      </w:del>
    </w:p>
    <w:p w14:paraId="3E59D6C9" w14:textId="55550B32" w:rsidR="00536ED9" w:rsidRPr="00331BD0" w:rsidDel="00423E64" w:rsidRDefault="00536ED9" w:rsidP="00EA02E4">
      <w:pPr>
        <w:pStyle w:val="ListParagraph"/>
        <w:ind w:left="709"/>
        <w:jc w:val="both"/>
        <w:rPr>
          <w:del w:id="255" w:author="Rachel Benevenuto" w:date="2025-07-02T14:32:00Z" w16du:dateUtc="2025-07-02T12:32:00Z"/>
          <w:rFonts w:ascii="Arial" w:hAnsi="Arial" w:cs="Arial"/>
          <w:sz w:val="20"/>
          <w:szCs w:val="20"/>
          <w:lang w:val="en-AU"/>
        </w:rPr>
        <w:pPrChange w:id="256" w:author="Rachel Benevenuto" w:date="2025-07-02T16:34:00Z" w16du:dateUtc="2025-07-02T14:34:00Z">
          <w:pPr>
            <w:jc w:val="both"/>
          </w:pPr>
        </w:pPrChange>
      </w:pPr>
    </w:p>
    <w:p w14:paraId="6ECCE02E" w14:textId="77777777" w:rsidR="00C57BD4" w:rsidRPr="00331BD0" w:rsidRDefault="00C57BD4" w:rsidP="00EA02E4">
      <w:pPr>
        <w:pStyle w:val="ListParagraph"/>
        <w:rPr>
          <w:rFonts w:ascii="Arial" w:hAnsi="Arial" w:cs="Arial"/>
          <w:sz w:val="20"/>
          <w:szCs w:val="20"/>
          <w:lang w:val="en-AU"/>
        </w:rPr>
        <w:pPrChange w:id="257" w:author="Rachel Benevenuto" w:date="2025-07-02T16:34:00Z" w16du:dateUtc="2025-07-02T14:34:00Z">
          <w:pPr>
            <w:ind w:left="708"/>
            <w:jc w:val="both"/>
          </w:pPr>
        </w:pPrChange>
      </w:pPr>
    </w:p>
    <w:p w14:paraId="41692BF3" w14:textId="186E7CBA" w:rsidR="00D31679" w:rsidRDefault="00D31679" w:rsidP="00DD5E63">
      <w:pPr>
        <w:pStyle w:val="ListParagraph"/>
        <w:keepNext/>
        <w:keepLines/>
        <w:numPr>
          <w:ilvl w:val="0"/>
          <w:numId w:val="33"/>
        </w:numPr>
        <w:ind w:left="709" w:hanging="709"/>
        <w:jc w:val="both"/>
        <w:rPr>
          <w:ins w:id="258" w:author="Rachel Benevenuto" w:date="2025-07-02T14:18:00Z" w16du:dateUtc="2025-07-02T12:18:00Z"/>
          <w:rFonts w:ascii="Arial" w:hAnsi="Arial" w:cs="Arial"/>
          <w:b/>
          <w:sz w:val="20"/>
          <w:szCs w:val="20"/>
          <w:lang w:val="en-AU"/>
        </w:rPr>
        <w:pPrChange w:id="259" w:author="Rachel Benevenuto" w:date="2025-07-02T15:31:00Z" w16du:dateUtc="2025-07-02T13:31:00Z">
          <w:pPr>
            <w:pStyle w:val="ListParagraph"/>
            <w:keepNext/>
            <w:keepLines/>
            <w:numPr>
              <w:numId w:val="1"/>
            </w:numPr>
            <w:ind w:hanging="720"/>
            <w:jc w:val="both"/>
          </w:pPr>
        </w:pPrChange>
      </w:pPr>
      <w:ins w:id="260" w:author="Rachel Benevenuto" w:date="2025-07-02T14:18:00Z" w16du:dateUtc="2025-07-02T12:18:00Z">
        <w:r>
          <w:rPr>
            <w:rFonts w:ascii="Arial" w:hAnsi="Arial" w:cs="Arial"/>
            <w:b/>
            <w:sz w:val="20"/>
            <w:szCs w:val="20"/>
            <w:lang w:val="en-AU"/>
          </w:rPr>
          <w:t>Data Protection</w:t>
        </w:r>
      </w:ins>
    </w:p>
    <w:p w14:paraId="5F7BBA83" w14:textId="77777777" w:rsidR="000512D3" w:rsidRDefault="000512D3" w:rsidP="001A6C9D">
      <w:pPr>
        <w:pStyle w:val="ListParagraph"/>
        <w:keepNext/>
        <w:keepLines/>
        <w:jc w:val="both"/>
        <w:rPr>
          <w:ins w:id="261" w:author="Rachel Benevenuto" w:date="2025-07-02T14:27:00Z" w16du:dateUtc="2025-07-02T12:27:00Z"/>
          <w:rFonts w:ascii="Arial" w:hAnsi="Arial" w:cs="Arial"/>
          <w:bCs/>
          <w:sz w:val="20"/>
          <w:szCs w:val="20"/>
          <w:lang w:val="en-AU"/>
        </w:rPr>
      </w:pPr>
    </w:p>
    <w:p w14:paraId="64F38273" w14:textId="553822B9" w:rsidR="001A6C9D" w:rsidRPr="000512D3" w:rsidRDefault="000512D3" w:rsidP="001A6C9D">
      <w:pPr>
        <w:pStyle w:val="ListParagraph"/>
        <w:keepNext/>
        <w:keepLines/>
        <w:jc w:val="both"/>
        <w:rPr>
          <w:ins w:id="262" w:author="Rachel Benevenuto" w:date="2025-07-02T14:18:00Z" w16du:dateUtc="2025-07-02T12:18:00Z"/>
          <w:rFonts w:ascii="Arial" w:hAnsi="Arial" w:cs="Arial"/>
          <w:bCs/>
          <w:sz w:val="20"/>
          <w:szCs w:val="20"/>
          <w:lang w:val="en-AU"/>
          <w:rPrChange w:id="263" w:author="Rachel Benevenuto" w:date="2025-07-02T14:26:00Z" w16du:dateUtc="2025-07-02T12:26:00Z">
            <w:rPr>
              <w:ins w:id="264" w:author="Rachel Benevenuto" w:date="2025-07-02T14:18:00Z" w16du:dateUtc="2025-07-02T12:18:00Z"/>
              <w:rFonts w:ascii="Arial" w:hAnsi="Arial" w:cs="Arial"/>
              <w:b/>
              <w:sz w:val="20"/>
              <w:szCs w:val="20"/>
              <w:lang w:val="en-AU"/>
            </w:rPr>
          </w:rPrChange>
        </w:rPr>
      </w:pPr>
      <w:ins w:id="265" w:author="Rachel Benevenuto" w:date="2025-07-02T14:26:00Z" w16du:dateUtc="2025-07-02T12:26:00Z">
        <w:r w:rsidRPr="000512D3">
          <w:rPr>
            <w:rFonts w:ascii="Arial" w:hAnsi="Arial" w:cs="Arial"/>
            <w:bCs/>
            <w:sz w:val="20"/>
            <w:szCs w:val="20"/>
            <w:lang w:val="en-AU"/>
            <w:rPrChange w:id="266" w:author="Rachel Benevenuto" w:date="2025-07-02T14:26:00Z" w16du:dateUtc="2025-07-02T12:26:00Z">
              <w:rPr>
                <w:rFonts w:ascii="Arial" w:hAnsi="Arial" w:cs="Arial"/>
                <w:b/>
                <w:sz w:val="20"/>
                <w:szCs w:val="20"/>
                <w:lang w:val="en-AU"/>
              </w:rPr>
            </w:rPrChange>
          </w:rPr>
          <w:t>For the performance of th</w:t>
        </w:r>
      </w:ins>
      <w:ins w:id="267" w:author="Rachel Benevenuto" w:date="2025-07-02T14:27:00Z" w16du:dateUtc="2025-07-02T12:27:00Z">
        <w:r w:rsidR="00302F34">
          <w:rPr>
            <w:rFonts w:ascii="Arial" w:hAnsi="Arial" w:cs="Arial"/>
            <w:bCs/>
            <w:sz w:val="20"/>
            <w:szCs w:val="20"/>
            <w:lang w:val="en-AU"/>
          </w:rPr>
          <w:t>e Services</w:t>
        </w:r>
      </w:ins>
      <w:ins w:id="268" w:author="Rachel Benevenuto" w:date="2025-07-02T14:26:00Z" w16du:dateUtc="2025-07-02T12:26:00Z">
        <w:r w:rsidRPr="000512D3">
          <w:rPr>
            <w:rFonts w:ascii="Arial" w:hAnsi="Arial" w:cs="Arial"/>
            <w:bCs/>
            <w:sz w:val="20"/>
            <w:szCs w:val="20"/>
            <w:lang w:val="en-AU"/>
            <w:rPrChange w:id="269" w:author="Rachel Benevenuto" w:date="2025-07-02T14:26:00Z" w16du:dateUtc="2025-07-02T12:26:00Z">
              <w:rPr>
                <w:rFonts w:ascii="Arial" w:hAnsi="Arial" w:cs="Arial"/>
                <w:b/>
                <w:sz w:val="20"/>
                <w:szCs w:val="20"/>
                <w:lang w:val="en-AU"/>
              </w:rPr>
            </w:rPrChange>
          </w:rPr>
          <w:t xml:space="preserve">, the Service Provider will process personal and act as a data processor on behalf of and under the instructions of Colosseum, acting as a data controller. </w:t>
        </w:r>
      </w:ins>
      <w:ins w:id="270" w:author="Rachel Benevenuto" w:date="2025-07-02T14:28:00Z" w16du:dateUtc="2025-07-02T12:28:00Z">
        <w:r w:rsidR="000901F8">
          <w:rPr>
            <w:rFonts w:ascii="Arial" w:hAnsi="Arial" w:cs="Arial"/>
            <w:bCs/>
            <w:sz w:val="20"/>
            <w:szCs w:val="20"/>
            <w:lang w:val="en-AU"/>
          </w:rPr>
          <w:t xml:space="preserve">In accordance with the terms of Clause </w:t>
        </w:r>
        <w:r w:rsidR="00475193">
          <w:rPr>
            <w:rFonts w:ascii="Arial" w:hAnsi="Arial" w:cs="Arial"/>
            <w:bCs/>
            <w:sz w:val="20"/>
            <w:szCs w:val="20"/>
            <w:lang w:val="en-AU"/>
          </w:rPr>
          <w:t>6 of the MSA, t</w:t>
        </w:r>
      </w:ins>
      <w:ins w:id="271" w:author="Rachel Benevenuto" w:date="2025-07-02T14:27:00Z" w16du:dateUtc="2025-07-02T12:27:00Z">
        <w:r w:rsidR="00302F34">
          <w:rPr>
            <w:rFonts w:ascii="Arial" w:hAnsi="Arial" w:cs="Arial"/>
            <w:bCs/>
            <w:sz w:val="20"/>
            <w:szCs w:val="20"/>
            <w:lang w:val="en-AU"/>
          </w:rPr>
          <w:t xml:space="preserve">he </w:t>
        </w:r>
        <w:r w:rsidR="007200B6">
          <w:rPr>
            <w:rFonts w:ascii="Arial" w:hAnsi="Arial" w:cs="Arial"/>
            <w:sz w:val="20"/>
            <w:szCs w:val="20"/>
            <w:lang w:val="en-AU"/>
          </w:rPr>
          <w:t xml:space="preserve">details of Service Provider’s processing activities </w:t>
        </w:r>
      </w:ins>
      <w:ins w:id="272" w:author="Rachel Benevenuto" w:date="2025-07-02T14:29:00Z" w16du:dateUtc="2025-07-02T12:29:00Z">
        <w:r w:rsidR="00475193">
          <w:rPr>
            <w:rFonts w:ascii="Arial" w:hAnsi="Arial" w:cs="Arial"/>
            <w:sz w:val="20"/>
            <w:szCs w:val="20"/>
            <w:lang w:val="en-AU"/>
          </w:rPr>
          <w:t>are</w:t>
        </w:r>
      </w:ins>
      <w:ins w:id="273" w:author="Rachel Benevenuto" w:date="2025-07-02T14:27:00Z" w16du:dateUtc="2025-07-02T12:27:00Z">
        <w:r w:rsidR="007200B6">
          <w:rPr>
            <w:rFonts w:ascii="Arial" w:hAnsi="Arial" w:cs="Arial"/>
            <w:sz w:val="20"/>
            <w:szCs w:val="20"/>
            <w:lang w:val="en-AU"/>
          </w:rPr>
          <w:t xml:space="preserve"> specified </w:t>
        </w:r>
      </w:ins>
      <w:ins w:id="274" w:author="Rachel Benevenuto" w:date="2025-07-02T14:29:00Z" w16du:dateUtc="2025-07-02T12:29:00Z">
        <w:r w:rsidR="004539F9">
          <w:rPr>
            <w:rFonts w:ascii="Arial" w:hAnsi="Arial" w:cs="Arial"/>
            <w:sz w:val="20"/>
            <w:szCs w:val="20"/>
            <w:lang w:val="en-AU"/>
          </w:rPr>
          <w:t xml:space="preserve">according to Schedule 1 of the DPA </w:t>
        </w:r>
      </w:ins>
      <w:ins w:id="275" w:author="Rachel Benevenuto" w:date="2025-07-02T14:30:00Z" w16du:dateUtc="2025-07-02T12:30:00Z">
        <w:r w:rsidR="004539F9">
          <w:rPr>
            <w:rFonts w:ascii="Arial" w:hAnsi="Arial" w:cs="Arial"/>
            <w:sz w:val="20"/>
            <w:szCs w:val="20"/>
            <w:lang w:val="en-AU"/>
          </w:rPr>
          <w:t>attached to this SoW as</w:t>
        </w:r>
      </w:ins>
      <w:ins w:id="276" w:author="Rachel Benevenuto" w:date="2025-07-02T14:26:00Z" w16du:dateUtc="2025-07-02T12:26:00Z">
        <w:r w:rsidRPr="000512D3">
          <w:rPr>
            <w:rFonts w:ascii="Arial" w:hAnsi="Arial" w:cs="Arial"/>
            <w:bCs/>
            <w:sz w:val="20"/>
            <w:szCs w:val="20"/>
            <w:lang w:val="en-AU"/>
            <w:rPrChange w:id="277" w:author="Rachel Benevenuto" w:date="2025-07-02T14:26:00Z" w16du:dateUtc="2025-07-02T12:26:00Z">
              <w:rPr>
                <w:rFonts w:ascii="Arial" w:hAnsi="Arial" w:cs="Arial"/>
                <w:b/>
                <w:sz w:val="20"/>
                <w:szCs w:val="20"/>
                <w:lang w:val="en-AU"/>
              </w:rPr>
            </w:rPrChange>
          </w:rPr>
          <w:t xml:space="preserve"> Annex 1</w:t>
        </w:r>
      </w:ins>
      <w:ins w:id="278" w:author="Rachel Benevenuto" w:date="2025-07-02T14:30:00Z" w16du:dateUtc="2025-07-02T12:30:00Z">
        <w:r w:rsidR="004539F9">
          <w:rPr>
            <w:rFonts w:ascii="Arial" w:hAnsi="Arial" w:cs="Arial"/>
            <w:bCs/>
            <w:sz w:val="20"/>
            <w:szCs w:val="20"/>
            <w:lang w:val="en-AU"/>
          </w:rPr>
          <w:t>.</w:t>
        </w:r>
      </w:ins>
    </w:p>
    <w:p w14:paraId="08884853" w14:textId="77777777" w:rsidR="001A6C9D" w:rsidRDefault="001A6C9D">
      <w:pPr>
        <w:pStyle w:val="ListParagraph"/>
        <w:keepNext/>
        <w:keepLines/>
        <w:jc w:val="both"/>
        <w:rPr>
          <w:ins w:id="279" w:author="Rachel Benevenuto" w:date="2025-07-02T14:18:00Z" w16du:dateUtc="2025-07-02T12:18:00Z"/>
          <w:rFonts w:ascii="Arial" w:hAnsi="Arial" w:cs="Arial"/>
          <w:b/>
          <w:sz w:val="20"/>
          <w:szCs w:val="20"/>
          <w:lang w:val="en-AU"/>
        </w:rPr>
        <w:pPrChange w:id="280" w:author="Rachel Benevenuto" w:date="2025-07-02T14:18:00Z" w16du:dateUtc="2025-07-02T12:18:00Z">
          <w:pPr>
            <w:pStyle w:val="ListParagraph"/>
            <w:keepNext/>
            <w:keepLines/>
            <w:numPr>
              <w:numId w:val="1"/>
            </w:numPr>
            <w:ind w:hanging="720"/>
            <w:jc w:val="both"/>
          </w:pPr>
        </w:pPrChange>
      </w:pPr>
    </w:p>
    <w:p w14:paraId="12F80C37" w14:textId="6E2CA2A9" w:rsidR="00F57251" w:rsidRPr="00331BD0" w:rsidRDefault="009C49B4" w:rsidP="00DD5E63">
      <w:pPr>
        <w:pStyle w:val="ListParagraph"/>
        <w:keepNext/>
        <w:keepLines/>
        <w:numPr>
          <w:ilvl w:val="0"/>
          <w:numId w:val="33"/>
        </w:numPr>
        <w:ind w:left="709" w:hanging="709"/>
        <w:jc w:val="both"/>
        <w:rPr>
          <w:rFonts w:ascii="Arial" w:hAnsi="Arial" w:cs="Arial"/>
          <w:b/>
          <w:sz w:val="20"/>
          <w:szCs w:val="20"/>
          <w:lang w:val="en-AU"/>
        </w:rPr>
        <w:pPrChange w:id="281" w:author="Rachel Benevenuto" w:date="2025-07-02T15:31:00Z" w16du:dateUtc="2025-07-02T13:31:00Z">
          <w:pPr>
            <w:pStyle w:val="ListParagraph"/>
            <w:keepNext/>
            <w:keepLines/>
            <w:numPr>
              <w:numId w:val="1"/>
            </w:numPr>
            <w:ind w:hanging="720"/>
            <w:jc w:val="both"/>
          </w:pPr>
        </w:pPrChange>
      </w:pPr>
      <w:r>
        <w:rPr>
          <w:rFonts w:ascii="Arial" w:hAnsi="Arial" w:cs="Arial"/>
          <w:b/>
          <w:sz w:val="20"/>
          <w:szCs w:val="20"/>
          <w:lang w:val="en-AU"/>
        </w:rPr>
        <w:t xml:space="preserve">Term and </w:t>
      </w:r>
      <w:r w:rsidR="00F57251" w:rsidRPr="00331BD0">
        <w:rPr>
          <w:rFonts w:ascii="Arial" w:hAnsi="Arial" w:cs="Arial"/>
          <w:b/>
          <w:sz w:val="20"/>
          <w:szCs w:val="20"/>
          <w:lang w:val="en-AU"/>
        </w:rPr>
        <w:t xml:space="preserve">Termination </w:t>
      </w:r>
    </w:p>
    <w:p w14:paraId="50F961C3" w14:textId="77777777" w:rsidR="00F57251" w:rsidRPr="00331BD0" w:rsidRDefault="00F57251" w:rsidP="001726C5">
      <w:pPr>
        <w:ind w:left="708"/>
        <w:jc w:val="both"/>
        <w:rPr>
          <w:rFonts w:ascii="Arial" w:hAnsi="Arial" w:cs="Arial"/>
          <w:sz w:val="20"/>
          <w:szCs w:val="20"/>
          <w:lang w:val="en-AU"/>
        </w:rPr>
      </w:pPr>
    </w:p>
    <w:p w14:paraId="5877E4D3" w14:textId="2C5673BA" w:rsidR="000A23BC" w:rsidRDefault="000A23BC" w:rsidP="00DD5E63">
      <w:pPr>
        <w:pStyle w:val="ListParagraph"/>
        <w:numPr>
          <w:ilvl w:val="1"/>
          <w:numId w:val="33"/>
        </w:numPr>
        <w:ind w:left="709" w:hanging="709"/>
        <w:jc w:val="both"/>
        <w:rPr>
          <w:rFonts w:ascii="Arial" w:hAnsi="Arial" w:cs="Arial"/>
          <w:sz w:val="20"/>
          <w:szCs w:val="20"/>
          <w:lang w:val="en-AU"/>
        </w:rPr>
        <w:pPrChange w:id="282" w:author="Rachel Benevenuto" w:date="2025-07-02T15:32:00Z" w16du:dateUtc="2025-07-02T13:32:00Z">
          <w:pPr>
            <w:pStyle w:val="ListParagraph"/>
            <w:numPr>
              <w:ilvl w:val="1"/>
              <w:numId w:val="1"/>
            </w:numPr>
            <w:ind w:left="760" w:hanging="760"/>
            <w:jc w:val="both"/>
          </w:pPr>
        </w:pPrChange>
      </w:pPr>
      <w:r>
        <w:rPr>
          <w:rFonts w:ascii="Arial" w:hAnsi="Arial" w:cs="Arial"/>
          <w:sz w:val="20"/>
          <w:szCs w:val="20"/>
          <w:lang w:val="en-AU"/>
        </w:rPr>
        <w:t>This SOW is effective as of the</w:t>
      </w:r>
      <w:r w:rsidR="00A248F4">
        <w:rPr>
          <w:rFonts w:ascii="Arial" w:hAnsi="Arial" w:cs="Arial"/>
          <w:sz w:val="20"/>
          <w:szCs w:val="20"/>
          <w:lang w:val="en-AU"/>
        </w:rPr>
        <w:t xml:space="preserve"> SOW</w:t>
      </w:r>
      <w:r>
        <w:rPr>
          <w:rFonts w:ascii="Arial" w:hAnsi="Arial" w:cs="Arial"/>
          <w:sz w:val="20"/>
          <w:szCs w:val="20"/>
          <w:lang w:val="en-AU"/>
        </w:rPr>
        <w:t xml:space="preserve"> Effective Date and shall remain valid until </w:t>
      </w:r>
      <w:ins w:id="283" w:author="Rachel Benevenuto" w:date="2025-07-02T16:14:00Z" w16du:dateUtc="2025-07-02T14:14:00Z">
        <w:r w:rsidR="004A3786">
          <w:rPr>
            <w:rFonts w:ascii="Arial" w:hAnsi="Arial" w:cs="Arial"/>
            <w:sz w:val="20"/>
            <w:szCs w:val="20"/>
            <w:lang w:val="en-AU"/>
          </w:rPr>
          <w:t>3</w:t>
        </w:r>
      </w:ins>
      <w:r w:rsidR="00C75E5A">
        <w:rPr>
          <w:rFonts w:ascii="Arial" w:hAnsi="Arial" w:cs="Arial"/>
          <w:sz w:val="20"/>
          <w:szCs w:val="20"/>
          <w:lang w:val="en-AU"/>
        </w:rPr>
        <w:t>1</w:t>
      </w:r>
      <w:del w:id="284" w:author="Rachel Benevenuto" w:date="2025-07-02T14:40:00Z" w16du:dateUtc="2025-07-02T12:40:00Z">
        <w:r w:rsidR="00C75E5A" w:rsidDel="00FA3584">
          <w:rPr>
            <w:rFonts w:ascii="Arial" w:hAnsi="Arial" w:cs="Arial"/>
            <w:sz w:val="20"/>
            <w:szCs w:val="20"/>
            <w:lang w:val="en-AU"/>
          </w:rPr>
          <w:delText>6</w:delText>
        </w:r>
      </w:del>
      <w:r>
        <w:rPr>
          <w:rFonts w:ascii="Arial" w:hAnsi="Arial" w:cs="Arial"/>
          <w:sz w:val="20"/>
          <w:szCs w:val="20"/>
          <w:lang w:val="en-AU"/>
        </w:rPr>
        <w:t xml:space="preserve"> </w:t>
      </w:r>
      <w:ins w:id="285" w:author="Rachel Benevenuto" w:date="2025-07-02T14:40:00Z" w16du:dateUtc="2025-07-02T12:40:00Z">
        <w:r w:rsidR="00FA3584">
          <w:rPr>
            <w:rFonts w:ascii="Arial" w:hAnsi="Arial" w:cs="Arial"/>
            <w:sz w:val="20"/>
            <w:szCs w:val="20"/>
            <w:lang w:val="en-AU"/>
          </w:rPr>
          <w:t>Aug</w:t>
        </w:r>
      </w:ins>
      <w:ins w:id="286" w:author="Rachel Benevenuto" w:date="2025-07-02T14:41:00Z" w16du:dateUtc="2025-07-02T12:41:00Z">
        <w:r w:rsidR="00FA3584">
          <w:rPr>
            <w:rFonts w:ascii="Arial" w:hAnsi="Arial" w:cs="Arial"/>
            <w:sz w:val="20"/>
            <w:szCs w:val="20"/>
            <w:lang w:val="en-AU"/>
          </w:rPr>
          <w:t>ust</w:t>
        </w:r>
      </w:ins>
      <w:del w:id="287" w:author="Rachel Benevenuto" w:date="2025-07-02T14:41:00Z" w16du:dateUtc="2025-07-02T12:41:00Z">
        <w:r w:rsidR="00C75E5A" w:rsidDel="00FA3584">
          <w:rPr>
            <w:rFonts w:ascii="Arial" w:hAnsi="Arial" w:cs="Arial"/>
            <w:sz w:val="20"/>
            <w:szCs w:val="20"/>
            <w:lang w:val="en-AU"/>
          </w:rPr>
          <w:delText>July</w:delText>
        </w:r>
      </w:del>
      <w:r>
        <w:rPr>
          <w:rFonts w:ascii="Arial" w:hAnsi="Arial" w:cs="Arial"/>
          <w:sz w:val="20"/>
          <w:szCs w:val="20"/>
          <w:lang w:val="en-AU"/>
        </w:rPr>
        <w:t xml:space="preserve"> 2025</w:t>
      </w:r>
      <w:ins w:id="288" w:author="Rachel Benevenuto" w:date="2025-07-02T14:24:00Z" w16du:dateUtc="2025-07-02T12:24:00Z">
        <w:r w:rsidR="00B8007C">
          <w:rPr>
            <w:rFonts w:ascii="Arial" w:hAnsi="Arial" w:cs="Arial"/>
            <w:sz w:val="20"/>
            <w:szCs w:val="20"/>
            <w:lang w:val="en-AU"/>
          </w:rPr>
          <w:t>, with the option to extend upon mutual written agreement of the parties</w:t>
        </w:r>
      </w:ins>
      <w:r>
        <w:rPr>
          <w:rFonts w:ascii="Arial" w:hAnsi="Arial" w:cs="Arial"/>
          <w:sz w:val="20"/>
          <w:szCs w:val="20"/>
          <w:lang w:val="en-AU"/>
        </w:rPr>
        <w:t>.</w:t>
      </w:r>
    </w:p>
    <w:p w14:paraId="238B4304" w14:textId="77777777" w:rsidR="00FF2D50" w:rsidRPr="000A23BC" w:rsidRDefault="00FF2D50" w:rsidP="00DD5E63">
      <w:pPr>
        <w:pStyle w:val="ListParagraph"/>
        <w:ind w:left="709" w:hanging="709"/>
        <w:jc w:val="both"/>
        <w:rPr>
          <w:rFonts w:ascii="Arial" w:hAnsi="Arial" w:cs="Arial"/>
          <w:sz w:val="20"/>
          <w:szCs w:val="20"/>
          <w:lang w:val="en-AU"/>
        </w:rPr>
        <w:pPrChange w:id="289" w:author="Rachel Benevenuto" w:date="2025-07-02T15:32:00Z" w16du:dateUtc="2025-07-02T13:32:00Z">
          <w:pPr>
            <w:pStyle w:val="ListParagraph"/>
            <w:ind w:left="760" w:hanging="1120"/>
            <w:jc w:val="both"/>
          </w:pPr>
        </w:pPrChange>
      </w:pPr>
    </w:p>
    <w:p w14:paraId="00C70DD7" w14:textId="2489E08A" w:rsidR="007068B8" w:rsidRPr="007A751B" w:rsidRDefault="00A44CD1" w:rsidP="00DD5E63">
      <w:pPr>
        <w:pStyle w:val="ListParagraph"/>
        <w:numPr>
          <w:ilvl w:val="1"/>
          <w:numId w:val="33"/>
        </w:numPr>
        <w:ind w:left="709" w:hanging="709"/>
        <w:jc w:val="both"/>
        <w:rPr>
          <w:rFonts w:ascii="Arial" w:hAnsi="Arial" w:cs="Arial"/>
          <w:sz w:val="20"/>
          <w:szCs w:val="20"/>
          <w:lang w:val="en-AU"/>
        </w:rPr>
        <w:pPrChange w:id="290" w:author="Rachel Benevenuto" w:date="2025-07-02T15:32:00Z" w16du:dateUtc="2025-07-02T13:32:00Z">
          <w:pPr>
            <w:pStyle w:val="ListParagraph"/>
            <w:numPr>
              <w:ilvl w:val="1"/>
              <w:numId w:val="1"/>
            </w:numPr>
            <w:ind w:left="760" w:hanging="760"/>
            <w:jc w:val="both"/>
          </w:pPr>
        </w:pPrChange>
      </w:pPr>
      <w:r w:rsidRPr="000E2AD1">
        <w:rPr>
          <w:rFonts w:ascii="Arial" w:hAnsi="Arial" w:cs="Arial"/>
          <w:sz w:val="20"/>
          <w:szCs w:val="20"/>
          <w:lang w:val="en-US"/>
        </w:rPr>
        <w:t xml:space="preserve">Either Party may terminate this SOW as agreed in the </w:t>
      </w:r>
      <w:r w:rsidR="00645FA1" w:rsidRPr="000E2AD1">
        <w:rPr>
          <w:rFonts w:ascii="Arial" w:hAnsi="Arial" w:cs="Arial"/>
          <w:sz w:val="20"/>
          <w:szCs w:val="20"/>
          <w:lang w:val="en-US"/>
        </w:rPr>
        <w:t>M</w:t>
      </w:r>
      <w:r w:rsidRPr="000E2AD1">
        <w:rPr>
          <w:rFonts w:ascii="Arial" w:hAnsi="Arial" w:cs="Arial"/>
          <w:sz w:val="20"/>
          <w:szCs w:val="20"/>
          <w:lang w:val="en-US"/>
        </w:rPr>
        <w:t>SA</w:t>
      </w:r>
      <w:r w:rsidR="007068B8" w:rsidRPr="007A751B">
        <w:rPr>
          <w:rFonts w:ascii="Arial" w:hAnsi="Arial" w:cs="Arial"/>
          <w:sz w:val="20"/>
          <w:szCs w:val="20"/>
          <w:lang w:val="en-AU"/>
        </w:rPr>
        <w:t xml:space="preserve">. </w:t>
      </w:r>
    </w:p>
    <w:p w14:paraId="6F6A9B36" w14:textId="77777777" w:rsidR="007068B8" w:rsidRPr="00331BD0" w:rsidRDefault="007068B8" w:rsidP="00DD5E63">
      <w:pPr>
        <w:pStyle w:val="ListParagraph"/>
        <w:ind w:left="709" w:hanging="709"/>
        <w:jc w:val="both"/>
        <w:rPr>
          <w:rFonts w:ascii="Arial" w:hAnsi="Arial" w:cs="Arial"/>
          <w:sz w:val="20"/>
          <w:szCs w:val="20"/>
          <w:lang w:val="en-AU"/>
        </w:rPr>
        <w:pPrChange w:id="291" w:author="Rachel Benevenuto" w:date="2025-07-02T15:32:00Z" w16du:dateUtc="2025-07-02T13:32:00Z">
          <w:pPr>
            <w:pStyle w:val="ListParagraph"/>
            <w:ind w:left="760" w:hanging="1120"/>
            <w:jc w:val="both"/>
          </w:pPr>
        </w:pPrChange>
      </w:pPr>
    </w:p>
    <w:p w14:paraId="2B7FA312" w14:textId="31F063ED" w:rsidR="00B652A9" w:rsidRPr="00331BD0" w:rsidRDefault="005D7238" w:rsidP="00DD5E63">
      <w:pPr>
        <w:pStyle w:val="ListParagraph"/>
        <w:numPr>
          <w:ilvl w:val="1"/>
          <w:numId w:val="33"/>
        </w:numPr>
        <w:ind w:left="709" w:hanging="709"/>
        <w:jc w:val="both"/>
        <w:rPr>
          <w:rFonts w:ascii="Arial" w:hAnsi="Arial" w:cs="Arial"/>
          <w:sz w:val="20"/>
          <w:szCs w:val="20"/>
          <w:lang w:val="en-AU"/>
        </w:rPr>
        <w:pPrChange w:id="292" w:author="Rachel Benevenuto" w:date="2025-07-02T15:32:00Z" w16du:dateUtc="2025-07-02T13:32:00Z">
          <w:pPr>
            <w:pStyle w:val="ListParagraph"/>
            <w:numPr>
              <w:ilvl w:val="1"/>
              <w:numId w:val="1"/>
            </w:numPr>
            <w:ind w:left="760" w:hanging="760"/>
            <w:jc w:val="both"/>
          </w:pPr>
        </w:pPrChange>
      </w:pPr>
      <w:r>
        <w:rPr>
          <w:rFonts w:ascii="Arial" w:hAnsi="Arial" w:cs="Arial"/>
          <w:sz w:val="20"/>
          <w:szCs w:val="20"/>
          <w:lang w:val="en-AU"/>
        </w:rPr>
        <w:t>Service Provider shall refund C</w:t>
      </w:r>
      <w:r w:rsidR="007068B8" w:rsidRPr="00331BD0">
        <w:rPr>
          <w:rFonts w:ascii="Arial" w:hAnsi="Arial" w:cs="Arial"/>
          <w:sz w:val="20"/>
          <w:szCs w:val="20"/>
          <w:lang w:val="en-AU"/>
        </w:rPr>
        <w:t xml:space="preserve">olosseum </w:t>
      </w:r>
      <w:r w:rsidR="00D278E5">
        <w:rPr>
          <w:rFonts w:ascii="Arial" w:hAnsi="Arial" w:cs="Arial"/>
          <w:sz w:val="20"/>
          <w:szCs w:val="20"/>
          <w:lang w:val="en-AU"/>
        </w:rPr>
        <w:t xml:space="preserve">any excess prepaid fees for the </w:t>
      </w:r>
      <w:r w:rsidR="00D278E5" w:rsidRPr="00DC4D97">
        <w:rPr>
          <w:rFonts w:ascii="Arial" w:hAnsi="Arial" w:cs="Arial"/>
          <w:sz w:val="20"/>
          <w:szCs w:val="20"/>
          <w:lang w:val="en-AU"/>
        </w:rPr>
        <w:t xml:space="preserve">affected </w:t>
      </w:r>
      <w:r w:rsidR="00DC4D97" w:rsidRPr="00DC4D97">
        <w:rPr>
          <w:rFonts w:ascii="Arial" w:hAnsi="Arial" w:cs="Arial"/>
          <w:sz w:val="20"/>
          <w:szCs w:val="20"/>
          <w:lang w:val="en-AU"/>
        </w:rPr>
        <w:t>S</w:t>
      </w:r>
      <w:r w:rsidR="00D278E5" w:rsidRPr="00DC4D97">
        <w:rPr>
          <w:rFonts w:ascii="Arial" w:hAnsi="Arial" w:cs="Arial"/>
          <w:sz w:val="20"/>
          <w:szCs w:val="20"/>
          <w:lang w:val="en-AU"/>
        </w:rPr>
        <w:t>ervices that</w:t>
      </w:r>
      <w:r w:rsidR="00D278E5">
        <w:rPr>
          <w:rFonts w:ascii="Arial" w:hAnsi="Arial" w:cs="Arial"/>
          <w:sz w:val="20"/>
          <w:szCs w:val="20"/>
          <w:lang w:val="en-AU"/>
        </w:rPr>
        <w:t xml:space="preserve"> were not performed prior to the effective date of termination</w:t>
      </w:r>
      <w:r w:rsidR="001D5CAD" w:rsidRPr="00331BD0">
        <w:rPr>
          <w:rFonts w:ascii="Arial" w:hAnsi="Arial" w:cs="Arial"/>
          <w:sz w:val="20"/>
          <w:szCs w:val="20"/>
          <w:lang w:val="en-AU"/>
        </w:rPr>
        <w:t xml:space="preserve">. </w:t>
      </w:r>
      <w:r w:rsidR="007068B8" w:rsidRPr="00331BD0">
        <w:rPr>
          <w:rFonts w:ascii="Arial" w:hAnsi="Arial" w:cs="Arial"/>
          <w:sz w:val="20"/>
          <w:szCs w:val="20"/>
          <w:lang w:val="en-AU"/>
        </w:rPr>
        <w:t xml:space="preserve"> </w:t>
      </w:r>
    </w:p>
    <w:p w14:paraId="072ECD36" w14:textId="77777777" w:rsidR="00F57251" w:rsidRPr="00331BD0" w:rsidRDefault="00F57251" w:rsidP="001726C5">
      <w:pPr>
        <w:ind w:left="708"/>
        <w:jc w:val="both"/>
        <w:rPr>
          <w:rFonts w:ascii="Arial" w:hAnsi="Arial" w:cs="Arial"/>
          <w:sz w:val="20"/>
          <w:szCs w:val="20"/>
          <w:lang w:val="en-AU"/>
        </w:rPr>
      </w:pPr>
    </w:p>
    <w:p w14:paraId="298343CB" w14:textId="77777777" w:rsidR="0085462C" w:rsidRPr="00331BD0" w:rsidRDefault="0085462C" w:rsidP="001726C5">
      <w:pPr>
        <w:ind w:left="708"/>
        <w:jc w:val="both"/>
        <w:rPr>
          <w:rFonts w:ascii="Arial" w:hAnsi="Arial" w:cs="Arial"/>
          <w:sz w:val="20"/>
          <w:szCs w:val="20"/>
          <w:lang w:val="en-AU"/>
        </w:rPr>
      </w:pPr>
    </w:p>
    <w:p w14:paraId="35FFD053" w14:textId="7932CD56" w:rsidR="0085462C" w:rsidRDefault="00E52C0C">
      <w:pPr>
        <w:rPr>
          <w:rFonts w:ascii="Arial" w:hAnsi="Arial" w:cs="Arial"/>
          <w:sz w:val="20"/>
          <w:szCs w:val="20"/>
          <w:lang w:val="en-AU"/>
        </w:rPr>
      </w:pPr>
      <w:r w:rsidRPr="00E52C0C">
        <w:rPr>
          <w:rFonts w:ascii="Arial" w:hAnsi="Arial" w:cs="Arial"/>
          <w:sz w:val="20"/>
          <w:szCs w:val="20"/>
          <w:lang w:val="en-AU"/>
        </w:rPr>
        <w:t>T</w:t>
      </w:r>
      <w:r>
        <w:rPr>
          <w:rFonts w:ascii="Arial" w:hAnsi="Arial" w:cs="Arial"/>
          <w:sz w:val="20"/>
          <w:szCs w:val="20"/>
          <w:lang w:val="en-AU"/>
        </w:rPr>
        <w:t>his</w:t>
      </w:r>
      <w:r w:rsidRPr="00E52C0C">
        <w:rPr>
          <w:rFonts w:ascii="Arial" w:hAnsi="Arial" w:cs="Arial"/>
          <w:sz w:val="20"/>
          <w:szCs w:val="20"/>
          <w:lang w:val="en-AU"/>
        </w:rPr>
        <w:t xml:space="preserve"> </w:t>
      </w:r>
      <w:r>
        <w:rPr>
          <w:rFonts w:ascii="Arial" w:hAnsi="Arial" w:cs="Arial"/>
          <w:sz w:val="20"/>
          <w:szCs w:val="20"/>
          <w:lang w:val="en-AU"/>
        </w:rPr>
        <w:t>SOW</w:t>
      </w:r>
      <w:r w:rsidRPr="00E52C0C">
        <w:rPr>
          <w:rFonts w:ascii="Arial" w:hAnsi="Arial" w:cs="Arial"/>
          <w:sz w:val="20"/>
          <w:szCs w:val="20"/>
          <w:lang w:val="en-AU"/>
        </w:rPr>
        <w:t xml:space="preserve"> </w:t>
      </w:r>
      <w:r>
        <w:rPr>
          <w:rFonts w:ascii="Arial" w:hAnsi="Arial" w:cs="Arial"/>
          <w:sz w:val="20"/>
          <w:szCs w:val="20"/>
          <w:lang w:val="en-AU"/>
        </w:rPr>
        <w:t>is executed by</w:t>
      </w:r>
      <w:r w:rsidRPr="00E52C0C">
        <w:rPr>
          <w:rFonts w:ascii="Arial" w:hAnsi="Arial" w:cs="Arial"/>
          <w:sz w:val="20"/>
          <w:szCs w:val="20"/>
          <w:lang w:val="en-AU"/>
        </w:rPr>
        <w:t xml:space="preserve"> the </w:t>
      </w:r>
      <w:r>
        <w:rPr>
          <w:rFonts w:ascii="Arial" w:hAnsi="Arial" w:cs="Arial"/>
          <w:sz w:val="20"/>
          <w:szCs w:val="20"/>
          <w:lang w:val="en-AU"/>
        </w:rPr>
        <w:t>P</w:t>
      </w:r>
      <w:r w:rsidRPr="00E52C0C">
        <w:rPr>
          <w:rFonts w:ascii="Arial" w:hAnsi="Arial" w:cs="Arial"/>
          <w:sz w:val="20"/>
          <w:szCs w:val="20"/>
          <w:lang w:val="en-AU"/>
        </w:rPr>
        <w:t>arties’ duly authorised officers or representatives, as follows:</w:t>
      </w:r>
    </w:p>
    <w:p w14:paraId="33A2C711" w14:textId="33CAA8A0" w:rsidR="008D109F" w:rsidRPr="00331BD0" w:rsidDel="00EA02E4" w:rsidRDefault="008D109F">
      <w:pPr>
        <w:rPr>
          <w:del w:id="293" w:author="Rachel Benevenuto" w:date="2025-07-02T16:35:00Z" w16du:dateUtc="2025-07-02T14:35:00Z"/>
          <w:rFonts w:ascii="Arial" w:hAnsi="Arial" w:cs="Arial"/>
          <w:sz w:val="20"/>
          <w:szCs w:val="20"/>
          <w:lang w:val="en-AU"/>
        </w:rPr>
      </w:pPr>
    </w:p>
    <w:p w14:paraId="70B29585" w14:textId="77777777" w:rsidR="00E52C0C" w:rsidRDefault="00E52C0C" w:rsidP="00536ED9">
      <w:pPr>
        <w:jc w:val="both"/>
        <w:rPr>
          <w:rFonts w:ascii="Arial" w:hAnsi="Arial" w:cs="Arial"/>
          <w:b/>
          <w:sz w:val="20"/>
          <w:szCs w:val="20"/>
          <w:lang w:val="en-AU"/>
        </w:rPr>
      </w:pPr>
    </w:p>
    <w:p w14:paraId="5907CE9C" w14:textId="77777777" w:rsidR="00E52C0C" w:rsidRDefault="00E52C0C" w:rsidP="00536ED9">
      <w:pPr>
        <w:jc w:val="both"/>
        <w:rPr>
          <w:rFonts w:ascii="Arial" w:hAnsi="Arial" w:cs="Arial"/>
          <w:b/>
          <w:sz w:val="20"/>
          <w:szCs w:val="20"/>
          <w:lang w:val="en-AU"/>
        </w:rPr>
      </w:pPr>
    </w:p>
    <w:p w14:paraId="31E7BFB1" w14:textId="0E1F1225" w:rsidR="0085462C" w:rsidRPr="000E2AD1" w:rsidRDefault="0085462C" w:rsidP="00536ED9">
      <w:pPr>
        <w:jc w:val="both"/>
        <w:rPr>
          <w:rFonts w:ascii="Arial" w:hAnsi="Arial" w:cs="Arial"/>
          <w:b/>
          <w:sz w:val="20"/>
          <w:szCs w:val="20"/>
          <w:lang w:val="de-DE"/>
        </w:rPr>
      </w:pPr>
      <w:r w:rsidRPr="000E2AD1">
        <w:rPr>
          <w:rFonts w:ascii="Arial" w:hAnsi="Arial" w:cs="Arial"/>
          <w:b/>
          <w:sz w:val="20"/>
          <w:szCs w:val="20"/>
          <w:lang w:val="de-DE"/>
        </w:rPr>
        <w:t>Colosseum AG</w:t>
      </w:r>
    </w:p>
    <w:p w14:paraId="22B1C457" w14:textId="77777777" w:rsidR="0085462C" w:rsidRPr="000E2AD1" w:rsidRDefault="0085462C" w:rsidP="00536ED9">
      <w:pPr>
        <w:jc w:val="both"/>
        <w:rPr>
          <w:rFonts w:ascii="Arial" w:hAnsi="Arial" w:cs="Arial"/>
          <w:sz w:val="20"/>
          <w:szCs w:val="20"/>
          <w:lang w:val="de-DE"/>
        </w:rPr>
      </w:pPr>
    </w:p>
    <w:p w14:paraId="18C60BAF" w14:textId="77777777" w:rsidR="0085462C" w:rsidRPr="000E2AD1" w:rsidRDefault="0085462C" w:rsidP="00536ED9">
      <w:pPr>
        <w:jc w:val="both"/>
        <w:rPr>
          <w:rFonts w:ascii="Arial" w:hAnsi="Arial" w:cs="Arial"/>
          <w:sz w:val="20"/>
          <w:szCs w:val="20"/>
          <w:lang w:val="de-DE"/>
        </w:rPr>
      </w:pPr>
    </w:p>
    <w:p w14:paraId="00BAF665" w14:textId="77777777" w:rsidR="0085462C" w:rsidRPr="000E2AD1" w:rsidRDefault="0085462C" w:rsidP="00536ED9">
      <w:pPr>
        <w:jc w:val="both"/>
        <w:rPr>
          <w:rFonts w:ascii="Arial" w:hAnsi="Arial" w:cs="Arial"/>
          <w:sz w:val="20"/>
          <w:szCs w:val="20"/>
          <w:lang w:val="de-DE"/>
        </w:rPr>
      </w:pPr>
    </w:p>
    <w:p w14:paraId="1F8B2E8D" w14:textId="77777777" w:rsidR="0085462C" w:rsidRPr="000E2AD1" w:rsidRDefault="0085462C" w:rsidP="0085462C">
      <w:pPr>
        <w:jc w:val="both"/>
        <w:rPr>
          <w:rFonts w:ascii="Arial" w:hAnsi="Arial" w:cs="Arial"/>
          <w:sz w:val="20"/>
          <w:szCs w:val="20"/>
          <w:lang w:val="de-DE"/>
        </w:rPr>
      </w:pPr>
      <w:r w:rsidRPr="000E2AD1">
        <w:rPr>
          <w:rFonts w:ascii="Arial" w:hAnsi="Arial" w:cs="Arial"/>
          <w:sz w:val="20"/>
          <w:szCs w:val="20"/>
          <w:lang w:val="de-DE"/>
        </w:rPr>
        <w:t>_______________________</w:t>
      </w:r>
      <w:r w:rsidRPr="000E2AD1">
        <w:rPr>
          <w:rFonts w:ascii="Arial" w:hAnsi="Arial" w:cs="Arial"/>
          <w:sz w:val="20"/>
          <w:szCs w:val="20"/>
          <w:lang w:val="de-DE"/>
        </w:rPr>
        <w:tab/>
      </w:r>
      <w:r w:rsidRPr="000E2AD1">
        <w:rPr>
          <w:rFonts w:ascii="Arial" w:hAnsi="Arial" w:cs="Arial"/>
          <w:sz w:val="20"/>
          <w:szCs w:val="20"/>
          <w:lang w:val="de-DE"/>
        </w:rPr>
        <w:tab/>
      </w:r>
      <w:r w:rsidRPr="000E2AD1">
        <w:rPr>
          <w:rFonts w:ascii="Arial" w:hAnsi="Arial" w:cs="Arial"/>
          <w:sz w:val="20"/>
          <w:szCs w:val="20"/>
          <w:lang w:val="de-DE"/>
        </w:rPr>
        <w:tab/>
      </w:r>
      <w:r w:rsidRPr="000E2AD1">
        <w:rPr>
          <w:rFonts w:ascii="Arial" w:hAnsi="Arial" w:cs="Arial"/>
          <w:sz w:val="20"/>
          <w:szCs w:val="20"/>
          <w:lang w:val="de-DE"/>
        </w:rPr>
        <w:tab/>
        <w:t>_______________________</w:t>
      </w:r>
    </w:p>
    <w:p w14:paraId="398590FF" w14:textId="32EDA8F4" w:rsidR="0085462C" w:rsidRPr="000E2AD1" w:rsidRDefault="0085462C" w:rsidP="00536ED9">
      <w:pPr>
        <w:jc w:val="both"/>
        <w:rPr>
          <w:rFonts w:ascii="Arial" w:hAnsi="Arial" w:cs="Arial"/>
          <w:sz w:val="20"/>
          <w:szCs w:val="20"/>
          <w:lang w:val="de-DE"/>
        </w:rPr>
      </w:pPr>
      <w:r w:rsidRPr="000E2AD1">
        <w:rPr>
          <w:rFonts w:ascii="Arial" w:hAnsi="Arial" w:cs="Arial"/>
          <w:sz w:val="20"/>
          <w:szCs w:val="20"/>
          <w:lang w:val="de-DE"/>
        </w:rPr>
        <w:t>Name:</w:t>
      </w:r>
      <w:r w:rsidR="00365A82" w:rsidRPr="000E2AD1">
        <w:rPr>
          <w:rFonts w:ascii="Arial" w:hAnsi="Arial" w:cs="Arial"/>
          <w:sz w:val="20"/>
          <w:szCs w:val="20"/>
          <w:lang w:val="de-DE"/>
        </w:rPr>
        <w:t xml:space="preserve"> Daniel Fehr</w:t>
      </w:r>
      <w:r w:rsidRPr="000E2AD1">
        <w:rPr>
          <w:rFonts w:ascii="Arial" w:hAnsi="Arial" w:cs="Arial"/>
          <w:sz w:val="20"/>
          <w:szCs w:val="20"/>
          <w:lang w:val="de-DE"/>
        </w:rPr>
        <w:tab/>
      </w:r>
      <w:r w:rsidRPr="000E2AD1">
        <w:rPr>
          <w:rFonts w:ascii="Arial" w:hAnsi="Arial" w:cs="Arial"/>
          <w:sz w:val="20"/>
          <w:szCs w:val="20"/>
          <w:lang w:val="de-DE"/>
        </w:rPr>
        <w:tab/>
      </w:r>
      <w:r w:rsidRPr="000E2AD1">
        <w:rPr>
          <w:rFonts w:ascii="Arial" w:hAnsi="Arial" w:cs="Arial"/>
          <w:sz w:val="20"/>
          <w:szCs w:val="20"/>
          <w:lang w:val="de-DE"/>
        </w:rPr>
        <w:tab/>
      </w:r>
      <w:r w:rsidRPr="000E2AD1">
        <w:rPr>
          <w:rFonts w:ascii="Arial" w:hAnsi="Arial" w:cs="Arial"/>
          <w:sz w:val="20"/>
          <w:szCs w:val="20"/>
          <w:lang w:val="de-DE"/>
        </w:rPr>
        <w:tab/>
      </w:r>
      <w:r w:rsidRPr="000E2AD1">
        <w:rPr>
          <w:rFonts w:ascii="Arial" w:hAnsi="Arial" w:cs="Arial"/>
          <w:sz w:val="20"/>
          <w:szCs w:val="20"/>
          <w:lang w:val="de-DE"/>
        </w:rPr>
        <w:tab/>
        <w:t>Name:</w:t>
      </w:r>
      <w:r w:rsidR="00365A82" w:rsidRPr="000E2AD1">
        <w:rPr>
          <w:rFonts w:ascii="Arial" w:hAnsi="Arial" w:cs="Arial"/>
          <w:sz w:val="20"/>
          <w:szCs w:val="20"/>
          <w:lang w:val="de-DE"/>
        </w:rPr>
        <w:t xml:space="preserve"> Raoul Dias</w:t>
      </w:r>
    </w:p>
    <w:p w14:paraId="54184756" w14:textId="62776331" w:rsidR="0085462C" w:rsidRPr="00331BD0" w:rsidRDefault="0085462C" w:rsidP="00536ED9">
      <w:pPr>
        <w:jc w:val="both"/>
        <w:rPr>
          <w:rFonts w:ascii="Arial" w:hAnsi="Arial" w:cs="Arial"/>
          <w:sz w:val="20"/>
          <w:szCs w:val="20"/>
          <w:lang w:val="en-AU"/>
        </w:rPr>
      </w:pPr>
      <w:r w:rsidRPr="00331BD0">
        <w:rPr>
          <w:rFonts w:ascii="Arial" w:hAnsi="Arial" w:cs="Arial"/>
          <w:sz w:val="20"/>
          <w:szCs w:val="20"/>
          <w:lang w:val="en-AU"/>
        </w:rPr>
        <w:t>Title:</w:t>
      </w:r>
      <w:r w:rsidR="00365A82" w:rsidRPr="00331BD0">
        <w:rPr>
          <w:rFonts w:ascii="Arial" w:hAnsi="Arial" w:cs="Arial"/>
          <w:sz w:val="20"/>
          <w:szCs w:val="20"/>
          <w:lang w:val="en-AU"/>
        </w:rPr>
        <w:t xml:space="preserve"> CFO</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t>Title:</w:t>
      </w:r>
      <w:r w:rsidR="00365A82" w:rsidRPr="00331BD0">
        <w:rPr>
          <w:rFonts w:ascii="Arial" w:hAnsi="Arial" w:cs="Arial"/>
          <w:sz w:val="20"/>
          <w:szCs w:val="20"/>
          <w:lang w:val="en-AU"/>
        </w:rPr>
        <w:t xml:space="preserve"> Chief HR &amp; Legal Officer</w:t>
      </w:r>
    </w:p>
    <w:p w14:paraId="42759558" w14:textId="77777777" w:rsidR="0085462C" w:rsidRPr="009C2C2B" w:rsidRDefault="0085462C" w:rsidP="00536ED9">
      <w:pPr>
        <w:jc w:val="both"/>
        <w:rPr>
          <w:rFonts w:ascii="Arial" w:hAnsi="Arial" w:cs="Arial"/>
          <w:sz w:val="20"/>
          <w:szCs w:val="20"/>
          <w:lang w:val="de-DE"/>
        </w:rPr>
      </w:pPr>
      <w:r w:rsidRPr="009C2C2B">
        <w:rPr>
          <w:rFonts w:ascii="Arial" w:hAnsi="Arial" w:cs="Arial"/>
          <w:sz w:val="20"/>
          <w:szCs w:val="20"/>
          <w:lang w:val="de-DE"/>
        </w:rPr>
        <w:t>Date:</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t>Date:</w:t>
      </w:r>
    </w:p>
    <w:p w14:paraId="33EF2869" w14:textId="77777777" w:rsidR="0085462C" w:rsidRPr="009C2C2B" w:rsidRDefault="0085462C" w:rsidP="00536ED9">
      <w:pPr>
        <w:jc w:val="both"/>
        <w:rPr>
          <w:rFonts w:ascii="Arial" w:hAnsi="Arial" w:cs="Arial"/>
          <w:sz w:val="20"/>
          <w:szCs w:val="20"/>
          <w:lang w:val="de-DE"/>
        </w:rPr>
      </w:pPr>
    </w:p>
    <w:p w14:paraId="78EE1D02" w14:textId="0C738C7B" w:rsidR="0085462C" w:rsidRPr="009C2C2B" w:rsidDel="00EA02E4" w:rsidRDefault="0085462C" w:rsidP="00536ED9">
      <w:pPr>
        <w:jc w:val="both"/>
        <w:rPr>
          <w:del w:id="294" w:author="Rachel Benevenuto" w:date="2025-07-02T16:35:00Z" w16du:dateUtc="2025-07-02T14:35:00Z"/>
          <w:rFonts w:ascii="Arial" w:hAnsi="Arial" w:cs="Arial"/>
          <w:sz w:val="20"/>
          <w:szCs w:val="20"/>
          <w:lang w:val="de-DE"/>
        </w:rPr>
      </w:pPr>
    </w:p>
    <w:p w14:paraId="61DBBFE6" w14:textId="47703FFC" w:rsidR="0085462C" w:rsidRPr="009C2C2B" w:rsidDel="00EA02E4" w:rsidRDefault="0085462C" w:rsidP="00536ED9">
      <w:pPr>
        <w:jc w:val="both"/>
        <w:rPr>
          <w:del w:id="295" w:author="Rachel Benevenuto" w:date="2025-07-02T16:35:00Z" w16du:dateUtc="2025-07-02T14:35:00Z"/>
          <w:rFonts w:ascii="Arial" w:hAnsi="Arial" w:cs="Arial"/>
          <w:sz w:val="20"/>
          <w:szCs w:val="20"/>
          <w:lang w:val="de-DE"/>
        </w:rPr>
      </w:pPr>
    </w:p>
    <w:p w14:paraId="465DC33B" w14:textId="5C44653C" w:rsidR="0085462C" w:rsidRPr="009C2C2B" w:rsidDel="00EA02E4" w:rsidRDefault="0085462C" w:rsidP="00536ED9">
      <w:pPr>
        <w:jc w:val="both"/>
        <w:rPr>
          <w:del w:id="296" w:author="Rachel Benevenuto" w:date="2025-07-02T16:35:00Z" w16du:dateUtc="2025-07-02T14:35:00Z"/>
          <w:rFonts w:ascii="Arial" w:hAnsi="Arial" w:cs="Arial"/>
          <w:sz w:val="20"/>
          <w:szCs w:val="20"/>
          <w:lang w:val="de-DE"/>
        </w:rPr>
      </w:pPr>
    </w:p>
    <w:p w14:paraId="16177EC2" w14:textId="77777777" w:rsidR="0085462C" w:rsidRPr="009C2C2B" w:rsidRDefault="0085462C" w:rsidP="00536ED9">
      <w:pPr>
        <w:jc w:val="both"/>
        <w:rPr>
          <w:rFonts w:ascii="Arial" w:hAnsi="Arial" w:cs="Arial"/>
          <w:sz w:val="20"/>
          <w:szCs w:val="20"/>
          <w:lang w:val="de-DE"/>
        </w:rPr>
      </w:pPr>
    </w:p>
    <w:p w14:paraId="1E66A787" w14:textId="77777777" w:rsidR="0085462C" w:rsidRPr="009C2C2B" w:rsidRDefault="0085462C" w:rsidP="00536ED9">
      <w:pPr>
        <w:jc w:val="both"/>
        <w:rPr>
          <w:rFonts w:ascii="Arial" w:hAnsi="Arial" w:cs="Arial"/>
          <w:sz w:val="20"/>
          <w:szCs w:val="20"/>
          <w:lang w:val="de-DE"/>
        </w:rPr>
      </w:pPr>
    </w:p>
    <w:p w14:paraId="6335B1B8" w14:textId="5856599A" w:rsidR="0085462C" w:rsidRPr="009C2C2B" w:rsidRDefault="00DB50DD" w:rsidP="0085462C">
      <w:pPr>
        <w:jc w:val="both"/>
        <w:rPr>
          <w:rFonts w:ascii="Arial" w:hAnsi="Arial" w:cs="Arial"/>
          <w:b/>
          <w:bCs/>
          <w:sz w:val="20"/>
          <w:szCs w:val="20"/>
          <w:lang w:val="de-DE"/>
        </w:rPr>
      </w:pPr>
      <w:proofErr w:type="spellStart"/>
      <w:r w:rsidRPr="009C2C2B">
        <w:rPr>
          <w:rFonts w:ascii="Arial" w:hAnsi="Arial" w:cs="Arial"/>
          <w:b/>
          <w:bCs/>
          <w:sz w:val="20"/>
          <w:szCs w:val="20"/>
          <w:lang w:val="de-DE"/>
        </w:rPr>
        <w:t>Sonrisa</w:t>
      </w:r>
      <w:proofErr w:type="spellEnd"/>
      <w:r w:rsidRPr="009C2C2B">
        <w:rPr>
          <w:rFonts w:ascii="Arial" w:hAnsi="Arial" w:cs="Arial"/>
          <w:b/>
          <w:bCs/>
          <w:sz w:val="20"/>
          <w:szCs w:val="20"/>
          <w:lang w:val="de-DE"/>
        </w:rPr>
        <w:t xml:space="preserve"> </w:t>
      </w:r>
      <w:proofErr w:type="spellStart"/>
      <w:r w:rsidRPr="009C2C2B">
        <w:rPr>
          <w:rFonts w:ascii="Arial" w:hAnsi="Arial" w:cs="Arial"/>
          <w:b/>
          <w:bCs/>
          <w:sz w:val="20"/>
          <w:szCs w:val="20"/>
          <w:lang w:val="de-DE"/>
        </w:rPr>
        <w:t>Informatikai</w:t>
      </w:r>
      <w:proofErr w:type="spellEnd"/>
      <w:r w:rsidRPr="009C2C2B">
        <w:rPr>
          <w:rFonts w:ascii="Arial" w:hAnsi="Arial" w:cs="Arial"/>
          <w:b/>
          <w:bCs/>
          <w:sz w:val="20"/>
          <w:szCs w:val="20"/>
          <w:lang w:val="de-DE"/>
        </w:rPr>
        <w:t xml:space="preserve"> </w:t>
      </w:r>
      <w:proofErr w:type="spellStart"/>
      <w:r w:rsidRPr="009C2C2B">
        <w:rPr>
          <w:rFonts w:ascii="Arial" w:hAnsi="Arial" w:cs="Arial"/>
          <w:b/>
          <w:bCs/>
          <w:sz w:val="20"/>
          <w:szCs w:val="20"/>
          <w:lang w:val="de-DE"/>
        </w:rPr>
        <w:t>Kft</w:t>
      </w:r>
      <w:proofErr w:type="spellEnd"/>
      <w:r w:rsidRPr="009C2C2B">
        <w:rPr>
          <w:rFonts w:ascii="Arial" w:hAnsi="Arial" w:cs="Arial"/>
          <w:b/>
          <w:bCs/>
          <w:sz w:val="20"/>
          <w:szCs w:val="20"/>
          <w:lang w:val="de-DE"/>
        </w:rPr>
        <w:t>.</w:t>
      </w:r>
    </w:p>
    <w:p w14:paraId="1DEFCB38" w14:textId="77777777" w:rsidR="0085462C" w:rsidRPr="009C2C2B" w:rsidRDefault="0085462C" w:rsidP="0085462C">
      <w:pPr>
        <w:jc w:val="both"/>
        <w:rPr>
          <w:rFonts w:ascii="Arial" w:hAnsi="Arial" w:cs="Arial"/>
          <w:sz w:val="20"/>
          <w:szCs w:val="20"/>
          <w:lang w:val="de-DE"/>
        </w:rPr>
      </w:pPr>
    </w:p>
    <w:p w14:paraId="1353E1FD" w14:textId="77777777" w:rsidR="0085462C" w:rsidRPr="009C2C2B" w:rsidRDefault="0085462C" w:rsidP="0085462C">
      <w:pPr>
        <w:jc w:val="both"/>
        <w:rPr>
          <w:rFonts w:ascii="Arial" w:hAnsi="Arial" w:cs="Arial"/>
          <w:sz w:val="20"/>
          <w:szCs w:val="20"/>
          <w:lang w:val="de-DE"/>
        </w:rPr>
      </w:pPr>
    </w:p>
    <w:p w14:paraId="141154B2" w14:textId="77777777" w:rsidR="0085462C" w:rsidRPr="009C2C2B" w:rsidRDefault="0085462C" w:rsidP="0085462C">
      <w:pPr>
        <w:jc w:val="both"/>
        <w:rPr>
          <w:rFonts w:ascii="Arial" w:hAnsi="Arial" w:cs="Arial"/>
          <w:sz w:val="20"/>
          <w:szCs w:val="20"/>
          <w:lang w:val="de-DE"/>
        </w:rPr>
      </w:pPr>
    </w:p>
    <w:p w14:paraId="77EAE376" w14:textId="48799EDC" w:rsidR="0085462C" w:rsidRPr="009C2C2B" w:rsidRDefault="0085462C" w:rsidP="0085462C">
      <w:pPr>
        <w:jc w:val="both"/>
        <w:rPr>
          <w:rFonts w:ascii="Arial" w:hAnsi="Arial" w:cs="Arial"/>
          <w:sz w:val="20"/>
          <w:szCs w:val="20"/>
          <w:lang w:val="de-DE"/>
        </w:rPr>
      </w:pPr>
      <w:r w:rsidRPr="009C2C2B">
        <w:rPr>
          <w:rFonts w:ascii="Arial" w:hAnsi="Arial" w:cs="Arial"/>
          <w:sz w:val="20"/>
          <w:szCs w:val="20"/>
          <w:lang w:val="de-DE"/>
        </w:rPr>
        <w:t>_______________________</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14:paraId="09252BEB" w14:textId="54817994" w:rsidR="0085462C" w:rsidRPr="009C2C2B" w:rsidRDefault="0085462C" w:rsidP="0085462C">
      <w:pPr>
        <w:jc w:val="both"/>
        <w:rPr>
          <w:rFonts w:ascii="Arial" w:hAnsi="Arial" w:cs="Arial"/>
          <w:sz w:val="20"/>
          <w:szCs w:val="20"/>
          <w:lang w:val="de-DE"/>
        </w:rPr>
      </w:pPr>
      <w:r w:rsidRPr="009C2C2B">
        <w:rPr>
          <w:rFonts w:ascii="Arial" w:hAnsi="Arial" w:cs="Arial"/>
          <w:sz w:val="20"/>
          <w:szCs w:val="20"/>
          <w:lang w:val="de-DE"/>
        </w:rPr>
        <w:t>Name:</w:t>
      </w:r>
      <w:r w:rsidRPr="009C2C2B">
        <w:rPr>
          <w:rFonts w:ascii="Arial" w:hAnsi="Arial" w:cs="Arial"/>
          <w:sz w:val="20"/>
          <w:szCs w:val="20"/>
          <w:lang w:val="de-DE"/>
        </w:rPr>
        <w:tab/>
      </w:r>
      <w:proofErr w:type="spellStart"/>
      <w:r w:rsidR="00474780" w:rsidRPr="009C2C2B">
        <w:rPr>
          <w:rFonts w:ascii="Arial" w:hAnsi="Arial" w:cs="Arial"/>
          <w:sz w:val="20"/>
          <w:szCs w:val="20"/>
          <w:lang w:val="de-DE"/>
        </w:rPr>
        <w:t>Szurdi</w:t>
      </w:r>
      <w:proofErr w:type="spellEnd"/>
      <w:r w:rsidR="00474780" w:rsidRPr="009C2C2B">
        <w:rPr>
          <w:rFonts w:ascii="Arial" w:hAnsi="Arial" w:cs="Arial"/>
          <w:sz w:val="20"/>
          <w:szCs w:val="20"/>
          <w:lang w:val="de-DE"/>
        </w:rPr>
        <w:t xml:space="preserve"> </w:t>
      </w:r>
      <w:r w:rsidR="00DB50DD" w:rsidRPr="009C2C2B">
        <w:rPr>
          <w:rFonts w:ascii="Arial" w:hAnsi="Arial" w:cs="Arial"/>
          <w:sz w:val="20"/>
          <w:szCs w:val="20"/>
          <w:lang w:val="de-DE"/>
        </w:rPr>
        <w:t>Mikl</w:t>
      </w:r>
      <w:r w:rsidR="00474780">
        <w:rPr>
          <w:rFonts w:ascii="Arial" w:hAnsi="Arial" w:cs="Arial"/>
          <w:sz w:val="20"/>
          <w:szCs w:val="20"/>
          <w:lang w:val="de-DE"/>
        </w:rPr>
        <w:t>ó</w:t>
      </w:r>
      <w:r w:rsidR="00DB50DD" w:rsidRPr="009C2C2B">
        <w:rPr>
          <w:rFonts w:ascii="Arial" w:hAnsi="Arial" w:cs="Arial"/>
          <w:sz w:val="20"/>
          <w:szCs w:val="20"/>
          <w:lang w:val="de-DE"/>
        </w:rPr>
        <w:t>s</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14:paraId="72128832" w14:textId="404EE71A" w:rsidR="0085462C" w:rsidRPr="00331BD0" w:rsidRDefault="0085462C" w:rsidP="0085462C">
      <w:pPr>
        <w:jc w:val="both"/>
        <w:rPr>
          <w:rFonts w:ascii="Arial" w:hAnsi="Arial" w:cs="Arial"/>
          <w:sz w:val="20"/>
          <w:szCs w:val="20"/>
          <w:lang w:val="en-AU"/>
        </w:rPr>
      </w:pPr>
      <w:r w:rsidRPr="00DB50DD">
        <w:rPr>
          <w:rFonts w:ascii="Arial" w:hAnsi="Arial" w:cs="Arial"/>
          <w:sz w:val="20"/>
          <w:szCs w:val="20"/>
          <w:lang w:val="en-US"/>
        </w:rPr>
        <w:t>Title:</w:t>
      </w:r>
      <w:r w:rsidR="00DB50DD">
        <w:rPr>
          <w:rFonts w:ascii="Arial" w:hAnsi="Arial" w:cs="Arial"/>
          <w:sz w:val="20"/>
          <w:szCs w:val="20"/>
          <w:lang w:val="en-US"/>
        </w:rPr>
        <w:t xml:space="preserve"> CEO</w:t>
      </w:r>
      <w:r w:rsidRPr="00DB50DD">
        <w:rPr>
          <w:rFonts w:ascii="Arial" w:hAnsi="Arial" w:cs="Arial"/>
          <w:sz w:val="20"/>
          <w:szCs w:val="20"/>
          <w:lang w:val="en-US"/>
        </w:rPr>
        <w:tab/>
      </w:r>
      <w:r w:rsidRPr="00331BD0">
        <w:rPr>
          <w:rFonts w:ascii="Arial" w:hAnsi="Arial" w:cs="Arial"/>
          <w:sz w:val="20"/>
          <w:szCs w:val="20"/>
          <w:lang w:val="en-AU"/>
        </w:rPr>
        <w:tab/>
      </w:r>
      <w:r w:rsidRPr="00331BD0">
        <w:rPr>
          <w:rFonts w:ascii="Arial" w:hAnsi="Arial" w:cs="Arial"/>
          <w:sz w:val="20"/>
          <w:szCs w:val="20"/>
          <w:lang w:val="en-AU"/>
        </w:rPr>
        <w:tab/>
      </w:r>
    </w:p>
    <w:p w14:paraId="4BFFDE59" w14:textId="18AAC107" w:rsidR="0085462C" w:rsidRPr="00331BD0" w:rsidRDefault="0085462C" w:rsidP="0085462C">
      <w:pPr>
        <w:jc w:val="both"/>
        <w:rPr>
          <w:rFonts w:ascii="Arial" w:hAnsi="Arial" w:cs="Arial"/>
          <w:sz w:val="20"/>
          <w:szCs w:val="20"/>
          <w:lang w:val="en-AU"/>
        </w:rPr>
      </w:pPr>
      <w:r w:rsidRPr="00331BD0">
        <w:rPr>
          <w:rFonts w:ascii="Arial" w:hAnsi="Arial" w:cs="Arial"/>
          <w:sz w:val="20"/>
          <w:szCs w:val="20"/>
          <w:lang w:val="en-AU"/>
        </w:rPr>
        <w:t>Date:</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p>
    <w:p w14:paraId="3201E3A9" w14:textId="77777777" w:rsidR="0085462C" w:rsidRPr="00331BD0" w:rsidRDefault="0085462C" w:rsidP="00536ED9">
      <w:pPr>
        <w:jc w:val="both"/>
        <w:rPr>
          <w:rFonts w:ascii="Arial" w:hAnsi="Arial" w:cs="Arial"/>
          <w:sz w:val="20"/>
          <w:szCs w:val="20"/>
          <w:lang w:val="en-AU"/>
        </w:rPr>
      </w:pPr>
    </w:p>
    <w:p w14:paraId="0D879062" w14:textId="4A5C274A" w:rsidR="00B555F0" w:rsidRPr="00331BD0" w:rsidDel="00EA02E4" w:rsidRDefault="00B555F0" w:rsidP="00536ED9">
      <w:pPr>
        <w:jc w:val="both"/>
        <w:rPr>
          <w:del w:id="297" w:author="Rachel Benevenuto" w:date="2025-07-02T16:35:00Z" w16du:dateUtc="2025-07-02T14:35:00Z"/>
          <w:rFonts w:ascii="Arial" w:hAnsi="Arial" w:cs="Arial"/>
          <w:sz w:val="20"/>
          <w:szCs w:val="20"/>
          <w:lang w:val="en-AU"/>
        </w:rPr>
      </w:pPr>
    </w:p>
    <w:p w14:paraId="24BAA5BE" w14:textId="2872E517" w:rsidR="00914848" w:rsidRDefault="00914848">
      <w:pPr>
        <w:rPr>
          <w:ins w:id="298" w:author="Rachel Benevenuto" w:date="2025-07-02T14:31:00Z" w16du:dateUtc="2025-07-02T12:31:00Z"/>
          <w:rFonts w:ascii="Arial" w:hAnsi="Arial" w:cs="Arial"/>
          <w:sz w:val="20"/>
          <w:szCs w:val="20"/>
          <w:lang w:val="en-AU"/>
        </w:rPr>
      </w:pPr>
      <w:ins w:id="299" w:author="Rachel Benevenuto" w:date="2025-07-02T14:31:00Z" w16du:dateUtc="2025-07-02T12:31:00Z">
        <w:r>
          <w:rPr>
            <w:rFonts w:ascii="Arial" w:hAnsi="Arial" w:cs="Arial"/>
            <w:sz w:val="20"/>
            <w:szCs w:val="20"/>
            <w:lang w:val="en-AU"/>
          </w:rPr>
          <w:br w:type="page"/>
        </w:r>
      </w:ins>
    </w:p>
    <w:p w14:paraId="74C115BC" w14:textId="018C35A5" w:rsidR="00914848" w:rsidRDefault="00423E64">
      <w:pPr>
        <w:pStyle w:val="LLSchedule"/>
        <w:keepNext w:val="0"/>
        <w:numPr>
          <w:ilvl w:val="0"/>
          <w:numId w:val="0"/>
        </w:numPr>
        <w:jc w:val="left"/>
        <w:rPr>
          <w:ins w:id="300" w:author="Rachel Benevenuto" w:date="2025-07-02T14:31:00Z" w16du:dateUtc="2025-07-02T12:31:00Z"/>
          <w:rFonts w:cs="Arial"/>
          <w:szCs w:val="20"/>
          <w:u w:val="single"/>
          <w:lang w:val="en-US"/>
        </w:rPr>
        <w:pPrChange w:id="301" w:author="Rachel Benevenuto" w:date="2025-07-02T14:31:00Z" w16du:dateUtc="2025-07-02T12:31:00Z">
          <w:pPr>
            <w:pStyle w:val="LLSchedule"/>
            <w:keepNext w:val="0"/>
            <w:numPr>
              <w:numId w:val="0"/>
            </w:numPr>
          </w:pPr>
        </w:pPrChange>
      </w:pPr>
      <w:ins w:id="302" w:author="Rachel Benevenuto" w:date="2025-07-02T14:31:00Z" w16du:dateUtc="2025-07-02T12:31:00Z">
        <w:r>
          <w:rPr>
            <w:rFonts w:cs="Arial"/>
            <w:szCs w:val="20"/>
            <w:u w:val="single"/>
            <w:lang w:val="en-US"/>
          </w:rPr>
          <w:lastRenderedPageBreak/>
          <w:t>Annex 1</w:t>
        </w:r>
      </w:ins>
    </w:p>
    <w:p w14:paraId="6795DFE0" w14:textId="77777777" w:rsidR="00423E64" w:rsidRDefault="00423E64" w:rsidP="00914848">
      <w:pPr>
        <w:pStyle w:val="LLSchedule"/>
        <w:keepNext w:val="0"/>
        <w:numPr>
          <w:ilvl w:val="0"/>
          <w:numId w:val="0"/>
        </w:numPr>
        <w:rPr>
          <w:ins w:id="303" w:author="Rachel Benevenuto" w:date="2025-07-02T14:31:00Z" w16du:dateUtc="2025-07-02T12:31:00Z"/>
          <w:rFonts w:cs="Arial"/>
          <w:szCs w:val="20"/>
          <w:u w:val="single"/>
          <w:lang w:val="en-US"/>
        </w:rPr>
      </w:pPr>
    </w:p>
    <w:p w14:paraId="56134D0E" w14:textId="79BADD9C" w:rsidR="00914848" w:rsidRPr="00A51793" w:rsidRDefault="00914848" w:rsidP="00914848">
      <w:pPr>
        <w:pStyle w:val="LLSchedule"/>
        <w:keepNext w:val="0"/>
        <w:numPr>
          <w:ilvl w:val="0"/>
          <w:numId w:val="0"/>
        </w:numPr>
        <w:rPr>
          <w:ins w:id="304" w:author="Rachel Benevenuto" w:date="2025-07-02T14:31:00Z" w16du:dateUtc="2025-07-02T12:31:00Z"/>
          <w:rFonts w:cs="Arial"/>
          <w:szCs w:val="20"/>
          <w:lang w:val="en-US"/>
        </w:rPr>
      </w:pPr>
      <w:ins w:id="305" w:author="Rachel Benevenuto" w:date="2025-07-02T14:31:00Z" w16du:dateUtc="2025-07-02T12:31:00Z">
        <w:r w:rsidRPr="00A51793">
          <w:rPr>
            <w:rFonts w:cs="Arial"/>
            <w:szCs w:val="20"/>
            <w:u w:val="single"/>
            <w:lang w:val="en-US"/>
          </w:rPr>
          <w:t>SCHEDULE 1</w:t>
        </w:r>
        <w:r w:rsidR="00423E64" w:rsidRPr="00A51793">
          <w:rPr>
            <w:rFonts w:cs="Arial"/>
            <w:szCs w:val="20"/>
            <w:u w:val="single"/>
            <w:lang w:val="en-US"/>
          </w:rPr>
          <w:t xml:space="preserve"> TO THE DPA</w:t>
        </w:r>
      </w:ins>
    </w:p>
    <w:bookmarkStart w:id="306" w:name="_Toc493256534"/>
    <w:p w14:paraId="3D8003C1" w14:textId="77777777" w:rsidR="00914848" w:rsidRPr="00A51793" w:rsidRDefault="00914848" w:rsidP="00914848">
      <w:pPr>
        <w:pStyle w:val="LLSchedule"/>
        <w:keepNext w:val="0"/>
        <w:numPr>
          <w:ilvl w:val="0"/>
          <w:numId w:val="0"/>
        </w:numPr>
        <w:rPr>
          <w:ins w:id="307" w:author="Rachel Benevenuto" w:date="2025-07-02T14:31:00Z" w16du:dateUtc="2025-07-02T12:31:00Z"/>
          <w:rFonts w:cs="Arial"/>
          <w:szCs w:val="20"/>
          <w:lang w:val="en-US" w:eastAsia="nl-NL"/>
        </w:rPr>
      </w:pPr>
      <w:ins w:id="308" w:author="Rachel Benevenuto" w:date="2025-07-02T14:31:00Z" w16du:dateUtc="2025-07-02T12:31:00Z">
        <w:r w:rsidRPr="00A51793">
          <w:rPr>
            <w:rFonts w:cs="Arial"/>
            <w:caps/>
            <w:szCs w:val="20"/>
            <w:lang w:val="nl-NL"/>
          </w:rPr>
          <w:fldChar w:fldCharType="begin"/>
        </w:r>
        <w:r w:rsidRPr="00A51793">
          <w:rPr>
            <w:rFonts w:cs="Arial"/>
            <w:caps/>
            <w:szCs w:val="20"/>
            <w:lang w:val="en-US"/>
          </w:rPr>
          <w:instrText xml:space="preserve"> HYPERLINK \l "_Toc493692072" </w:instrText>
        </w:r>
        <w:r w:rsidRPr="00A51793">
          <w:rPr>
            <w:rFonts w:cs="Arial"/>
            <w:caps/>
            <w:szCs w:val="20"/>
            <w:lang w:val="nl-NL"/>
          </w:rPr>
        </w:r>
        <w:r w:rsidRPr="00A51793">
          <w:rPr>
            <w:rFonts w:cs="Arial"/>
            <w:caps/>
            <w:szCs w:val="20"/>
            <w:lang w:val="nl-NL"/>
          </w:rPr>
          <w:fldChar w:fldCharType="separate"/>
        </w:r>
        <w:bookmarkStart w:id="309" w:name="_Toc499738759"/>
        <w:bookmarkStart w:id="310" w:name="_Toc518563604"/>
        <w:bookmarkStart w:id="311" w:name="_Toc518564052"/>
        <w:r w:rsidRPr="00A51793">
          <w:rPr>
            <w:rFonts w:cs="Arial"/>
            <w:caps/>
            <w:szCs w:val="20"/>
            <w:lang w:val="en-US"/>
          </w:rPr>
          <w:t xml:space="preserve">DETAILS </w:t>
        </w:r>
        <w:bookmarkEnd w:id="309"/>
        <w:r w:rsidRPr="00A51793">
          <w:rPr>
            <w:rFonts w:cs="Arial"/>
            <w:caps/>
            <w:szCs w:val="20"/>
            <w:lang w:val="en-US"/>
          </w:rPr>
          <w:t>of</w:t>
        </w:r>
        <w:r w:rsidRPr="00A51793">
          <w:rPr>
            <w:rFonts w:cs="Arial"/>
            <w:caps/>
            <w:szCs w:val="20"/>
            <w:lang w:val="nl-NL"/>
          </w:rPr>
          <w:fldChar w:fldCharType="end"/>
        </w:r>
        <w:bookmarkEnd w:id="306"/>
        <w:r w:rsidRPr="00A51793">
          <w:rPr>
            <w:rFonts w:cs="Arial"/>
            <w:caps/>
            <w:szCs w:val="20"/>
            <w:lang w:val="en-US"/>
          </w:rPr>
          <w:t xml:space="preserve"> processing of personal data</w:t>
        </w:r>
        <w:bookmarkEnd w:id="310"/>
        <w:bookmarkEnd w:id="311"/>
      </w:ins>
    </w:p>
    <w:p w14:paraId="731CCBA4" w14:textId="2411DCCC" w:rsidR="00914848" w:rsidRPr="00A51793" w:rsidRDefault="00914848" w:rsidP="00914848">
      <w:pPr>
        <w:pStyle w:val="LLNormal"/>
        <w:rPr>
          <w:ins w:id="312" w:author="Rachel Benevenuto" w:date="2025-07-02T14:31:00Z" w16du:dateUtc="2025-07-02T12:31:00Z"/>
          <w:rFonts w:cs="Arial"/>
          <w:szCs w:val="20"/>
          <w:lang w:val="en-US"/>
        </w:rPr>
      </w:pPr>
      <w:ins w:id="313" w:author="Rachel Benevenuto" w:date="2025-07-02T14:31:00Z" w16du:dateUtc="2025-07-02T12:31:00Z">
        <w:r w:rsidRPr="00A51793">
          <w:rPr>
            <w:rFonts w:cs="Arial"/>
            <w:szCs w:val="20"/>
            <w:lang w:val="en-US"/>
          </w:rPr>
          <w:t>This Schedule 1 includes certain details of the Processing of the Personal Data as required by Article 28(3) GDPR</w:t>
        </w:r>
        <w:r w:rsidR="00423E64" w:rsidRPr="00A51793">
          <w:rPr>
            <w:rFonts w:cs="Arial"/>
            <w:szCs w:val="20"/>
            <w:lang w:val="en-US"/>
          </w:rPr>
          <w:t>.</w:t>
        </w:r>
        <w:r w:rsidRPr="00A51793">
          <w:rPr>
            <w:rFonts w:cs="Arial"/>
            <w:szCs w:val="20"/>
            <w:lang w:val="en-US"/>
          </w:rPr>
          <w:t xml:space="preserve"> </w:t>
        </w:r>
      </w:ins>
    </w:p>
    <w:p w14:paraId="32BD4C30" w14:textId="77777777" w:rsidR="00914848" w:rsidRPr="00A51793" w:rsidRDefault="00914848" w:rsidP="00914848">
      <w:pPr>
        <w:pStyle w:val="LLHeading1"/>
        <w:keepNext w:val="0"/>
        <w:rPr>
          <w:ins w:id="314" w:author="Rachel Benevenuto" w:date="2025-07-02T14:31:00Z" w16du:dateUtc="2025-07-02T12:31:00Z"/>
          <w:rFonts w:cs="Arial"/>
          <w:szCs w:val="20"/>
          <w:lang w:val="en-US"/>
        </w:rPr>
      </w:pPr>
      <w:ins w:id="315" w:author="Rachel Benevenuto" w:date="2025-07-02T14:31:00Z" w16du:dateUtc="2025-07-02T12:31:00Z">
        <w:r w:rsidRPr="00A51793">
          <w:rPr>
            <w:rFonts w:cs="Arial"/>
            <w:szCs w:val="20"/>
            <w:lang w:val="en-US"/>
          </w:rPr>
          <w:t>Subject matter and duration of the Processing of Personal Data</w:t>
        </w:r>
      </w:ins>
    </w:p>
    <w:p w14:paraId="23209FC9" w14:textId="77777777" w:rsidR="00914848" w:rsidRPr="00A51793" w:rsidRDefault="00914848" w:rsidP="00914848">
      <w:pPr>
        <w:pStyle w:val="LLNormal"/>
        <w:rPr>
          <w:ins w:id="316" w:author="Rachel Benevenuto" w:date="2025-07-02T14:31:00Z" w16du:dateUtc="2025-07-02T12:31:00Z"/>
          <w:rFonts w:cs="Arial"/>
          <w:szCs w:val="20"/>
          <w:lang w:val="en-US"/>
        </w:rPr>
      </w:pPr>
      <w:ins w:id="317" w:author="Rachel Benevenuto" w:date="2025-07-02T14:31:00Z" w16du:dateUtc="2025-07-02T12:31:00Z">
        <w:r w:rsidRPr="00A51793">
          <w:rPr>
            <w:rFonts w:cs="Arial"/>
            <w:szCs w:val="20"/>
            <w:lang w:val="en-US"/>
          </w:rPr>
          <w:t>The subject matter and duration of the Processing of the Personal Data are set out in the Principal Agreement, as supplemented by this Agreement.</w:t>
        </w:r>
      </w:ins>
    </w:p>
    <w:p w14:paraId="359EAD66" w14:textId="77777777" w:rsidR="00914848" w:rsidRPr="00A51793" w:rsidRDefault="00914848" w:rsidP="00914848">
      <w:pPr>
        <w:pStyle w:val="LLHeading1"/>
        <w:keepNext w:val="0"/>
        <w:rPr>
          <w:ins w:id="318" w:author="Rachel Benevenuto" w:date="2025-07-02T14:31:00Z" w16du:dateUtc="2025-07-02T12:31:00Z"/>
          <w:rFonts w:cs="Arial"/>
          <w:szCs w:val="20"/>
          <w:lang w:val="en-US"/>
        </w:rPr>
      </w:pPr>
      <w:ins w:id="319" w:author="Rachel Benevenuto" w:date="2025-07-02T14:31:00Z" w16du:dateUtc="2025-07-02T12:31:00Z">
        <w:r w:rsidRPr="00A51793">
          <w:rPr>
            <w:rFonts w:cs="Arial"/>
            <w:szCs w:val="20"/>
            <w:lang w:val="en-US"/>
          </w:rPr>
          <w:t>The nature and purpose of the Processing of Personal Data</w:t>
        </w:r>
      </w:ins>
    </w:p>
    <w:p w14:paraId="236EF18E" w14:textId="77777777" w:rsidR="00914848" w:rsidRPr="00A51793" w:rsidRDefault="00914848" w:rsidP="00914848">
      <w:pPr>
        <w:pStyle w:val="LLNormal"/>
        <w:spacing w:before="240" w:after="240"/>
        <w:rPr>
          <w:ins w:id="320" w:author="Rachel Benevenuto" w:date="2025-07-02T14:31:00Z" w16du:dateUtc="2025-07-02T12:31:00Z"/>
          <w:rFonts w:cs="Arial"/>
          <w:szCs w:val="20"/>
          <w:lang w:val="en-US"/>
        </w:rPr>
      </w:pPr>
      <w:ins w:id="321" w:author="Rachel Benevenuto" w:date="2025-07-02T14:31:00Z" w16du:dateUtc="2025-07-02T12:31:00Z">
        <w:r w:rsidRPr="00A51793">
          <w:rPr>
            <w:rFonts w:cs="Arial"/>
            <w:szCs w:val="20"/>
            <w:lang w:val="en-US"/>
          </w:rPr>
          <w:t xml:space="preserve">As part of </w:t>
        </w:r>
        <w:commentRangeStart w:id="322"/>
        <w:r w:rsidRPr="00A51793">
          <w:rPr>
            <w:rFonts w:cs="Arial"/>
            <w:szCs w:val="20"/>
            <w:lang w:val="en-US"/>
          </w:rPr>
          <w:t xml:space="preserve">the </w:t>
        </w:r>
        <w:r w:rsidRPr="00A51793">
          <w:rPr>
            <w:rFonts w:cs="Arial"/>
            <w:szCs w:val="20"/>
            <w:lang w:val="en-US"/>
            <w:rPrChange w:id="323" w:author="Rachel Benevenuto" w:date="2025-07-02T16:36:00Z" w16du:dateUtc="2025-07-02T14:36:00Z">
              <w:rPr>
                <w:rFonts w:cs="Arial"/>
                <w:b/>
                <w:bCs/>
                <w:szCs w:val="20"/>
                <w:lang w:val="en-US"/>
              </w:rPr>
            </w:rPrChange>
          </w:rPr>
          <w:t>integration process</w:t>
        </w:r>
      </w:ins>
      <w:commentRangeEnd w:id="322"/>
      <w:ins w:id="324" w:author="Rachel Benevenuto" w:date="2025-07-02T16:47:00Z" w16du:dateUtc="2025-07-02T14:47:00Z">
        <w:r w:rsidR="00F11010">
          <w:rPr>
            <w:rStyle w:val="CommentReference"/>
            <w:rFonts w:asciiTheme="minorHAnsi" w:eastAsiaTheme="minorHAnsi" w:hAnsiTheme="minorHAnsi" w:cstheme="minorBidi"/>
            <w:lang w:val="de-CH"/>
          </w:rPr>
          <w:commentReference w:id="322"/>
        </w:r>
      </w:ins>
      <w:ins w:id="325" w:author="Rachel Benevenuto" w:date="2025-07-02T14:31:00Z" w16du:dateUtc="2025-07-02T12:31:00Z">
        <w:r w:rsidRPr="00A51793">
          <w:rPr>
            <w:rFonts w:cs="Arial"/>
            <w:szCs w:val="20"/>
            <w:lang w:val="en-US"/>
          </w:rPr>
          <w:t>, Personal Data may be processed for the following purposes:</w:t>
        </w:r>
      </w:ins>
    </w:p>
    <w:p w14:paraId="7235A3B5" w14:textId="77777777" w:rsidR="00914848" w:rsidRPr="00A51793" w:rsidRDefault="00914848" w:rsidP="00914848">
      <w:pPr>
        <w:pStyle w:val="ListParagraph"/>
        <w:numPr>
          <w:ilvl w:val="0"/>
          <w:numId w:val="32"/>
        </w:numPr>
        <w:rPr>
          <w:ins w:id="326" w:author="Rachel Benevenuto" w:date="2025-07-02T14:31:00Z" w16du:dateUtc="2025-07-02T12:31:00Z"/>
          <w:rFonts w:ascii="Arial" w:hAnsi="Arial" w:cs="Arial"/>
          <w:sz w:val="20"/>
          <w:szCs w:val="20"/>
          <w:lang w:val="en-US"/>
          <w:rPrChange w:id="327" w:author="Rachel Benevenuto" w:date="2025-07-02T16:36:00Z" w16du:dateUtc="2025-07-02T14:36:00Z">
            <w:rPr>
              <w:ins w:id="328" w:author="Rachel Benevenuto" w:date="2025-07-02T14:31:00Z" w16du:dateUtc="2025-07-02T12:31:00Z"/>
              <w:lang w:val="en-US"/>
            </w:rPr>
          </w:rPrChange>
        </w:rPr>
      </w:pPr>
      <w:ins w:id="329" w:author="Rachel Benevenuto" w:date="2025-07-02T14:31:00Z" w16du:dateUtc="2025-07-02T12:31:00Z">
        <w:r w:rsidRPr="00A51793">
          <w:rPr>
            <w:rFonts w:ascii="Arial" w:hAnsi="Arial" w:cs="Arial"/>
            <w:b/>
            <w:bCs/>
            <w:sz w:val="20"/>
            <w:szCs w:val="20"/>
            <w:lang w:val="en-US"/>
            <w:rPrChange w:id="330" w:author="Rachel Benevenuto" w:date="2025-07-02T16:36:00Z" w16du:dateUtc="2025-07-02T14:36:00Z">
              <w:rPr>
                <w:b/>
                <w:bCs/>
                <w:lang w:val="en-US"/>
              </w:rPr>
            </w:rPrChange>
          </w:rPr>
          <w:t>Data Migration:</w:t>
        </w:r>
        <w:r w:rsidRPr="00A51793">
          <w:rPr>
            <w:rFonts w:ascii="Arial" w:hAnsi="Arial" w:cs="Arial"/>
            <w:sz w:val="20"/>
            <w:szCs w:val="20"/>
            <w:lang w:val="en-US"/>
            <w:rPrChange w:id="331" w:author="Rachel Benevenuto" w:date="2025-07-02T16:36:00Z" w16du:dateUtc="2025-07-02T14:36:00Z">
              <w:rPr>
                <w:lang w:val="en-US"/>
              </w:rPr>
            </w:rPrChange>
          </w:rPr>
          <w:t xml:space="preserve"> Ensuring secure and accurate transfer of financial data from legacy systems.</w:t>
        </w:r>
      </w:ins>
    </w:p>
    <w:p w14:paraId="0ED64FC4" w14:textId="77777777" w:rsidR="00914848" w:rsidRPr="00A51793" w:rsidRDefault="00914848" w:rsidP="00914848">
      <w:pPr>
        <w:pStyle w:val="ListParagraph"/>
        <w:numPr>
          <w:ilvl w:val="0"/>
          <w:numId w:val="32"/>
        </w:numPr>
        <w:rPr>
          <w:ins w:id="332" w:author="Rachel Benevenuto" w:date="2025-07-02T14:31:00Z" w16du:dateUtc="2025-07-02T12:31:00Z"/>
          <w:rFonts w:ascii="Arial" w:hAnsi="Arial" w:cs="Arial"/>
          <w:sz w:val="20"/>
          <w:szCs w:val="20"/>
          <w:lang w:val="en-US"/>
          <w:rPrChange w:id="333" w:author="Rachel Benevenuto" w:date="2025-07-02T16:36:00Z" w16du:dateUtc="2025-07-02T14:36:00Z">
            <w:rPr>
              <w:ins w:id="334" w:author="Rachel Benevenuto" w:date="2025-07-02T14:31:00Z" w16du:dateUtc="2025-07-02T12:31:00Z"/>
              <w:lang w:val="en-US"/>
            </w:rPr>
          </w:rPrChange>
        </w:rPr>
      </w:pPr>
      <w:ins w:id="335" w:author="Rachel Benevenuto" w:date="2025-07-02T14:31:00Z" w16du:dateUtc="2025-07-02T12:31:00Z">
        <w:r w:rsidRPr="00A51793">
          <w:rPr>
            <w:rFonts w:ascii="Arial" w:hAnsi="Arial" w:cs="Arial"/>
            <w:b/>
            <w:bCs/>
            <w:sz w:val="20"/>
            <w:szCs w:val="20"/>
            <w:lang w:val="en-US"/>
            <w:rPrChange w:id="336" w:author="Rachel Benevenuto" w:date="2025-07-02T16:36:00Z" w16du:dateUtc="2025-07-02T14:36:00Z">
              <w:rPr>
                <w:b/>
                <w:bCs/>
                <w:lang w:val="en-US"/>
              </w:rPr>
            </w:rPrChange>
          </w:rPr>
          <w:t>System Integration Testing:</w:t>
        </w:r>
        <w:r w:rsidRPr="00A51793">
          <w:rPr>
            <w:rFonts w:ascii="Arial" w:hAnsi="Arial" w:cs="Arial"/>
            <w:sz w:val="20"/>
            <w:szCs w:val="20"/>
            <w:lang w:val="en-US"/>
            <w:rPrChange w:id="337" w:author="Rachel Benevenuto" w:date="2025-07-02T16:36:00Z" w16du:dateUtc="2025-07-02T14:36:00Z">
              <w:rPr>
                <w:lang w:val="en-US"/>
              </w:rPr>
            </w:rPrChange>
          </w:rPr>
          <w:t xml:space="preserve"> Using sample datasets to validate system connectivity and data accuracy.</w:t>
        </w:r>
      </w:ins>
    </w:p>
    <w:p w14:paraId="4EBED32A" w14:textId="77777777" w:rsidR="00914848" w:rsidRDefault="00914848" w:rsidP="00914848">
      <w:pPr>
        <w:pStyle w:val="ListParagraph"/>
        <w:numPr>
          <w:ilvl w:val="0"/>
          <w:numId w:val="32"/>
        </w:numPr>
        <w:rPr>
          <w:ins w:id="338" w:author="Rachel Benevenuto" w:date="2025-07-02T16:36:00Z" w16du:dateUtc="2025-07-02T14:36:00Z"/>
          <w:rFonts w:ascii="Arial" w:hAnsi="Arial" w:cs="Arial"/>
          <w:sz w:val="20"/>
          <w:szCs w:val="20"/>
          <w:lang w:val="en-US"/>
        </w:rPr>
      </w:pPr>
      <w:ins w:id="339" w:author="Rachel Benevenuto" w:date="2025-07-02T14:31:00Z" w16du:dateUtc="2025-07-02T12:31:00Z">
        <w:r w:rsidRPr="00A51793">
          <w:rPr>
            <w:rFonts w:ascii="Arial" w:hAnsi="Arial" w:cs="Arial"/>
            <w:b/>
            <w:bCs/>
            <w:sz w:val="20"/>
            <w:szCs w:val="20"/>
            <w:lang w:val="en-US"/>
            <w:rPrChange w:id="340" w:author="Rachel Benevenuto" w:date="2025-07-02T16:36:00Z" w16du:dateUtc="2025-07-02T14:36:00Z">
              <w:rPr>
                <w:b/>
                <w:bCs/>
                <w:lang w:val="en-US"/>
              </w:rPr>
            </w:rPrChange>
          </w:rPr>
          <w:t>Transaction Processing &amp; Audit Logging:</w:t>
        </w:r>
        <w:r w:rsidRPr="00A51793">
          <w:rPr>
            <w:rFonts w:ascii="Arial" w:hAnsi="Arial" w:cs="Arial"/>
            <w:sz w:val="20"/>
            <w:szCs w:val="20"/>
            <w:lang w:val="en-US"/>
            <w:rPrChange w:id="341" w:author="Rachel Benevenuto" w:date="2025-07-02T16:36:00Z" w16du:dateUtc="2025-07-02T14:36:00Z">
              <w:rPr>
                <w:lang w:val="en-US"/>
              </w:rPr>
            </w:rPrChange>
          </w:rPr>
          <w:t xml:space="preserve"> Ensuring secure logging and tracking of financial transactions.</w:t>
        </w:r>
      </w:ins>
    </w:p>
    <w:p w14:paraId="7F3B7B0B" w14:textId="77777777" w:rsidR="00A51793" w:rsidRPr="00A51793" w:rsidRDefault="00A51793" w:rsidP="00A51793">
      <w:pPr>
        <w:pStyle w:val="ListParagraph"/>
        <w:rPr>
          <w:ins w:id="342" w:author="Rachel Benevenuto" w:date="2025-07-02T14:31:00Z" w16du:dateUtc="2025-07-02T12:31:00Z"/>
          <w:rFonts w:ascii="Arial" w:hAnsi="Arial" w:cs="Arial"/>
          <w:sz w:val="20"/>
          <w:szCs w:val="20"/>
          <w:lang w:val="en-US"/>
          <w:rPrChange w:id="343" w:author="Rachel Benevenuto" w:date="2025-07-02T16:36:00Z" w16du:dateUtc="2025-07-02T14:36:00Z">
            <w:rPr>
              <w:ins w:id="344" w:author="Rachel Benevenuto" w:date="2025-07-02T14:31:00Z" w16du:dateUtc="2025-07-02T12:31:00Z"/>
              <w:lang w:val="en-US"/>
            </w:rPr>
          </w:rPrChange>
        </w:rPr>
        <w:pPrChange w:id="345" w:author="Rachel Benevenuto" w:date="2025-07-02T16:36:00Z" w16du:dateUtc="2025-07-02T14:36:00Z">
          <w:pPr>
            <w:pStyle w:val="ListParagraph"/>
            <w:numPr>
              <w:numId w:val="32"/>
            </w:numPr>
            <w:ind w:hanging="360"/>
          </w:pPr>
        </w:pPrChange>
      </w:pPr>
    </w:p>
    <w:p w14:paraId="6DE3ACCF" w14:textId="77777777" w:rsidR="00914848" w:rsidRPr="00A51793" w:rsidRDefault="00914848" w:rsidP="00914848">
      <w:pPr>
        <w:pStyle w:val="LLHeading1"/>
        <w:keepNext w:val="0"/>
        <w:rPr>
          <w:ins w:id="346" w:author="Rachel Benevenuto" w:date="2025-07-02T14:31:00Z" w16du:dateUtc="2025-07-02T12:31:00Z"/>
          <w:rFonts w:cs="Arial"/>
          <w:szCs w:val="20"/>
          <w:lang w:val="en-US"/>
        </w:rPr>
      </w:pPr>
      <w:ins w:id="347" w:author="Rachel Benevenuto" w:date="2025-07-02T14:31:00Z" w16du:dateUtc="2025-07-02T12:31:00Z">
        <w:r w:rsidRPr="00A51793">
          <w:rPr>
            <w:rFonts w:cs="Arial"/>
            <w:szCs w:val="20"/>
            <w:lang w:val="en-US"/>
          </w:rPr>
          <w:t xml:space="preserve">The categories of Data Subject to whom </w:t>
        </w:r>
        <w:proofErr w:type="gramStart"/>
        <w:r w:rsidRPr="00A51793">
          <w:rPr>
            <w:rFonts w:cs="Arial"/>
            <w:szCs w:val="20"/>
            <w:lang w:val="en-US"/>
          </w:rPr>
          <w:t>the Personal</w:t>
        </w:r>
        <w:proofErr w:type="gramEnd"/>
        <w:r w:rsidRPr="00A51793">
          <w:rPr>
            <w:rFonts w:cs="Arial"/>
            <w:szCs w:val="20"/>
            <w:lang w:val="en-US"/>
          </w:rPr>
          <w:t xml:space="preserve"> Data relates </w:t>
        </w:r>
      </w:ins>
    </w:p>
    <w:p w14:paraId="52696C7F" w14:textId="54534EFF" w:rsidR="00914848" w:rsidRPr="00A51793" w:rsidRDefault="00914848" w:rsidP="00914848">
      <w:pPr>
        <w:pStyle w:val="LLNormal"/>
        <w:spacing w:before="240" w:after="240"/>
        <w:rPr>
          <w:ins w:id="348" w:author="Rachel Benevenuto" w:date="2025-07-02T14:31:00Z" w16du:dateUtc="2025-07-02T12:31:00Z"/>
          <w:rFonts w:cs="Arial"/>
          <w:szCs w:val="20"/>
          <w:lang w:val="en-US"/>
        </w:rPr>
      </w:pPr>
      <w:ins w:id="349" w:author="Rachel Benevenuto" w:date="2025-07-02T14:31:00Z" w16du:dateUtc="2025-07-02T12:31:00Z">
        <w:r w:rsidRPr="00A51793">
          <w:rPr>
            <w:rFonts w:cs="Arial"/>
            <w:szCs w:val="20"/>
            <w:lang w:val="en-US"/>
          </w:rPr>
          <w:t>Personal Data processed as part of the integration may relate to the following categories of data subjects:</w:t>
        </w:r>
      </w:ins>
    </w:p>
    <w:p w14:paraId="3174222C" w14:textId="77777777" w:rsidR="00914848" w:rsidRPr="00A51793" w:rsidRDefault="00914848" w:rsidP="00914848">
      <w:pPr>
        <w:pStyle w:val="ListParagraph"/>
        <w:numPr>
          <w:ilvl w:val="0"/>
          <w:numId w:val="31"/>
        </w:numPr>
        <w:rPr>
          <w:ins w:id="350" w:author="Rachel Benevenuto" w:date="2025-07-02T14:31:00Z" w16du:dateUtc="2025-07-02T12:31:00Z"/>
          <w:rFonts w:ascii="Arial" w:hAnsi="Arial" w:cs="Arial"/>
          <w:sz w:val="20"/>
          <w:szCs w:val="20"/>
          <w:lang w:val="en-US"/>
          <w:rPrChange w:id="351" w:author="Rachel Benevenuto" w:date="2025-07-02T16:36:00Z" w16du:dateUtc="2025-07-02T14:36:00Z">
            <w:rPr>
              <w:ins w:id="352" w:author="Rachel Benevenuto" w:date="2025-07-02T14:31:00Z" w16du:dateUtc="2025-07-02T12:31:00Z"/>
              <w:lang w:val="en-US"/>
            </w:rPr>
          </w:rPrChange>
        </w:rPr>
      </w:pPr>
      <w:ins w:id="353" w:author="Rachel Benevenuto" w:date="2025-07-02T14:31:00Z" w16du:dateUtc="2025-07-02T12:31:00Z">
        <w:r w:rsidRPr="00A51793">
          <w:rPr>
            <w:rFonts w:ascii="Arial" w:hAnsi="Arial" w:cs="Arial"/>
            <w:b/>
            <w:bCs/>
            <w:sz w:val="20"/>
            <w:szCs w:val="20"/>
            <w:lang w:val="en-US"/>
            <w:rPrChange w:id="354" w:author="Rachel Benevenuto" w:date="2025-07-02T16:36:00Z" w16du:dateUtc="2025-07-02T14:36:00Z">
              <w:rPr>
                <w:b/>
                <w:bCs/>
                <w:lang w:val="en-US"/>
              </w:rPr>
            </w:rPrChange>
          </w:rPr>
          <w:t>Employees</w:t>
        </w:r>
        <w:r w:rsidRPr="00A51793">
          <w:rPr>
            <w:rFonts w:ascii="Arial" w:hAnsi="Arial" w:cs="Arial"/>
            <w:sz w:val="20"/>
            <w:szCs w:val="20"/>
            <w:lang w:val="en-US"/>
            <w:rPrChange w:id="355" w:author="Rachel Benevenuto" w:date="2025-07-02T16:36:00Z" w16du:dateUtc="2025-07-02T14:36:00Z">
              <w:rPr>
                <w:lang w:val="en-US"/>
              </w:rPr>
            </w:rPrChange>
          </w:rPr>
          <w:t xml:space="preserve"> – Internal staff members of Colosseum with access to the financial system.</w:t>
        </w:r>
      </w:ins>
    </w:p>
    <w:p w14:paraId="4F4FCA40" w14:textId="77777777" w:rsidR="00914848" w:rsidRPr="00A51793" w:rsidRDefault="00914848" w:rsidP="00914848">
      <w:pPr>
        <w:pStyle w:val="ListParagraph"/>
        <w:numPr>
          <w:ilvl w:val="0"/>
          <w:numId w:val="31"/>
        </w:numPr>
        <w:rPr>
          <w:ins w:id="356" w:author="Rachel Benevenuto" w:date="2025-07-02T14:31:00Z" w16du:dateUtc="2025-07-02T12:31:00Z"/>
          <w:rFonts w:ascii="Arial" w:hAnsi="Arial" w:cs="Arial"/>
          <w:sz w:val="20"/>
          <w:szCs w:val="20"/>
          <w:lang w:val="en-US"/>
          <w:rPrChange w:id="357" w:author="Rachel Benevenuto" w:date="2025-07-02T16:36:00Z" w16du:dateUtc="2025-07-02T14:36:00Z">
            <w:rPr>
              <w:ins w:id="358" w:author="Rachel Benevenuto" w:date="2025-07-02T14:31:00Z" w16du:dateUtc="2025-07-02T12:31:00Z"/>
              <w:lang w:val="en-US"/>
            </w:rPr>
          </w:rPrChange>
        </w:rPr>
      </w:pPr>
      <w:ins w:id="359" w:author="Rachel Benevenuto" w:date="2025-07-02T14:31:00Z" w16du:dateUtc="2025-07-02T12:31:00Z">
        <w:r w:rsidRPr="00A51793">
          <w:rPr>
            <w:rFonts w:ascii="Arial" w:hAnsi="Arial" w:cs="Arial"/>
            <w:b/>
            <w:bCs/>
            <w:sz w:val="20"/>
            <w:szCs w:val="20"/>
            <w:lang w:val="en-US"/>
            <w:rPrChange w:id="360" w:author="Rachel Benevenuto" w:date="2025-07-02T16:36:00Z" w16du:dateUtc="2025-07-02T14:36:00Z">
              <w:rPr>
                <w:b/>
                <w:bCs/>
                <w:lang w:val="en-US"/>
              </w:rPr>
            </w:rPrChange>
          </w:rPr>
          <w:t>Finance &amp; Treasury Personnel</w:t>
        </w:r>
        <w:r w:rsidRPr="00A51793">
          <w:rPr>
            <w:rFonts w:ascii="Arial" w:hAnsi="Arial" w:cs="Arial"/>
            <w:sz w:val="20"/>
            <w:szCs w:val="20"/>
            <w:lang w:val="en-US"/>
            <w:rPrChange w:id="361" w:author="Rachel Benevenuto" w:date="2025-07-02T16:36:00Z" w16du:dateUtc="2025-07-02T14:36:00Z">
              <w:rPr>
                <w:lang w:val="en-US"/>
              </w:rPr>
            </w:rPrChange>
          </w:rPr>
          <w:t xml:space="preserve"> – Users involved in financial transaction management and reporting.</w:t>
        </w:r>
      </w:ins>
    </w:p>
    <w:p w14:paraId="430ED20A" w14:textId="77777777" w:rsidR="00914848" w:rsidRPr="00A51793" w:rsidRDefault="00914848" w:rsidP="00914848">
      <w:pPr>
        <w:pStyle w:val="ListParagraph"/>
        <w:numPr>
          <w:ilvl w:val="0"/>
          <w:numId w:val="31"/>
        </w:numPr>
        <w:rPr>
          <w:ins w:id="362" w:author="Rachel Benevenuto" w:date="2025-07-02T14:31:00Z" w16du:dateUtc="2025-07-02T12:31:00Z"/>
          <w:rFonts w:ascii="Arial" w:hAnsi="Arial" w:cs="Arial"/>
          <w:sz w:val="20"/>
          <w:szCs w:val="20"/>
          <w:lang w:val="en-US"/>
          <w:rPrChange w:id="363" w:author="Rachel Benevenuto" w:date="2025-07-02T16:36:00Z" w16du:dateUtc="2025-07-02T14:36:00Z">
            <w:rPr>
              <w:ins w:id="364" w:author="Rachel Benevenuto" w:date="2025-07-02T14:31:00Z" w16du:dateUtc="2025-07-02T12:31:00Z"/>
              <w:lang w:val="en-US"/>
            </w:rPr>
          </w:rPrChange>
        </w:rPr>
      </w:pPr>
      <w:ins w:id="365" w:author="Rachel Benevenuto" w:date="2025-07-02T14:31:00Z" w16du:dateUtc="2025-07-02T12:31:00Z">
        <w:r w:rsidRPr="00A51793">
          <w:rPr>
            <w:rFonts w:ascii="Arial" w:hAnsi="Arial" w:cs="Arial"/>
            <w:b/>
            <w:bCs/>
            <w:sz w:val="20"/>
            <w:szCs w:val="20"/>
            <w:lang w:val="en-US"/>
            <w:rPrChange w:id="366" w:author="Rachel Benevenuto" w:date="2025-07-02T16:36:00Z" w16du:dateUtc="2025-07-02T14:36:00Z">
              <w:rPr>
                <w:b/>
                <w:bCs/>
                <w:lang w:val="en-US"/>
              </w:rPr>
            </w:rPrChange>
          </w:rPr>
          <w:t>Suppliers &amp; Vendors</w:t>
        </w:r>
        <w:r w:rsidRPr="00A51793">
          <w:rPr>
            <w:rFonts w:ascii="Arial" w:hAnsi="Arial" w:cs="Arial"/>
            <w:sz w:val="20"/>
            <w:szCs w:val="20"/>
            <w:lang w:val="en-US"/>
            <w:rPrChange w:id="367" w:author="Rachel Benevenuto" w:date="2025-07-02T16:36:00Z" w16du:dateUtc="2025-07-02T14:36:00Z">
              <w:rPr>
                <w:lang w:val="en-US"/>
              </w:rPr>
            </w:rPrChange>
          </w:rPr>
          <w:t xml:space="preserve"> – Business partners interacting with the financial system.</w:t>
        </w:r>
      </w:ins>
    </w:p>
    <w:p w14:paraId="2A9CACD7" w14:textId="77777777" w:rsidR="00914848" w:rsidRDefault="00914848" w:rsidP="00914848">
      <w:pPr>
        <w:pStyle w:val="ListParagraph"/>
        <w:numPr>
          <w:ilvl w:val="0"/>
          <w:numId w:val="31"/>
        </w:numPr>
        <w:rPr>
          <w:ins w:id="368" w:author="Rachel Benevenuto" w:date="2025-07-02T16:36:00Z" w16du:dateUtc="2025-07-02T14:36:00Z"/>
          <w:rFonts w:ascii="Arial" w:hAnsi="Arial" w:cs="Arial"/>
          <w:sz w:val="20"/>
          <w:szCs w:val="20"/>
          <w:lang w:val="en-US"/>
        </w:rPr>
      </w:pPr>
      <w:ins w:id="369" w:author="Rachel Benevenuto" w:date="2025-07-02T14:31:00Z" w16du:dateUtc="2025-07-02T12:31:00Z">
        <w:r w:rsidRPr="00A51793">
          <w:rPr>
            <w:rFonts w:ascii="Arial" w:hAnsi="Arial" w:cs="Arial"/>
            <w:b/>
            <w:bCs/>
            <w:sz w:val="20"/>
            <w:szCs w:val="20"/>
            <w:lang w:val="en-US"/>
            <w:rPrChange w:id="370" w:author="Rachel Benevenuto" w:date="2025-07-02T16:36:00Z" w16du:dateUtc="2025-07-02T14:36:00Z">
              <w:rPr>
                <w:b/>
                <w:bCs/>
                <w:lang w:val="en-US"/>
              </w:rPr>
            </w:rPrChange>
          </w:rPr>
          <w:t>Clients / Patients</w:t>
        </w:r>
        <w:r w:rsidRPr="00A51793">
          <w:rPr>
            <w:rFonts w:ascii="Arial" w:hAnsi="Arial" w:cs="Arial"/>
            <w:sz w:val="20"/>
            <w:szCs w:val="20"/>
            <w:lang w:val="en-US"/>
            <w:rPrChange w:id="371" w:author="Rachel Benevenuto" w:date="2025-07-02T16:36:00Z" w16du:dateUtc="2025-07-02T14:36:00Z">
              <w:rPr>
                <w:lang w:val="en-US"/>
              </w:rPr>
            </w:rPrChange>
          </w:rPr>
          <w:t xml:space="preserve"> – If financial transactions involve customer payments or invoices.</w:t>
        </w:r>
      </w:ins>
    </w:p>
    <w:p w14:paraId="649AFDC2" w14:textId="77777777" w:rsidR="00A51793" w:rsidRPr="00A51793" w:rsidRDefault="00A51793" w:rsidP="00A51793">
      <w:pPr>
        <w:pStyle w:val="ListParagraph"/>
        <w:rPr>
          <w:ins w:id="372" w:author="Rachel Benevenuto" w:date="2025-07-02T14:31:00Z" w16du:dateUtc="2025-07-02T12:31:00Z"/>
          <w:rFonts w:ascii="Arial" w:hAnsi="Arial" w:cs="Arial"/>
          <w:sz w:val="20"/>
          <w:szCs w:val="20"/>
          <w:lang w:val="en-US"/>
          <w:rPrChange w:id="373" w:author="Rachel Benevenuto" w:date="2025-07-02T16:36:00Z" w16du:dateUtc="2025-07-02T14:36:00Z">
            <w:rPr>
              <w:ins w:id="374" w:author="Rachel Benevenuto" w:date="2025-07-02T14:31:00Z" w16du:dateUtc="2025-07-02T12:31:00Z"/>
              <w:lang w:val="en-US"/>
            </w:rPr>
          </w:rPrChange>
        </w:rPr>
        <w:pPrChange w:id="375" w:author="Rachel Benevenuto" w:date="2025-07-02T16:36:00Z" w16du:dateUtc="2025-07-02T14:36:00Z">
          <w:pPr>
            <w:pStyle w:val="ListParagraph"/>
            <w:numPr>
              <w:numId w:val="31"/>
            </w:numPr>
            <w:ind w:hanging="360"/>
          </w:pPr>
        </w:pPrChange>
      </w:pPr>
    </w:p>
    <w:p w14:paraId="1C29F037" w14:textId="77777777" w:rsidR="00914848" w:rsidRPr="00A51793" w:rsidRDefault="00914848" w:rsidP="00914848">
      <w:pPr>
        <w:pStyle w:val="LLHeading1"/>
        <w:keepNext w:val="0"/>
        <w:rPr>
          <w:ins w:id="376" w:author="Rachel Benevenuto" w:date="2025-07-02T14:31:00Z" w16du:dateUtc="2025-07-02T12:31:00Z"/>
          <w:rFonts w:cs="Arial"/>
          <w:szCs w:val="20"/>
          <w:lang w:val="en-US"/>
        </w:rPr>
      </w:pPr>
      <w:ins w:id="377" w:author="Rachel Benevenuto" w:date="2025-07-02T14:31:00Z" w16du:dateUtc="2025-07-02T12:31:00Z">
        <w:r w:rsidRPr="00A51793">
          <w:rPr>
            <w:rFonts w:cs="Arial"/>
            <w:szCs w:val="20"/>
            <w:lang w:val="en-US"/>
          </w:rPr>
          <w:t>The types of Personal Data to be Processed</w:t>
        </w:r>
      </w:ins>
    </w:p>
    <w:p w14:paraId="0FF11E50" w14:textId="0FE40D90" w:rsidR="00914848" w:rsidRPr="00A51793" w:rsidRDefault="00914848" w:rsidP="00914848">
      <w:pPr>
        <w:pStyle w:val="LLNormal"/>
        <w:spacing w:before="240" w:after="240"/>
        <w:rPr>
          <w:ins w:id="378" w:author="Rachel Benevenuto" w:date="2025-07-02T14:31:00Z" w16du:dateUtc="2025-07-02T12:31:00Z"/>
          <w:rFonts w:cs="Arial"/>
          <w:szCs w:val="20"/>
          <w:lang w:val="en-US"/>
        </w:rPr>
      </w:pPr>
      <w:ins w:id="379" w:author="Rachel Benevenuto" w:date="2025-07-02T14:31:00Z" w16du:dateUtc="2025-07-02T12:31:00Z">
        <w:r w:rsidRPr="00A51793">
          <w:rPr>
            <w:rFonts w:cs="Arial"/>
            <w:szCs w:val="20"/>
            <w:lang w:val="en-US"/>
          </w:rPr>
          <w:t>The following categories of Personal Data may be processed within the scope of the integration:</w:t>
        </w:r>
      </w:ins>
    </w:p>
    <w:p w14:paraId="30249C9C" w14:textId="77777777" w:rsidR="00914848" w:rsidRPr="00A51793" w:rsidRDefault="00914848" w:rsidP="00914848">
      <w:pPr>
        <w:pStyle w:val="ListParagraph"/>
        <w:numPr>
          <w:ilvl w:val="0"/>
          <w:numId w:val="30"/>
        </w:numPr>
        <w:rPr>
          <w:ins w:id="380" w:author="Rachel Benevenuto" w:date="2025-07-02T14:31:00Z" w16du:dateUtc="2025-07-02T12:31:00Z"/>
          <w:rFonts w:ascii="Arial" w:hAnsi="Arial" w:cs="Arial"/>
          <w:sz w:val="20"/>
          <w:szCs w:val="20"/>
          <w:lang w:val="en-US"/>
          <w:rPrChange w:id="381" w:author="Rachel Benevenuto" w:date="2025-07-02T16:36:00Z" w16du:dateUtc="2025-07-02T14:36:00Z">
            <w:rPr>
              <w:ins w:id="382" w:author="Rachel Benevenuto" w:date="2025-07-02T14:31:00Z" w16du:dateUtc="2025-07-02T12:31:00Z"/>
              <w:lang w:val="en-US"/>
            </w:rPr>
          </w:rPrChange>
        </w:rPr>
      </w:pPr>
      <w:ins w:id="383" w:author="Rachel Benevenuto" w:date="2025-07-02T14:31:00Z" w16du:dateUtc="2025-07-02T12:31:00Z">
        <w:r w:rsidRPr="00A51793">
          <w:rPr>
            <w:rFonts w:ascii="Arial" w:hAnsi="Arial" w:cs="Arial"/>
            <w:b/>
            <w:bCs/>
            <w:sz w:val="20"/>
            <w:szCs w:val="20"/>
            <w:lang w:val="en-US"/>
            <w:rPrChange w:id="384" w:author="Rachel Benevenuto" w:date="2025-07-02T16:36:00Z" w16du:dateUtc="2025-07-02T14:36:00Z">
              <w:rPr>
                <w:b/>
                <w:bCs/>
                <w:lang w:val="en-US"/>
              </w:rPr>
            </w:rPrChange>
          </w:rPr>
          <w:t>Employee Data</w:t>
        </w:r>
        <w:r w:rsidRPr="00A51793">
          <w:rPr>
            <w:rFonts w:ascii="Arial" w:hAnsi="Arial" w:cs="Arial"/>
            <w:sz w:val="20"/>
            <w:szCs w:val="20"/>
            <w:lang w:val="en-US"/>
            <w:rPrChange w:id="385" w:author="Rachel Benevenuto" w:date="2025-07-02T16:36:00Z" w16du:dateUtc="2025-07-02T14:36:00Z">
              <w:rPr>
                <w:lang w:val="en-US"/>
              </w:rPr>
            </w:rPrChange>
          </w:rPr>
          <w:t xml:space="preserve"> – Names, job titles, email addresses, user roles, and login credentials.</w:t>
        </w:r>
      </w:ins>
    </w:p>
    <w:p w14:paraId="0798D355" w14:textId="77777777" w:rsidR="00914848" w:rsidRPr="00A51793" w:rsidRDefault="00914848" w:rsidP="00914848">
      <w:pPr>
        <w:pStyle w:val="ListParagraph"/>
        <w:numPr>
          <w:ilvl w:val="0"/>
          <w:numId w:val="30"/>
        </w:numPr>
        <w:rPr>
          <w:ins w:id="386" w:author="Rachel Benevenuto" w:date="2025-07-02T14:31:00Z" w16du:dateUtc="2025-07-02T12:31:00Z"/>
          <w:rFonts w:ascii="Arial" w:hAnsi="Arial" w:cs="Arial"/>
          <w:sz w:val="20"/>
          <w:szCs w:val="20"/>
          <w:lang w:val="en-US"/>
          <w:rPrChange w:id="387" w:author="Rachel Benevenuto" w:date="2025-07-02T16:36:00Z" w16du:dateUtc="2025-07-02T14:36:00Z">
            <w:rPr>
              <w:ins w:id="388" w:author="Rachel Benevenuto" w:date="2025-07-02T14:31:00Z" w16du:dateUtc="2025-07-02T12:31:00Z"/>
              <w:lang w:val="en-US"/>
            </w:rPr>
          </w:rPrChange>
        </w:rPr>
      </w:pPr>
      <w:ins w:id="389" w:author="Rachel Benevenuto" w:date="2025-07-02T14:31:00Z" w16du:dateUtc="2025-07-02T12:31:00Z">
        <w:r w:rsidRPr="00A51793">
          <w:rPr>
            <w:rFonts w:ascii="Arial" w:hAnsi="Arial" w:cs="Arial"/>
            <w:b/>
            <w:bCs/>
            <w:sz w:val="20"/>
            <w:szCs w:val="20"/>
            <w:lang w:val="en-US"/>
            <w:rPrChange w:id="390" w:author="Rachel Benevenuto" w:date="2025-07-02T16:36:00Z" w16du:dateUtc="2025-07-02T14:36:00Z">
              <w:rPr>
                <w:b/>
                <w:bCs/>
                <w:lang w:val="en-US"/>
              </w:rPr>
            </w:rPrChange>
          </w:rPr>
          <w:t>Financial Transaction Data</w:t>
        </w:r>
        <w:r w:rsidRPr="00A51793">
          <w:rPr>
            <w:rFonts w:ascii="Arial" w:hAnsi="Arial" w:cs="Arial"/>
            <w:sz w:val="20"/>
            <w:szCs w:val="20"/>
            <w:lang w:val="en-US"/>
            <w:rPrChange w:id="391" w:author="Rachel Benevenuto" w:date="2025-07-02T16:36:00Z" w16du:dateUtc="2025-07-02T14:36:00Z">
              <w:rPr>
                <w:lang w:val="en-US"/>
              </w:rPr>
            </w:rPrChange>
          </w:rPr>
          <w:t xml:space="preserve"> – Invoices, payment records, bank account details, transaction history.</w:t>
        </w:r>
      </w:ins>
    </w:p>
    <w:p w14:paraId="0CF0225F" w14:textId="77777777" w:rsidR="00914848" w:rsidRPr="00A51793" w:rsidRDefault="00914848" w:rsidP="00914848">
      <w:pPr>
        <w:pStyle w:val="ListParagraph"/>
        <w:numPr>
          <w:ilvl w:val="0"/>
          <w:numId w:val="30"/>
        </w:numPr>
        <w:rPr>
          <w:ins w:id="392" w:author="Rachel Benevenuto" w:date="2025-07-02T14:31:00Z" w16du:dateUtc="2025-07-02T12:31:00Z"/>
          <w:rFonts w:ascii="Arial" w:hAnsi="Arial" w:cs="Arial"/>
          <w:sz w:val="20"/>
          <w:szCs w:val="20"/>
          <w:lang w:val="en-US"/>
          <w:rPrChange w:id="393" w:author="Rachel Benevenuto" w:date="2025-07-02T16:36:00Z" w16du:dateUtc="2025-07-02T14:36:00Z">
            <w:rPr>
              <w:ins w:id="394" w:author="Rachel Benevenuto" w:date="2025-07-02T14:31:00Z" w16du:dateUtc="2025-07-02T12:31:00Z"/>
              <w:lang w:val="en-US"/>
            </w:rPr>
          </w:rPrChange>
        </w:rPr>
      </w:pPr>
      <w:ins w:id="395" w:author="Rachel Benevenuto" w:date="2025-07-02T14:31:00Z" w16du:dateUtc="2025-07-02T12:31:00Z">
        <w:r w:rsidRPr="00A51793">
          <w:rPr>
            <w:rFonts w:ascii="Arial" w:hAnsi="Arial" w:cs="Arial"/>
            <w:b/>
            <w:bCs/>
            <w:sz w:val="20"/>
            <w:szCs w:val="20"/>
            <w:lang w:val="en-US"/>
            <w:rPrChange w:id="396" w:author="Rachel Benevenuto" w:date="2025-07-02T16:36:00Z" w16du:dateUtc="2025-07-02T14:36:00Z">
              <w:rPr>
                <w:b/>
                <w:bCs/>
                <w:lang w:val="en-US"/>
              </w:rPr>
            </w:rPrChange>
          </w:rPr>
          <w:t>Vendor &amp; Supplier Information</w:t>
        </w:r>
        <w:r w:rsidRPr="00A51793">
          <w:rPr>
            <w:rFonts w:ascii="Arial" w:hAnsi="Arial" w:cs="Arial"/>
            <w:sz w:val="20"/>
            <w:szCs w:val="20"/>
            <w:lang w:val="en-US"/>
            <w:rPrChange w:id="397" w:author="Rachel Benevenuto" w:date="2025-07-02T16:36:00Z" w16du:dateUtc="2025-07-02T14:36:00Z">
              <w:rPr>
                <w:lang w:val="en-US"/>
              </w:rPr>
            </w:rPrChange>
          </w:rPr>
          <w:t xml:space="preserve"> – Company names, tax identification numbers, contract details.</w:t>
        </w:r>
      </w:ins>
    </w:p>
    <w:p w14:paraId="73635CB7" w14:textId="77777777" w:rsidR="00914848" w:rsidRPr="00A51793" w:rsidRDefault="00914848" w:rsidP="00914848">
      <w:pPr>
        <w:pStyle w:val="ListParagraph"/>
        <w:numPr>
          <w:ilvl w:val="0"/>
          <w:numId w:val="30"/>
        </w:numPr>
        <w:rPr>
          <w:ins w:id="398" w:author="Rachel Benevenuto" w:date="2025-07-02T14:31:00Z" w16du:dateUtc="2025-07-02T12:31:00Z"/>
          <w:rFonts w:ascii="Arial" w:hAnsi="Arial" w:cs="Arial"/>
          <w:sz w:val="20"/>
          <w:szCs w:val="20"/>
          <w:lang w:val="en-US"/>
          <w:rPrChange w:id="399" w:author="Rachel Benevenuto" w:date="2025-07-02T16:36:00Z" w16du:dateUtc="2025-07-02T14:36:00Z">
            <w:rPr>
              <w:ins w:id="400" w:author="Rachel Benevenuto" w:date="2025-07-02T14:31:00Z" w16du:dateUtc="2025-07-02T12:31:00Z"/>
              <w:lang w:val="en-US"/>
            </w:rPr>
          </w:rPrChange>
        </w:rPr>
      </w:pPr>
      <w:ins w:id="401" w:author="Rachel Benevenuto" w:date="2025-07-02T14:31:00Z" w16du:dateUtc="2025-07-02T12:31:00Z">
        <w:r w:rsidRPr="00A51793">
          <w:rPr>
            <w:rFonts w:ascii="Arial" w:hAnsi="Arial" w:cs="Arial"/>
            <w:b/>
            <w:bCs/>
            <w:sz w:val="20"/>
            <w:szCs w:val="20"/>
            <w:lang w:val="en-US"/>
            <w:rPrChange w:id="402" w:author="Rachel Benevenuto" w:date="2025-07-02T16:36:00Z" w16du:dateUtc="2025-07-02T14:36:00Z">
              <w:rPr>
                <w:b/>
                <w:bCs/>
                <w:lang w:val="en-US"/>
              </w:rPr>
            </w:rPrChange>
          </w:rPr>
          <w:t>Audit Logs &amp; User Access Data</w:t>
        </w:r>
        <w:r w:rsidRPr="00A51793">
          <w:rPr>
            <w:rFonts w:ascii="Arial" w:hAnsi="Arial" w:cs="Arial"/>
            <w:sz w:val="20"/>
            <w:szCs w:val="20"/>
            <w:lang w:val="en-US"/>
            <w:rPrChange w:id="403" w:author="Rachel Benevenuto" w:date="2025-07-02T16:36:00Z" w16du:dateUtc="2025-07-02T14:36:00Z">
              <w:rPr>
                <w:lang w:val="en-US"/>
              </w:rPr>
            </w:rPrChange>
          </w:rPr>
          <w:t xml:space="preserve"> – Logs of system access, approvals, and modifications made within the system.</w:t>
        </w:r>
      </w:ins>
    </w:p>
    <w:p w14:paraId="45E8E040" w14:textId="77777777" w:rsidR="00914848" w:rsidRPr="00A51793" w:rsidRDefault="00914848" w:rsidP="00914848">
      <w:pPr>
        <w:pStyle w:val="ListParagraph"/>
        <w:numPr>
          <w:ilvl w:val="0"/>
          <w:numId w:val="30"/>
        </w:numPr>
        <w:rPr>
          <w:ins w:id="404" w:author="Rachel Benevenuto" w:date="2025-07-02T14:31:00Z" w16du:dateUtc="2025-07-02T12:31:00Z"/>
          <w:rFonts w:ascii="Arial" w:hAnsi="Arial" w:cs="Arial"/>
          <w:sz w:val="20"/>
          <w:szCs w:val="20"/>
          <w:lang w:val="en-US"/>
          <w:rPrChange w:id="405" w:author="Rachel Benevenuto" w:date="2025-07-02T16:36:00Z" w16du:dateUtc="2025-07-02T14:36:00Z">
            <w:rPr>
              <w:ins w:id="406" w:author="Rachel Benevenuto" w:date="2025-07-02T14:31:00Z" w16du:dateUtc="2025-07-02T12:31:00Z"/>
              <w:lang w:val="en-US"/>
            </w:rPr>
          </w:rPrChange>
        </w:rPr>
      </w:pPr>
      <w:ins w:id="407" w:author="Rachel Benevenuto" w:date="2025-07-02T14:31:00Z" w16du:dateUtc="2025-07-02T12:31:00Z">
        <w:r w:rsidRPr="00A51793">
          <w:rPr>
            <w:rFonts w:ascii="Arial" w:hAnsi="Arial" w:cs="Arial"/>
            <w:b/>
            <w:bCs/>
            <w:sz w:val="20"/>
            <w:szCs w:val="20"/>
            <w:lang w:val="en-US"/>
            <w:rPrChange w:id="408" w:author="Rachel Benevenuto" w:date="2025-07-02T16:36:00Z" w16du:dateUtc="2025-07-02T14:36:00Z">
              <w:rPr>
                <w:b/>
                <w:bCs/>
                <w:lang w:val="en-US"/>
              </w:rPr>
            </w:rPrChange>
          </w:rPr>
          <w:t>Client Payment Data (if applicable)</w:t>
        </w:r>
        <w:r w:rsidRPr="00A51793">
          <w:rPr>
            <w:rFonts w:ascii="Arial" w:hAnsi="Arial" w:cs="Arial"/>
            <w:sz w:val="20"/>
            <w:szCs w:val="20"/>
            <w:lang w:val="en-US"/>
            <w:rPrChange w:id="409" w:author="Rachel Benevenuto" w:date="2025-07-02T16:36:00Z" w16du:dateUtc="2025-07-02T14:36:00Z">
              <w:rPr>
                <w:lang w:val="en-US"/>
              </w:rPr>
            </w:rPrChange>
          </w:rPr>
          <w:t xml:space="preserve"> – Customer billing details, invoice records, payment confirmations.</w:t>
        </w:r>
      </w:ins>
    </w:p>
    <w:p w14:paraId="5ACB661E" w14:textId="77777777" w:rsidR="00B555F0" w:rsidRPr="00A51793" w:rsidRDefault="00B555F0" w:rsidP="00536ED9">
      <w:pPr>
        <w:jc w:val="both"/>
        <w:rPr>
          <w:rFonts w:ascii="Arial" w:hAnsi="Arial" w:cs="Arial"/>
          <w:sz w:val="20"/>
          <w:szCs w:val="20"/>
          <w:lang w:val="en-US"/>
          <w:rPrChange w:id="410" w:author="Rachel Benevenuto" w:date="2025-07-02T16:36:00Z" w16du:dateUtc="2025-07-02T14:36:00Z">
            <w:rPr>
              <w:rFonts w:ascii="Arial" w:hAnsi="Arial" w:cs="Arial"/>
              <w:sz w:val="20"/>
              <w:szCs w:val="20"/>
              <w:lang w:val="en-AU"/>
            </w:rPr>
          </w:rPrChange>
        </w:rPr>
      </w:pPr>
    </w:p>
    <w:sectPr w:rsidR="00B555F0" w:rsidRPr="00A51793" w:rsidSect="00A53CA4">
      <w:headerReference w:type="default" r:id="rId15"/>
      <w:footerReference w:type="even" r:id="rId16"/>
      <w:footerReference w:type="default" r:id="rId17"/>
      <w:pgSz w:w="11900" w:h="16840"/>
      <w:pgMar w:top="1664"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2" w:author="Rachel Benevenuto" w:date="2025-07-02T16:47:00Z" w:initials="RB">
    <w:p w14:paraId="78A9DBA1" w14:textId="77777777" w:rsidR="00F11010" w:rsidRDefault="00F11010" w:rsidP="00F11010">
      <w:pPr>
        <w:pStyle w:val="CommentText"/>
      </w:pPr>
      <w:r>
        <w:rPr>
          <w:rStyle w:val="CommentReference"/>
        </w:rPr>
        <w:annotationRef/>
      </w:r>
      <w:r>
        <w:t xml:space="preserve">This relates to the former scope of services from February related to Kyriba. Now, the scope has changed. So, if personal data will be processed for the current scope of services, here and the next Sections 3 and 4 below must be amended as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A9DB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8A6BBC" w16cex:dateUtc="2025-07-02T1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A9DBA1" w16cid:durableId="308A6B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4A023" w14:textId="77777777" w:rsidR="007457BB" w:rsidRDefault="007457BB" w:rsidP="00E711B3">
      <w:r>
        <w:separator/>
      </w:r>
    </w:p>
  </w:endnote>
  <w:endnote w:type="continuationSeparator" w:id="0">
    <w:p w14:paraId="7F2163CE" w14:textId="77777777" w:rsidR="007457BB" w:rsidRDefault="007457BB" w:rsidP="00E711B3">
      <w:r>
        <w:continuationSeparator/>
      </w:r>
    </w:p>
  </w:endnote>
  <w:endnote w:type="continuationNotice" w:id="1">
    <w:p w14:paraId="5057DB89" w14:textId="77777777" w:rsidR="007457BB" w:rsidRDefault="007457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w:altName w:val="Segoe UI Historic"/>
    <w:charset w:val="4D"/>
    <w:family w:val="auto"/>
    <w:pitch w:val="variable"/>
    <w:sig w:usb0="A00002FF" w:usb1="7800205A" w:usb2="14600000" w:usb3="00000000" w:csb0="00000193" w:csb1="00000000"/>
  </w:font>
  <w:font w:name="Helvetica">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205470"/>
      <w:docPartObj>
        <w:docPartGallery w:val="Page Numbers (Bottom of Page)"/>
        <w:docPartUnique/>
      </w:docPartObj>
    </w:sdtPr>
    <w:sdtContent>
      <w:p w14:paraId="1F7D408D" w14:textId="77777777" w:rsidR="00565040" w:rsidRDefault="00565040" w:rsidP="00180D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22141A" w14:textId="77777777" w:rsidR="00565040" w:rsidRDefault="00565040" w:rsidP="005650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1801578"/>
      <w:docPartObj>
        <w:docPartGallery w:val="Page Numbers (Bottom of Page)"/>
        <w:docPartUnique/>
      </w:docPartObj>
    </w:sdtPr>
    <w:sdtContent>
      <w:p w14:paraId="1338A54B" w14:textId="77777777" w:rsidR="00565040" w:rsidRDefault="00565040" w:rsidP="00180DEF">
        <w:pPr>
          <w:pStyle w:val="Footer"/>
          <w:framePr w:wrap="none" w:vAnchor="text" w:hAnchor="margin" w:xAlign="right" w:y="1"/>
          <w:rPr>
            <w:rStyle w:val="PageNumber"/>
          </w:rPr>
        </w:pPr>
        <w:r w:rsidRPr="00565040">
          <w:rPr>
            <w:rStyle w:val="PageNumber"/>
            <w:sz w:val="22"/>
            <w:szCs w:val="22"/>
          </w:rPr>
          <w:fldChar w:fldCharType="begin"/>
        </w:r>
        <w:r w:rsidRPr="00565040">
          <w:rPr>
            <w:rStyle w:val="PageNumber"/>
            <w:sz w:val="22"/>
            <w:szCs w:val="22"/>
          </w:rPr>
          <w:instrText xml:space="preserve"> PAGE </w:instrText>
        </w:r>
        <w:r w:rsidRPr="00565040">
          <w:rPr>
            <w:rStyle w:val="PageNumber"/>
            <w:sz w:val="22"/>
            <w:szCs w:val="22"/>
          </w:rPr>
          <w:fldChar w:fldCharType="separate"/>
        </w:r>
        <w:r w:rsidRPr="00565040">
          <w:rPr>
            <w:rStyle w:val="PageNumber"/>
            <w:noProof/>
            <w:sz w:val="22"/>
            <w:szCs w:val="22"/>
          </w:rPr>
          <w:t>1</w:t>
        </w:r>
        <w:r w:rsidRPr="00565040">
          <w:rPr>
            <w:rStyle w:val="PageNumber"/>
            <w:sz w:val="22"/>
            <w:szCs w:val="22"/>
          </w:rPr>
          <w:fldChar w:fldCharType="end"/>
        </w:r>
      </w:p>
    </w:sdtContent>
  </w:sdt>
  <w:p w14:paraId="7F29F98C" w14:textId="77777777" w:rsidR="00565040" w:rsidRDefault="00565040" w:rsidP="0056504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30A47" w14:textId="77777777" w:rsidR="007457BB" w:rsidRDefault="007457BB" w:rsidP="00E711B3">
      <w:r>
        <w:separator/>
      </w:r>
    </w:p>
  </w:footnote>
  <w:footnote w:type="continuationSeparator" w:id="0">
    <w:p w14:paraId="57F1D4FC" w14:textId="77777777" w:rsidR="007457BB" w:rsidRDefault="007457BB" w:rsidP="00E711B3">
      <w:r>
        <w:continuationSeparator/>
      </w:r>
    </w:p>
  </w:footnote>
  <w:footnote w:type="continuationNotice" w:id="1">
    <w:p w14:paraId="4529E25E" w14:textId="77777777" w:rsidR="007457BB" w:rsidRDefault="007457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29BB" w14:textId="2BAC7E7E" w:rsidR="00E711B3" w:rsidRDefault="00685ABD">
    <w:pPr>
      <w:pStyle w:val="Header"/>
    </w:pPr>
    <w:r>
      <w:rPr>
        <w:rFonts w:ascii="Helvetica" w:hAnsi="Helvetica"/>
        <w:b/>
        <w:noProof/>
        <w:sz w:val="16"/>
        <w:szCs w:val="16"/>
      </w:rPr>
      <w:drawing>
        <wp:anchor distT="0" distB="0" distL="114300" distR="114300" simplePos="0" relativeHeight="251658240" behindDoc="0" locked="0" layoutInCell="1" allowOverlap="1" wp14:anchorId="137D78A0" wp14:editId="38D126F4">
          <wp:simplePos x="0" y="0"/>
          <wp:positionH relativeFrom="margin">
            <wp:posOffset>4342342</wp:posOffset>
          </wp:positionH>
          <wp:positionV relativeFrom="margin">
            <wp:posOffset>-628650</wp:posOffset>
          </wp:positionV>
          <wp:extent cx="1574797" cy="452115"/>
          <wp:effectExtent l="0" t="0" r="6985" b="5715"/>
          <wp:wrapSquare wrapText="bothSides"/>
          <wp:docPr id="2"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t="23038" b="22133"/>
                  <a:stretch>
                    <a:fillRect/>
                  </a:stretch>
                </pic:blipFill>
                <pic:spPr>
                  <a:xfrm>
                    <a:off x="0" y="0"/>
                    <a:ext cx="1574797" cy="452115"/>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2153"/>
    <w:multiLevelType w:val="multilevel"/>
    <w:tmpl w:val="F6BAD11A"/>
    <w:lvl w:ilvl="0">
      <w:start w:val="1"/>
      <w:numFmt w:val="decimal"/>
      <w:pStyle w:val="LLAgr2Heading1"/>
      <w:lvlText w:val="%1"/>
      <w:lvlJc w:val="left"/>
      <w:pPr>
        <w:tabs>
          <w:tab w:val="num" w:pos="851"/>
        </w:tabs>
        <w:ind w:left="851" w:hanging="851"/>
      </w:pPr>
      <w:rPr>
        <w:rFonts w:hint="default"/>
      </w:rPr>
    </w:lvl>
    <w:lvl w:ilvl="1">
      <w:start w:val="1"/>
      <w:numFmt w:val="decimal"/>
      <w:pStyle w:val="LLAgr2Heading2"/>
      <w:lvlText w:val="%1.%2"/>
      <w:lvlJc w:val="left"/>
      <w:pPr>
        <w:tabs>
          <w:tab w:val="num" w:pos="851"/>
        </w:tabs>
        <w:ind w:left="851" w:hanging="851"/>
      </w:pPr>
      <w:rPr>
        <w:rFonts w:hint="default"/>
        <w:lang w:val="en-US"/>
      </w:rPr>
    </w:lvl>
    <w:lvl w:ilvl="2">
      <w:start w:val="1"/>
      <w:numFmt w:val="decimal"/>
      <w:pStyle w:val="LLAgr2Heading3"/>
      <w:lvlText w:val="%1.%2.%3"/>
      <w:lvlJc w:val="left"/>
      <w:pPr>
        <w:tabs>
          <w:tab w:val="num" w:pos="851"/>
        </w:tabs>
        <w:ind w:left="851" w:hanging="851"/>
      </w:pPr>
      <w:rPr>
        <w:rFonts w:hint="default"/>
      </w:rPr>
    </w:lvl>
    <w:lvl w:ilvl="3">
      <w:start w:val="1"/>
      <w:numFmt w:val="decimal"/>
      <w:pStyle w:val="LLAgr2Heading4"/>
      <w:lvlText w:val="%1.%2.%3.%4"/>
      <w:lvlJc w:val="left"/>
      <w:pPr>
        <w:tabs>
          <w:tab w:val="num" w:pos="851"/>
        </w:tabs>
        <w:ind w:left="851" w:hanging="851"/>
      </w:pPr>
      <w:rPr>
        <w:rFonts w:hint="default"/>
      </w:rPr>
    </w:lvl>
    <w:lvl w:ilvl="4">
      <w:start w:val="1"/>
      <w:numFmt w:val="decimal"/>
      <w:pStyle w:val="LLAgr2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661642F"/>
    <w:multiLevelType w:val="multilevel"/>
    <w:tmpl w:val="350C564E"/>
    <w:lvl w:ilvl="0">
      <w:start w:val="1"/>
      <w:numFmt w:val="decimal"/>
      <w:lvlText w:val="%1."/>
      <w:lvlJc w:val="left"/>
      <w:pPr>
        <w:tabs>
          <w:tab w:val="num" w:pos="1260"/>
        </w:tabs>
        <w:ind w:left="12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1164D"/>
    <w:multiLevelType w:val="multilevel"/>
    <w:tmpl w:val="7256AD5E"/>
    <w:name w:val="LL_Dash"/>
    <w:lvl w:ilvl="0">
      <w:start w:val="1"/>
      <w:numFmt w:val="bullet"/>
      <w:pStyle w:val="LLDash1"/>
      <w:lvlText w:val=""/>
      <w:lvlJc w:val="left"/>
      <w:pPr>
        <w:tabs>
          <w:tab w:val="num" w:pos="851"/>
        </w:tabs>
        <w:ind w:left="851" w:hanging="851"/>
      </w:pPr>
      <w:rPr>
        <w:rFonts w:ascii="Symbol" w:hAnsi="Symbol" w:hint="default"/>
        <w:color w:val="auto"/>
      </w:rPr>
    </w:lvl>
    <w:lvl w:ilvl="1">
      <w:start w:val="1"/>
      <w:numFmt w:val="bullet"/>
      <w:pStyle w:val="LLDash2"/>
      <w:lvlText w:val=""/>
      <w:lvlJc w:val="left"/>
      <w:pPr>
        <w:tabs>
          <w:tab w:val="num" w:pos="1418"/>
        </w:tabs>
        <w:ind w:left="1418" w:hanging="567"/>
      </w:pPr>
      <w:rPr>
        <w:rFonts w:ascii="Symbol" w:hAnsi="Symbol" w:hint="default"/>
        <w:color w:val="auto"/>
      </w:rPr>
    </w:lvl>
    <w:lvl w:ilvl="2">
      <w:start w:val="1"/>
      <w:numFmt w:val="bullet"/>
      <w:pStyle w:val="LLDash3"/>
      <w:lvlText w:val=""/>
      <w:lvlJc w:val="left"/>
      <w:pPr>
        <w:tabs>
          <w:tab w:val="num" w:pos="1985"/>
        </w:tabs>
        <w:ind w:left="1985" w:hanging="567"/>
      </w:pPr>
      <w:rPr>
        <w:rFonts w:ascii="Symbol" w:hAnsi="Symbol" w:hint="default"/>
        <w:color w:val="auto"/>
      </w:rPr>
    </w:lvl>
    <w:lvl w:ilvl="3">
      <w:start w:val="1"/>
      <w:numFmt w:val="bullet"/>
      <w:pStyle w:val="LLDash4"/>
      <w:lvlText w:val=""/>
      <w:lvlJc w:val="left"/>
      <w:pPr>
        <w:tabs>
          <w:tab w:val="num" w:pos="2552"/>
        </w:tabs>
        <w:ind w:left="2552" w:hanging="567"/>
      </w:pPr>
      <w:rPr>
        <w:rFonts w:ascii="Symbol" w:hAnsi="Symbol" w:hint="default"/>
        <w:color w:val="auto"/>
      </w:rPr>
    </w:lvl>
    <w:lvl w:ilvl="4">
      <w:start w:val="1"/>
      <w:numFmt w:val="bullet"/>
      <w:pStyle w:val="LLDash5"/>
      <w:lvlText w:val=""/>
      <w:lvlJc w:val="left"/>
      <w:pPr>
        <w:tabs>
          <w:tab w:val="num" w:pos="3119"/>
        </w:tabs>
        <w:ind w:left="3119" w:hanging="567"/>
      </w:pPr>
      <w:rPr>
        <w:rFonts w:ascii="Symbol" w:hAnsi="Symbol" w:hint="default"/>
        <w:color w:val="auto"/>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15424694"/>
    <w:multiLevelType w:val="hybridMultilevel"/>
    <w:tmpl w:val="D7C65D1A"/>
    <w:lvl w:ilvl="0" w:tplc="9B744714">
      <w:start w:val="1"/>
      <w:numFmt w:val="lowerLetter"/>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62A60"/>
    <w:multiLevelType w:val="hybridMultilevel"/>
    <w:tmpl w:val="64243890"/>
    <w:lvl w:ilvl="0" w:tplc="45AE94A4">
      <w:start w:val="1"/>
      <w:numFmt w:val="bullet"/>
      <w:lvlText w:val=""/>
      <w:lvlJc w:val="left"/>
      <w:pPr>
        <w:ind w:left="720" w:hanging="360"/>
      </w:pPr>
      <w:rPr>
        <w:rFonts w:ascii="Symbol" w:hAnsi="Symbol" w:hint="default"/>
      </w:rPr>
    </w:lvl>
    <w:lvl w:ilvl="1" w:tplc="DCE85D40">
      <w:start w:val="1"/>
      <w:numFmt w:val="bullet"/>
      <w:lvlText w:val="o"/>
      <w:lvlJc w:val="left"/>
      <w:pPr>
        <w:ind w:left="1440" w:hanging="360"/>
      </w:pPr>
      <w:rPr>
        <w:rFonts w:ascii="Courier New" w:hAnsi="Courier New" w:hint="default"/>
      </w:rPr>
    </w:lvl>
    <w:lvl w:ilvl="2" w:tplc="F5E270E6">
      <w:start w:val="1"/>
      <w:numFmt w:val="bullet"/>
      <w:lvlText w:val=""/>
      <w:lvlJc w:val="left"/>
      <w:pPr>
        <w:ind w:left="2160" w:hanging="360"/>
      </w:pPr>
      <w:rPr>
        <w:rFonts w:ascii="Wingdings" w:hAnsi="Wingdings" w:hint="default"/>
      </w:rPr>
    </w:lvl>
    <w:lvl w:ilvl="3" w:tplc="C3A2AEFE">
      <w:start w:val="1"/>
      <w:numFmt w:val="bullet"/>
      <w:lvlText w:val=""/>
      <w:lvlJc w:val="left"/>
      <w:pPr>
        <w:ind w:left="2880" w:hanging="360"/>
      </w:pPr>
      <w:rPr>
        <w:rFonts w:ascii="Symbol" w:hAnsi="Symbol" w:hint="default"/>
      </w:rPr>
    </w:lvl>
    <w:lvl w:ilvl="4" w:tplc="D4706168">
      <w:start w:val="1"/>
      <w:numFmt w:val="bullet"/>
      <w:lvlText w:val="o"/>
      <w:lvlJc w:val="left"/>
      <w:pPr>
        <w:ind w:left="3600" w:hanging="360"/>
      </w:pPr>
      <w:rPr>
        <w:rFonts w:ascii="Courier New" w:hAnsi="Courier New" w:hint="default"/>
      </w:rPr>
    </w:lvl>
    <w:lvl w:ilvl="5" w:tplc="476A344E">
      <w:start w:val="1"/>
      <w:numFmt w:val="bullet"/>
      <w:lvlText w:val=""/>
      <w:lvlJc w:val="left"/>
      <w:pPr>
        <w:ind w:left="4320" w:hanging="360"/>
      </w:pPr>
      <w:rPr>
        <w:rFonts w:ascii="Wingdings" w:hAnsi="Wingdings" w:hint="default"/>
      </w:rPr>
    </w:lvl>
    <w:lvl w:ilvl="6" w:tplc="EB801EC6">
      <w:start w:val="1"/>
      <w:numFmt w:val="bullet"/>
      <w:lvlText w:val=""/>
      <w:lvlJc w:val="left"/>
      <w:pPr>
        <w:ind w:left="5040" w:hanging="360"/>
      </w:pPr>
      <w:rPr>
        <w:rFonts w:ascii="Symbol" w:hAnsi="Symbol" w:hint="default"/>
      </w:rPr>
    </w:lvl>
    <w:lvl w:ilvl="7" w:tplc="E6B091F4">
      <w:start w:val="1"/>
      <w:numFmt w:val="bullet"/>
      <w:lvlText w:val="o"/>
      <w:lvlJc w:val="left"/>
      <w:pPr>
        <w:ind w:left="5760" w:hanging="360"/>
      </w:pPr>
      <w:rPr>
        <w:rFonts w:ascii="Courier New" w:hAnsi="Courier New" w:hint="default"/>
      </w:rPr>
    </w:lvl>
    <w:lvl w:ilvl="8" w:tplc="DA207950">
      <w:start w:val="1"/>
      <w:numFmt w:val="bullet"/>
      <w:lvlText w:val=""/>
      <w:lvlJc w:val="left"/>
      <w:pPr>
        <w:ind w:left="6480" w:hanging="360"/>
      </w:pPr>
      <w:rPr>
        <w:rFonts w:ascii="Wingdings" w:hAnsi="Wingdings" w:hint="default"/>
      </w:rPr>
    </w:lvl>
  </w:abstractNum>
  <w:abstractNum w:abstractNumId="5" w15:restartNumberingAfterBreak="0">
    <w:nsid w:val="164B7011"/>
    <w:multiLevelType w:val="multilevel"/>
    <w:tmpl w:val="3792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A3836"/>
    <w:multiLevelType w:val="hybridMultilevel"/>
    <w:tmpl w:val="90AEE69A"/>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D0745DB"/>
    <w:multiLevelType w:val="multilevel"/>
    <w:tmpl w:val="4AAA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F314EF"/>
    <w:multiLevelType w:val="hybridMultilevel"/>
    <w:tmpl w:val="9A3436AC"/>
    <w:lvl w:ilvl="0" w:tplc="20000001">
      <w:start w:val="1"/>
      <w:numFmt w:val="bullet"/>
      <w:lvlText w:val=""/>
      <w:lvlJc w:val="left"/>
      <w:pPr>
        <w:ind w:left="1480" w:hanging="360"/>
      </w:pPr>
      <w:rPr>
        <w:rFonts w:ascii="Symbol" w:hAnsi="Symbol" w:hint="default"/>
      </w:rPr>
    </w:lvl>
    <w:lvl w:ilvl="1" w:tplc="20000003" w:tentative="1">
      <w:start w:val="1"/>
      <w:numFmt w:val="bullet"/>
      <w:lvlText w:val="o"/>
      <w:lvlJc w:val="left"/>
      <w:pPr>
        <w:ind w:left="2200" w:hanging="360"/>
      </w:pPr>
      <w:rPr>
        <w:rFonts w:ascii="Courier New" w:hAnsi="Courier New" w:cs="Courier New" w:hint="default"/>
      </w:rPr>
    </w:lvl>
    <w:lvl w:ilvl="2" w:tplc="20000005" w:tentative="1">
      <w:start w:val="1"/>
      <w:numFmt w:val="bullet"/>
      <w:lvlText w:val=""/>
      <w:lvlJc w:val="left"/>
      <w:pPr>
        <w:ind w:left="2920" w:hanging="360"/>
      </w:pPr>
      <w:rPr>
        <w:rFonts w:ascii="Wingdings" w:hAnsi="Wingdings" w:hint="default"/>
      </w:rPr>
    </w:lvl>
    <w:lvl w:ilvl="3" w:tplc="20000001" w:tentative="1">
      <w:start w:val="1"/>
      <w:numFmt w:val="bullet"/>
      <w:lvlText w:val=""/>
      <w:lvlJc w:val="left"/>
      <w:pPr>
        <w:ind w:left="3640" w:hanging="360"/>
      </w:pPr>
      <w:rPr>
        <w:rFonts w:ascii="Symbol" w:hAnsi="Symbol" w:hint="default"/>
      </w:rPr>
    </w:lvl>
    <w:lvl w:ilvl="4" w:tplc="20000003" w:tentative="1">
      <w:start w:val="1"/>
      <w:numFmt w:val="bullet"/>
      <w:lvlText w:val="o"/>
      <w:lvlJc w:val="left"/>
      <w:pPr>
        <w:ind w:left="4360" w:hanging="360"/>
      </w:pPr>
      <w:rPr>
        <w:rFonts w:ascii="Courier New" w:hAnsi="Courier New" w:cs="Courier New" w:hint="default"/>
      </w:rPr>
    </w:lvl>
    <w:lvl w:ilvl="5" w:tplc="20000005" w:tentative="1">
      <w:start w:val="1"/>
      <w:numFmt w:val="bullet"/>
      <w:lvlText w:val=""/>
      <w:lvlJc w:val="left"/>
      <w:pPr>
        <w:ind w:left="5080" w:hanging="360"/>
      </w:pPr>
      <w:rPr>
        <w:rFonts w:ascii="Wingdings" w:hAnsi="Wingdings" w:hint="default"/>
      </w:rPr>
    </w:lvl>
    <w:lvl w:ilvl="6" w:tplc="20000001" w:tentative="1">
      <w:start w:val="1"/>
      <w:numFmt w:val="bullet"/>
      <w:lvlText w:val=""/>
      <w:lvlJc w:val="left"/>
      <w:pPr>
        <w:ind w:left="5800" w:hanging="360"/>
      </w:pPr>
      <w:rPr>
        <w:rFonts w:ascii="Symbol" w:hAnsi="Symbol" w:hint="default"/>
      </w:rPr>
    </w:lvl>
    <w:lvl w:ilvl="7" w:tplc="20000003" w:tentative="1">
      <w:start w:val="1"/>
      <w:numFmt w:val="bullet"/>
      <w:lvlText w:val="o"/>
      <w:lvlJc w:val="left"/>
      <w:pPr>
        <w:ind w:left="6520" w:hanging="360"/>
      </w:pPr>
      <w:rPr>
        <w:rFonts w:ascii="Courier New" w:hAnsi="Courier New" w:cs="Courier New" w:hint="default"/>
      </w:rPr>
    </w:lvl>
    <w:lvl w:ilvl="8" w:tplc="20000005" w:tentative="1">
      <w:start w:val="1"/>
      <w:numFmt w:val="bullet"/>
      <w:lvlText w:val=""/>
      <w:lvlJc w:val="left"/>
      <w:pPr>
        <w:ind w:left="7240" w:hanging="360"/>
      </w:pPr>
      <w:rPr>
        <w:rFonts w:ascii="Wingdings" w:hAnsi="Wingdings" w:hint="default"/>
      </w:rPr>
    </w:lvl>
  </w:abstractNum>
  <w:abstractNum w:abstractNumId="9" w15:restartNumberingAfterBreak="0">
    <w:nsid w:val="230EA02E"/>
    <w:multiLevelType w:val="hybridMultilevel"/>
    <w:tmpl w:val="E16A6244"/>
    <w:lvl w:ilvl="0" w:tplc="574EAF46">
      <w:start w:val="1"/>
      <w:numFmt w:val="bullet"/>
      <w:lvlText w:val=""/>
      <w:lvlJc w:val="left"/>
      <w:pPr>
        <w:ind w:left="720" w:hanging="360"/>
      </w:pPr>
      <w:rPr>
        <w:rFonts w:ascii="Symbol" w:hAnsi="Symbol" w:hint="default"/>
      </w:rPr>
    </w:lvl>
    <w:lvl w:ilvl="1" w:tplc="C22811C6">
      <w:start w:val="1"/>
      <w:numFmt w:val="bullet"/>
      <w:lvlText w:val="o"/>
      <w:lvlJc w:val="left"/>
      <w:pPr>
        <w:ind w:left="1440" w:hanging="360"/>
      </w:pPr>
      <w:rPr>
        <w:rFonts w:ascii="Courier New" w:hAnsi="Courier New" w:hint="default"/>
      </w:rPr>
    </w:lvl>
    <w:lvl w:ilvl="2" w:tplc="20E2FD82">
      <w:start w:val="1"/>
      <w:numFmt w:val="bullet"/>
      <w:lvlText w:val=""/>
      <w:lvlJc w:val="left"/>
      <w:pPr>
        <w:ind w:left="2160" w:hanging="360"/>
      </w:pPr>
      <w:rPr>
        <w:rFonts w:ascii="Wingdings" w:hAnsi="Wingdings" w:hint="default"/>
      </w:rPr>
    </w:lvl>
    <w:lvl w:ilvl="3" w:tplc="2586FC68">
      <w:start w:val="1"/>
      <w:numFmt w:val="bullet"/>
      <w:lvlText w:val=""/>
      <w:lvlJc w:val="left"/>
      <w:pPr>
        <w:ind w:left="2880" w:hanging="360"/>
      </w:pPr>
      <w:rPr>
        <w:rFonts w:ascii="Symbol" w:hAnsi="Symbol" w:hint="default"/>
      </w:rPr>
    </w:lvl>
    <w:lvl w:ilvl="4" w:tplc="D2AE0008">
      <w:start w:val="1"/>
      <w:numFmt w:val="bullet"/>
      <w:lvlText w:val="o"/>
      <w:lvlJc w:val="left"/>
      <w:pPr>
        <w:ind w:left="3600" w:hanging="360"/>
      </w:pPr>
      <w:rPr>
        <w:rFonts w:ascii="Courier New" w:hAnsi="Courier New" w:hint="default"/>
      </w:rPr>
    </w:lvl>
    <w:lvl w:ilvl="5" w:tplc="96E8CF06">
      <w:start w:val="1"/>
      <w:numFmt w:val="bullet"/>
      <w:lvlText w:val=""/>
      <w:lvlJc w:val="left"/>
      <w:pPr>
        <w:ind w:left="4320" w:hanging="360"/>
      </w:pPr>
      <w:rPr>
        <w:rFonts w:ascii="Wingdings" w:hAnsi="Wingdings" w:hint="default"/>
      </w:rPr>
    </w:lvl>
    <w:lvl w:ilvl="6" w:tplc="C77090D2">
      <w:start w:val="1"/>
      <w:numFmt w:val="bullet"/>
      <w:lvlText w:val=""/>
      <w:lvlJc w:val="left"/>
      <w:pPr>
        <w:ind w:left="5040" w:hanging="360"/>
      </w:pPr>
      <w:rPr>
        <w:rFonts w:ascii="Symbol" w:hAnsi="Symbol" w:hint="default"/>
      </w:rPr>
    </w:lvl>
    <w:lvl w:ilvl="7" w:tplc="47CE0CF6">
      <w:start w:val="1"/>
      <w:numFmt w:val="bullet"/>
      <w:lvlText w:val="o"/>
      <w:lvlJc w:val="left"/>
      <w:pPr>
        <w:ind w:left="5760" w:hanging="360"/>
      </w:pPr>
      <w:rPr>
        <w:rFonts w:ascii="Courier New" w:hAnsi="Courier New" w:hint="default"/>
      </w:rPr>
    </w:lvl>
    <w:lvl w:ilvl="8" w:tplc="B6323112">
      <w:start w:val="1"/>
      <w:numFmt w:val="bullet"/>
      <w:lvlText w:val=""/>
      <w:lvlJc w:val="left"/>
      <w:pPr>
        <w:ind w:left="6480" w:hanging="360"/>
      </w:pPr>
      <w:rPr>
        <w:rFonts w:ascii="Wingdings" w:hAnsi="Wingdings" w:hint="default"/>
      </w:rPr>
    </w:lvl>
  </w:abstractNum>
  <w:abstractNum w:abstractNumId="10" w15:restartNumberingAfterBreak="0">
    <w:nsid w:val="27C4559A"/>
    <w:multiLevelType w:val="hybridMultilevel"/>
    <w:tmpl w:val="5D445EF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C057883"/>
    <w:multiLevelType w:val="multilevel"/>
    <w:tmpl w:val="1B60A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771A2B"/>
    <w:multiLevelType w:val="multilevel"/>
    <w:tmpl w:val="53DEF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DD5277"/>
    <w:multiLevelType w:val="multilevel"/>
    <w:tmpl w:val="AB8A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205A07"/>
    <w:multiLevelType w:val="hybridMultilevel"/>
    <w:tmpl w:val="F0E4E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8B130F0"/>
    <w:multiLevelType w:val="hybridMultilevel"/>
    <w:tmpl w:val="43DCA99E"/>
    <w:lvl w:ilvl="0" w:tplc="ABBE29AA">
      <w:start w:val="1"/>
      <w:numFmt w:val="bullet"/>
      <w:lvlText w:val=""/>
      <w:lvlJc w:val="left"/>
      <w:pPr>
        <w:ind w:left="720" w:hanging="360"/>
      </w:pPr>
      <w:rPr>
        <w:rFonts w:ascii="Symbol" w:hAnsi="Symbol" w:hint="default"/>
      </w:rPr>
    </w:lvl>
    <w:lvl w:ilvl="1" w:tplc="CD4091B2">
      <w:start w:val="1"/>
      <w:numFmt w:val="bullet"/>
      <w:lvlText w:val="o"/>
      <w:lvlJc w:val="left"/>
      <w:pPr>
        <w:ind w:left="1440" w:hanging="360"/>
      </w:pPr>
      <w:rPr>
        <w:rFonts w:ascii="Courier New" w:hAnsi="Courier New" w:hint="default"/>
      </w:rPr>
    </w:lvl>
    <w:lvl w:ilvl="2" w:tplc="D764B71E">
      <w:start w:val="1"/>
      <w:numFmt w:val="bullet"/>
      <w:lvlText w:val=""/>
      <w:lvlJc w:val="left"/>
      <w:pPr>
        <w:ind w:left="2160" w:hanging="360"/>
      </w:pPr>
      <w:rPr>
        <w:rFonts w:ascii="Wingdings" w:hAnsi="Wingdings" w:hint="default"/>
      </w:rPr>
    </w:lvl>
    <w:lvl w:ilvl="3" w:tplc="9484F8B8">
      <w:start w:val="1"/>
      <w:numFmt w:val="bullet"/>
      <w:lvlText w:val=""/>
      <w:lvlJc w:val="left"/>
      <w:pPr>
        <w:ind w:left="2880" w:hanging="360"/>
      </w:pPr>
      <w:rPr>
        <w:rFonts w:ascii="Symbol" w:hAnsi="Symbol" w:hint="default"/>
      </w:rPr>
    </w:lvl>
    <w:lvl w:ilvl="4" w:tplc="3F1A3E42">
      <w:start w:val="1"/>
      <w:numFmt w:val="bullet"/>
      <w:lvlText w:val="o"/>
      <w:lvlJc w:val="left"/>
      <w:pPr>
        <w:ind w:left="3600" w:hanging="360"/>
      </w:pPr>
      <w:rPr>
        <w:rFonts w:ascii="Courier New" w:hAnsi="Courier New" w:hint="default"/>
      </w:rPr>
    </w:lvl>
    <w:lvl w:ilvl="5" w:tplc="D868BEEC">
      <w:start w:val="1"/>
      <w:numFmt w:val="bullet"/>
      <w:lvlText w:val=""/>
      <w:lvlJc w:val="left"/>
      <w:pPr>
        <w:ind w:left="4320" w:hanging="360"/>
      </w:pPr>
      <w:rPr>
        <w:rFonts w:ascii="Wingdings" w:hAnsi="Wingdings" w:hint="default"/>
      </w:rPr>
    </w:lvl>
    <w:lvl w:ilvl="6" w:tplc="D6BA23B2">
      <w:start w:val="1"/>
      <w:numFmt w:val="bullet"/>
      <w:lvlText w:val=""/>
      <w:lvlJc w:val="left"/>
      <w:pPr>
        <w:ind w:left="5040" w:hanging="360"/>
      </w:pPr>
      <w:rPr>
        <w:rFonts w:ascii="Symbol" w:hAnsi="Symbol" w:hint="default"/>
      </w:rPr>
    </w:lvl>
    <w:lvl w:ilvl="7" w:tplc="B8D8C644">
      <w:start w:val="1"/>
      <w:numFmt w:val="bullet"/>
      <w:lvlText w:val="o"/>
      <w:lvlJc w:val="left"/>
      <w:pPr>
        <w:ind w:left="5760" w:hanging="360"/>
      </w:pPr>
      <w:rPr>
        <w:rFonts w:ascii="Courier New" w:hAnsi="Courier New" w:hint="default"/>
      </w:rPr>
    </w:lvl>
    <w:lvl w:ilvl="8" w:tplc="A8180D70">
      <w:start w:val="1"/>
      <w:numFmt w:val="bullet"/>
      <w:lvlText w:val=""/>
      <w:lvlJc w:val="left"/>
      <w:pPr>
        <w:ind w:left="6480" w:hanging="360"/>
      </w:pPr>
      <w:rPr>
        <w:rFonts w:ascii="Wingdings" w:hAnsi="Wingdings" w:hint="default"/>
      </w:rPr>
    </w:lvl>
  </w:abstractNum>
  <w:abstractNum w:abstractNumId="16" w15:restartNumberingAfterBreak="0">
    <w:nsid w:val="3B660992"/>
    <w:multiLevelType w:val="multilevel"/>
    <w:tmpl w:val="2F923EBE"/>
    <w:lvl w:ilvl="0">
      <w:start w:val="1"/>
      <w:numFmt w:val="bullet"/>
      <w:lvlText w:val=""/>
      <w:lvlJc w:val="left"/>
      <w:pPr>
        <w:tabs>
          <w:tab w:val="num" w:pos="1480"/>
        </w:tabs>
        <w:ind w:left="1480" w:hanging="360"/>
      </w:pPr>
      <w:rPr>
        <w:rFonts w:ascii="Symbol" w:hAnsi="Symbol" w:hint="default"/>
        <w:sz w:val="20"/>
      </w:rPr>
    </w:lvl>
    <w:lvl w:ilvl="1">
      <w:start w:val="4"/>
      <w:numFmt w:val="decimal"/>
      <w:lvlText w:val="%2."/>
      <w:lvlJc w:val="left"/>
      <w:pPr>
        <w:ind w:left="2200" w:hanging="360"/>
      </w:pPr>
      <w:rPr>
        <w:rFonts w:hint="default"/>
      </w:rPr>
    </w:lvl>
    <w:lvl w:ilvl="2" w:tentative="1">
      <w:start w:val="1"/>
      <w:numFmt w:val="bullet"/>
      <w:lvlText w:val=""/>
      <w:lvlJc w:val="left"/>
      <w:pPr>
        <w:tabs>
          <w:tab w:val="num" w:pos="2920"/>
        </w:tabs>
        <w:ind w:left="2920" w:hanging="360"/>
      </w:pPr>
      <w:rPr>
        <w:rFonts w:ascii="Wingdings" w:hAnsi="Wingdings" w:hint="default"/>
        <w:sz w:val="20"/>
      </w:rPr>
    </w:lvl>
    <w:lvl w:ilvl="3" w:tentative="1">
      <w:start w:val="1"/>
      <w:numFmt w:val="bullet"/>
      <w:lvlText w:val=""/>
      <w:lvlJc w:val="left"/>
      <w:pPr>
        <w:tabs>
          <w:tab w:val="num" w:pos="3640"/>
        </w:tabs>
        <w:ind w:left="3640" w:hanging="360"/>
      </w:pPr>
      <w:rPr>
        <w:rFonts w:ascii="Wingdings" w:hAnsi="Wingdings" w:hint="default"/>
        <w:sz w:val="20"/>
      </w:rPr>
    </w:lvl>
    <w:lvl w:ilvl="4" w:tentative="1">
      <w:start w:val="1"/>
      <w:numFmt w:val="bullet"/>
      <w:lvlText w:val=""/>
      <w:lvlJc w:val="left"/>
      <w:pPr>
        <w:tabs>
          <w:tab w:val="num" w:pos="4360"/>
        </w:tabs>
        <w:ind w:left="4360" w:hanging="360"/>
      </w:pPr>
      <w:rPr>
        <w:rFonts w:ascii="Wingdings" w:hAnsi="Wingdings" w:hint="default"/>
        <w:sz w:val="20"/>
      </w:rPr>
    </w:lvl>
    <w:lvl w:ilvl="5" w:tentative="1">
      <w:start w:val="1"/>
      <w:numFmt w:val="bullet"/>
      <w:lvlText w:val=""/>
      <w:lvlJc w:val="left"/>
      <w:pPr>
        <w:tabs>
          <w:tab w:val="num" w:pos="5080"/>
        </w:tabs>
        <w:ind w:left="5080" w:hanging="360"/>
      </w:pPr>
      <w:rPr>
        <w:rFonts w:ascii="Wingdings" w:hAnsi="Wingdings" w:hint="default"/>
        <w:sz w:val="20"/>
      </w:rPr>
    </w:lvl>
    <w:lvl w:ilvl="6" w:tentative="1">
      <w:start w:val="1"/>
      <w:numFmt w:val="bullet"/>
      <w:lvlText w:val=""/>
      <w:lvlJc w:val="left"/>
      <w:pPr>
        <w:tabs>
          <w:tab w:val="num" w:pos="5800"/>
        </w:tabs>
        <w:ind w:left="5800" w:hanging="360"/>
      </w:pPr>
      <w:rPr>
        <w:rFonts w:ascii="Wingdings" w:hAnsi="Wingdings" w:hint="default"/>
        <w:sz w:val="20"/>
      </w:rPr>
    </w:lvl>
    <w:lvl w:ilvl="7" w:tentative="1">
      <w:start w:val="1"/>
      <w:numFmt w:val="bullet"/>
      <w:lvlText w:val=""/>
      <w:lvlJc w:val="left"/>
      <w:pPr>
        <w:tabs>
          <w:tab w:val="num" w:pos="6520"/>
        </w:tabs>
        <w:ind w:left="6520" w:hanging="360"/>
      </w:pPr>
      <w:rPr>
        <w:rFonts w:ascii="Wingdings" w:hAnsi="Wingdings" w:hint="default"/>
        <w:sz w:val="20"/>
      </w:rPr>
    </w:lvl>
    <w:lvl w:ilvl="8" w:tentative="1">
      <w:start w:val="1"/>
      <w:numFmt w:val="bullet"/>
      <w:lvlText w:val=""/>
      <w:lvlJc w:val="left"/>
      <w:pPr>
        <w:tabs>
          <w:tab w:val="num" w:pos="7240"/>
        </w:tabs>
        <w:ind w:left="7240" w:hanging="360"/>
      </w:pPr>
      <w:rPr>
        <w:rFonts w:ascii="Wingdings" w:hAnsi="Wingdings" w:hint="default"/>
        <w:sz w:val="20"/>
      </w:rPr>
    </w:lvl>
  </w:abstractNum>
  <w:abstractNum w:abstractNumId="17" w15:restartNumberingAfterBreak="0">
    <w:nsid w:val="3B7A7BF7"/>
    <w:multiLevelType w:val="hybridMultilevel"/>
    <w:tmpl w:val="F05A5A44"/>
    <w:lvl w:ilvl="0" w:tplc="04130001">
      <w:start w:val="1"/>
      <w:numFmt w:val="bullet"/>
      <w:lvlText w:val=""/>
      <w:lvlJc w:val="left"/>
      <w:pPr>
        <w:ind w:left="1571" w:hanging="360"/>
      </w:pPr>
      <w:rPr>
        <w:rFonts w:ascii="Symbol" w:hAnsi="Symbol" w:hint="default"/>
      </w:rPr>
    </w:lvl>
    <w:lvl w:ilvl="1" w:tplc="04130003" w:tentative="1">
      <w:start w:val="1"/>
      <w:numFmt w:val="bullet"/>
      <w:lvlText w:val="o"/>
      <w:lvlJc w:val="left"/>
      <w:pPr>
        <w:ind w:left="2291" w:hanging="360"/>
      </w:pPr>
      <w:rPr>
        <w:rFonts w:ascii="Courier New" w:hAnsi="Courier New" w:cs="Courier New" w:hint="default"/>
      </w:rPr>
    </w:lvl>
    <w:lvl w:ilvl="2" w:tplc="04130005" w:tentative="1">
      <w:start w:val="1"/>
      <w:numFmt w:val="bullet"/>
      <w:lvlText w:val=""/>
      <w:lvlJc w:val="left"/>
      <w:pPr>
        <w:ind w:left="3011" w:hanging="360"/>
      </w:pPr>
      <w:rPr>
        <w:rFonts w:ascii="Wingdings" w:hAnsi="Wingdings" w:hint="default"/>
      </w:rPr>
    </w:lvl>
    <w:lvl w:ilvl="3" w:tplc="04130001" w:tentative="1">
      <w:start w:val="1"/>
      <w:numFmt w:val="bullet"/>
      <w:lvlText w:val=""/>
      <w:lvlJc w:val="left"/>
      <w:pPr>
        <w:ind w:left="3731" w:hanging="360"/>
      </w:pPr>
      <w:rPr>
        <w:rFonts w:ascii="Symbol" w:hAnsi="Symbol" w:hint="default"/>
      </w:rPr>
    </w:lvl>
    <w:lvl w:ilvl="4" w:tplc="04130003" w:tentative="1">
      <w:start w:val="1"/>
      <w:numFmt w:val="bullet"/>
      <w:lvlText w:val="o"/>
      <w:lvlJc w:val="left"/>
      <w:pPr>
        <w:ind w:left="4451" w:hanging="360"/>
      </w:pPr>
      <w:rPr>
        <w:rFonts w:ascii="Courier New" w:hAnsi="Courier New" w:cs="Courier New" w:hint="default"/>
      </w:rPr>
    </w:lvl>
    <w:lvl w:ilvl="5" w:tplc="04130005" w:tentative="1">
      <w:start w:val="1"/>
      <w:numFmt w:val="bullet"/>
      <w:lvlText w:val=""/>
      <w:lvlJc w:val="left"/>
      <w:pPr>
        <w:ind w:left="5171" w:hanging="360"/>
      </w:pPr>
      <w:rPr>
        <w:rFonts w:ascii="Wingdings" w:hAnsi="Wingdings" w:hint="default"/>
      </w:rPr>
    </w:lvl>
    <w:lvl w:ilvl="6" w:tplc="04130001" w:tentative="1">
      <w:start w:val="1"/>
      <w:numFmt w:val="bullet"/>
      <w:lvlText w:val=""/>
      <w:lvlJc w:val="left"/>
      <w:pPr>
        <w:ind w:left="5891" w:hanging="360"/>
      </w:pPr>
      <w:rPr>
        <w:rFonts w:ascii="Symbol" w:hAnsi="Symbol" w:hint="default"/>
      </w:rPr>
    </w:lvl>
    <w:lvl w:ilvl="7" w:tplc="04130003" w:tentative="1">
      <w:start w:val="1"/>
      <w:numFmt w:val="bullet"/>
      <w:lvlText w:val="o"/>
      <w:lvlJc w:val="left"/>
      <w:pPr>
        <w:ind w:left="6611" w:hanging="360"/>
      </w:pPr>
      <w:rPr>
        <w:rFonts w:ascii="Courier New" w:hAnsi="Courier New" w:cs="Courier New" w:hint="default"/>
      </w:rPr>
    </w:lvl>
    <w:lvl w:ilvl="8" w:tplc="04130005" w:tentative="1">
      <w:start w:val="1"/>
      <w:numFmt w:val="bullet"/>
      <w:lvlText w:val=""/>
      <w:lvlJc w:val="left"/>
      <w:pPr>
        <w:ind w:left="7331" w:hanging="360"/>
      </w:pPr>
      <w:rPr>
        <w:rFonts w:ascii="Wingdings" w:hAnsi="Wingdings" w:hint="default"/>
      </w:rPr>
    </w:lvl>
  </w:abstractNum>
  <w:abstractNum w:abstractNumId="18" w15:restartNumberingAfterBreak="0">
    <w:nsid w:val="3DD84491"/>
    <w:multiLevelType w:val="multilevel"/>
    <w:tmpl w:val="6BEEE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800E49"/>
    <w:multiLevelType w:val="multilevel"/>
    <w:tmpl w:val="10D8A018"/>
    <w:lvl w:ilvl="0">
      <w:start w:val="5"/>
      <w:numFmt w:val="decimal"/>
      <w:lvlText w:val="%1."/>
      <w:lvlJc w:val="left"/>
      <w:pPr>
        <w:ind w:left="1080" w:hanging="360"/>
      </w:pPr>
      <w:rPr>
        <w:rFonts w:hint="default"/>
      </w:rPr>
    </w:lvl>
    <w:lvl w:ilvl="1">
      <w:start w:val="1"/>
      <w:numFmt w:val="decimal"/>
      <w:isLgl/>
      <w:lvlText w:val="%1.%2"/>
      <w:lvlJc w:val="left"/>
      <w:pPr>
        <w:ind w:left="1120" w:hanging="360"/>
      </w:pPr>
      <w:rPr>
        <w:rFonts w:hint="default"/>
      </w:rPr>
    </w:lvl>
    <w:lvl w:ilvl="2">
      <w:start w:val="1"/>
      <w:numFmt w:val="decimal"/>
      <w:isLgl/>
      <w:lvlText w:val="%1.%2.%3"/>
      <w:lvlJc w:val="left"/>
      <w:pPr>
        <w:ind w:left="152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60" w:hanging="1080"/>
      </w:pPr>
      <w:rPr>
        <w:rFonts w:hint="default"/>
      </w:rPr>
    </w:lvl>
    <w:lvl w:ilvl="5">
      <w:start w:val="1"/>
      <w:numFmt w:val="decimal"/>
      <w:isLgl/>
      <w:lvlText w:val="%1.%2.%3.%4.%5.%6"/>
      <w:lvlJc w:val="left"/>
      <w:pPr>
        <w:ind w:left="2000" w:hanging="1080"/>
      </w:pPr>
      <w:rPr>
        <w:rFonts w:hint="default"/>
      </w:rPr>
    </w:lvl>
    <w:lvl w:ilvl="6">
      <w:start w:val="1"/>
      <w:numFmt w:val="decimal"/>
      <w:isLgl/>
      <w:lvlText w:val="%1.%2.%3.%4.%5.%6.%7"/>
      <w:lvlJc w:val="left"/>
      <w:pPr>
        <w:ind w:left="2400" w:hanging="1440"/>
      </w:pPr>
      <w:rPr>
        <w:rFonts w:hint="default"/>
      </w:rPr>
    </w:lvl>
    <w:lvl w:ilvl="7">
      <w:start w:val="1"/>
      <w:numFmt w:val="decimal"/>
      <w:isLgl/>
      <w:lvlText w:val="%1.%2.%3.%4.%5.%6.%7.%8"/>
      <w:lvlJc w:val="left"/>
      <w:pPr>
        <w:ind w:left="2440" w:hanging="1440"/>
      </w:pPr>
      <w:rPr>
        <w:rFonts w:hint="default"/>
      </w:rPr>
    </w:lvl>
    <w:lvl w:ilvl="8">
      <w:start w:val="1"/>
      <w:numFmt w:val="decimal"/>
      <w:isLgl/>
      <w:lvlText w:val="%1.%2.%3.%4.%5.%6.%7.%8.%9"/>
      <w:lvlJc w:val="left"/>
      <w:pPr>
        <w:ind w:left="2840" w:hanging="1800"/>
      </w:pPr>
      <w:rPr>
        <w:rFonts w:hint="default"/>
      </w:rPr>
    </w:lvl>
  </w:abstractNum>
  <w:abstractNum w:abstractNumId="20" w15:restartNumberingAfterBreak="0">
    <w:nsid w:val="4BAF5089"/>
    <w:multiLevelType w:val="multilevel"/>
    <w:tmpl w:val="8EA6DD9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0BB5E9A"/>
    <w:multiLevelType w:val="multilevel"/>
    <w:tmpl w:val="DE7E3432"/>
    <w:name w:val="LL_Whereas"/>
    <w:lvl w:ilvl="0">
      <w:start w:val="1"/>
      <w:numFmt w:val="upperLetter"/>
      <w:pStyle w:val="LLWhereas"/>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52A01124"/>
    <w:multiLevelType w:val="hybridMultilevel"/>
    <w:tmpl w:val="EB54A56C"/>
    <w:lvl w:ilvl="0" w:tplc="9B62710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3" w15:restartNumberingAfterBreak="0">
    <w:nsid w:val="572142B6"/>
    <w:multiLevelType w:val="hybridMultilevel"/>
    <w:tmpl w:val="6700C78E"/>
    <w:lvl w:ilvl="0" w:tplc="9D30EA62">
      <w:numFmt w:val="bullet"/>
      <w:lvlText w:val="-"/>
      <w:lvlJc w:val="left"/>
      <w:pPr>
        <w:ind w:left="720" w:hanging="360"/>
      </w:pPr>
      <w:rPr>
        <w:rFonts w:ascii="Calibri" w:eastAsia="Times New Roman"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65425879"/>
    <w:multiLevelType w:val="multilevel"/>
    <w:tmpl w:val="0E9E2AB4"/>
    <w:lvl w:ilvl="0">
      <w:start w:val="1"/>
      <w:numFmt w:val="decimal"/>
      <w:pStyle w:val="Level1"/>
      <w:lvlText w:val="%1."/>
      <w:lvlJc w:val="left"/>
      <w:pPr>
        <w:tabs>
          <w:tab w:val="num" w:pos="709"/>
        </w:tabs>
        <w:ind w:left="709" w:hanging="709"/>
      </w:pPr>
      <w:rPr>
        <w:rFonts w:ascii="Arial" w:hAnsi="Arial" w:cs="Arial" w:hint="default"/>
        <w:b w:val="0"/>
        <w:i w:val="0"/>
        <w:sz w:val="20"/>
        <w:szCs w:val="20"/>
      </w:rPr>
    </w:lvl>
    <w:lvl w:ilvl="1">
      <w:start w:val="1"/>
      <w:numFmt w:val="decimal"/>
      <w:pStyle w:val="Level2"/>
      <w:isLgl/>
      <w:lvlText w:val="%1.%2"/>
      <w:lvlJc w:val="left"/>
      <w:pPr>
        <w:tabs>
          <w:tab w:val="num" w:pos="709"/>
        </w:tabs>
        <w:ind w:left="709" w:hanging="709"/>
      </w:pPr>
      <w:rPr>
        <w:rFonts w:ascii="Arial" w:hAnsi="Arial" w:cs="Arial" w:hint="default"/>
        <w:b w:val="0"/>
        <w:sz w:val="20"/>
        <w:szCs w:val="20"/>
      </w:rPr>
    </w:lvl>
    <w:lvl w:ilvl="2">
      <w:start w:val="1"/>
      <w:numFmt w:val="lowerLetter"/>
      <w:pStyle w:val="Level3"/>
      <w:lvlText w:val="(%3)"/>
      <w:lvlJc w:val="left"/>
      <w:pPr>
        <w:tabs>
          <w:tab w:val="num" w:pos="1417"/>
        </w:tabs>
        <w:ind w:left="1417" w:hanging="708"/>
      </w:pPr>
      <w:rPr>
        <w:rFonts w:ascii="Arial" w:hAnsi="Arial" w:cs="Arial" w:hint="default"/>
        <w:b w:val="0"/>
        <w:i w:val="0"/>
        <w:sz w:val="20"/>
        <w:szCs w:val="20"/>
      </w:rPr>
    </w:lvl>
    <w:lvl w:ilvl="3">
      <w:start w:val="1"/>
      <w:numFmt w:val="lowerRoman"/>
      <w:pStyle w:val="Level4"/>
      <w:lvlText w:val="(%4)"/>
      <w:lvlJc w:val="left"/>
      <w:pPr>
        <w:tabs>
          <w:tab w:val="num" w:pos="2284"/>
        </w:tabs>
        <w:ind w:left="2268" w:hanging="850"/>
      </w:pPr>
      <w:rPr>
        <w:rFonts w:ascii="Arial" w:hAnsi="Arial" w:cs="Arial" w:hint="default"/>
        <w:b w:val="0"/>
        <w:sz w:val="20"/>
        <w:szCs w:val="2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680B36D8"/>
    <w:multiLevelType w:val="hybridMultilevel"/>
    <w:tmpl w:val="6FFC795A"/>
    <w:lvl w:ilvl="0" w:tplc="E1C6F2C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6" w15:restartNumberingAfterBreak="0">
    <w:nsid w:val="687B062A"/>
    <w:multiLevelType w:val="hybridMultilevel"/>
    <w:tmpl w:val="51409B5C"/>
    <w:lvl w:ilvl="0" w:tplc="04130001">
      <w:start w:val="1"/>
      <w:numFmt w:val="bullet"/>
      <w:lvlText w:val=""/>
      <w:lvlJc w:val="left"/>
      <w:pPr>
        <w:ind w:left="1624" w:hanging="360"/>
      </w:pPr>
      <w:rPr>
        <w:rFonts w:ascii="Symbol" w:hAnsi="Symbol" w:hint="default"/>
      </w:rPr>
    </w:lvl>
    <w:lvl w:ilvl="1" w:tplc="04130003" w:tentative="1">
      <w:start w:val="1"/>
      <w:numFmt w:val="bullet"/>
      <w:lvlText w:val="o"/>
      <w:lvlJc w:val="left"/>
      <w:pPr>
        <w:ind w:left="2344" w:hanging="360"/>
      </w:pPr>
      <w:rPr>
        <w:rFonts w:ascii="Courier New" w:hAnsi="Courier New" w:cs="Courier New" w:hint="default"/>
      </w:rPr>
    </w:lvl>
    <w:lvl w:ilvl="2" w:tplc="04130005" w:tentative="1">
      <w:start w:val="1"/>
      <w:numFmt w:val="bullet"/>
      <w:lvlText w:val=""/>
      <w:lvlJc w:val="left"/>
      <w:pPr>
        <w:ind w:left="3064" w:hanging="360"/>
      </w:pPr>
      <w:rPr>
        <w:rFonts w:ascii="Wingdings" w:hAnsi="Wingdings" w:hint="default"/>
      </w:rPr>
    </w:lvl>
    <w:lvl w:ilvl="3" w:tplc="04130001" w:tentative="1">
      <w:start w:val="1"/>
      <w:numFmt w:val="bullet"/>
      <w:lvlText w:val=""/>
      <w:lvlJc w:val="left"/>
      <w:pPr>
        <w:ind w:left="3784" w:hanging="360"/>
      </w:pPr>
      <w:rPr>
        <w:rFonts w:ascii="Symbol" w:hAnsi="Symbol" w:hint="default"/>
      </w:rPr>
    </w:lvl>
    <w:lvl w:ilvl="4" w:tplc="04130003" w:tentative="1">
      <w:start w:val="1"/>
      <w:numFmt w:val="bullet"/>
      <w:lvlText w:val="o"/>
      <w:lvlJc w:val="left"/>
      <w:pPr>
        <w:ind w:left="4504" w:hanging="360"/>
      </w:pPr>
      <w:rPr>
        <w:rFonts w:ascii="Courier New" w:hAnsi="Courier New" w:cs="Courier New" w:hint="default"/>
      </w:rPr>
    </w:lvl>
    <w:lvl w:ilvl="5" w:tplc="04130005" w:tentative="1">
      <w:start w:val="1"/>
      <w:numFmt w:val="bullet"/>
      <w:lvlText w:val=""/>
      <w:lvlJc w:val="left"/>
      <w:pPr>
        <w:ind w:left="5224" w:hanging="360"/>
      </w:pPr>
      <w:rPr>
        <w:rFonts w:ascii="Wingdings" w:hAnsi="Wingdings" w:hint="default"/>
      </w:rPr>
    </w:lvl>
    <w:lvl w:ilvl="6" w:tplc="04130001" w:tentative="1">
      <w:start w:val="1"/>
      <w:numFmt w:val="bullet"/>
      <w:lvlText w:val=""/>
      <w:lvlJc w:val="left"/>
      <w:pPr>
        <w:ind w:left="5944" w:hanging="360"/>
      </w:pPr>
      <w:rPr>
        <w:rFonts w:ascii="Symbol" w:hAnsi="Symbol" w:hint="default"/>
      </w:rPr>
    </w:lvl>
    <w:lvl w:ilvl="7" w:tplc="04130003" w:tentative="1">
      <w:start w:val="1"/>
      <w:numFmt w:val="bullet"/>
      <w:lvlText w:val="o"/>
      <w:lvlJc w:val="left"/>
      <w:pPr>
        <w:ind w:left="6664" w:hanging="360"/>
      </w:pPr>
      <w:rPr>
        <w:rFonts w:ascii="Courier New" w:hAnsi="Courier New" w:cs="Courier New" w:hint="default"/>
      </w:rPr>
    </w:lvl>
    <w:lvl w:ilvl="8" w:tplc="04130005" w:tentative="1">
      <w:start w:val="1"/>
      <w:numFmt w:val="bullet"/>
      <w:lvlText w:val=""/>
      <w:lvlJc w:val="left"/>
      <w:pPr>
        <w:ind w:left="7384" w:hanging="360"/>
      </w:pPr>
      <w:rPr>
        <w:rFonts w:ascii="Wingdings" w:hAnsi="Wingdings" w:hint="default"/>
      </w:rPr>
    </w:lvl>
  </w:abstractNum>
  <w:abstractNum w:abstractNumId="27" w15:restartNumberingAfterBreak="0">
    <w:nsid w:val="6BFE50C0"/>
    <w:multiLevelType w:val="multilevel"/>
    <w:tmpl w:val="2ED62EBA"/>
    <w:name w:val="LLHeading"/>
    <w:lvl w:ilvl="0">
      <w:start w:val="1"/>
      <w:numFmt w:val="decimal"/>
      <w:pStyle w:val="LLHeading1"/>
      <w:lvlText w:val="%1"/>
      <w:lvlJc w:val="left"/>
      <w:pPr>
        <w:tabs>
          <w:tab w:val="num" w:pos="851"/>
        </w:tabs>
        <w:ind w:left="851" w:hanging="851"/>
      </w:pPr>
      <w:rPr>
        <w:rFonts w:hint="default"/>
      </w:rPr>
    </w:lvl>
    <w:lvl w:ilvl="1">
      <w:start w:val="1"/>
      <w:numFmt w:val="decimal"/>
      <w:pStyle w:val="LLHeading2"/>
      <w:lvlText w:val="%1.%2"/>
      <w:lvlJc w:val="left"/>
      <w:pPr>
        <w:tabs>
          <w:tab w:val="num" w:pos="851"/>
        </w:tabs>
        <w:ind w:left="851" w:hanging="851"/>
      </w:pPr>
      <w:rPr>
        <w:rFonts w:hint="default"/>
      </w:rPr>
    </w:lvl>
    <w:lvl w:ilvl="2">
      <w:start w:val="1"/>
      <w:numFmt w:val="decimal"/>
      <w:pStyle w:val="LLHeading3"/>
      <w:lvlText w:val="%1.%2.%3"/>
      <w:lvlJc w:val="left"/>
      <w:pPr>
        <w:tabs>
          <w:tab w:val="num" w:pos="851"/>
        </w:tabs>
        <w:ind w:left="851" w:hanging="851"/>
      </w:pPr>
      <w:rPr>
        <w:rFonts w:hint="default"/>
      </w:rPr>
    </w:lvl>
    <w:lvl w:ilvl="3">
      <w:start w:val="1"/>
      <w:numFmt w:val="decimal"/>
      <w:pStyle w:val="LLHeading4"/>
      <w:lvlText w:val="%1.%2.%3.%4"/>
      <w:lvlJc w:val="left"/>
      <w:pPr>
        <w:tabs>
          <w:tab w:val="num" w:pos="851"/>
        </w:tabs>
        <w:ind w:left="851" w:hanging="851"/>
      </w:pPr>
      <w:rPr>
        <w:rFonts w:hint="default"/>
      </w:rPr>
    </w:lvl>
    <w:lvl w:ilvl="4">
      <w:start w:val="1"/>
      <w:numFmt w:val="decimal"/>
      <w:pStyle w:val="LL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73F379F3"/>
    <w:multiLevelType w:val="hybridMultilevel"/>
    <w:tmpl w:val="44222322"/>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9" w15:restartNumberingAfterBreak="0">
    <w:nsid w:val="75AB7512"/>
    <w:multiLevelType w:val="multilevel"/>
    <w:tmpl w:val="FCECA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C67E16"/>
    <w:multiLevelType w:val="hybridMultilevel"/>
    <w:tmpl w:val="BAF02C7A"/>
    <w:lvl w:ilvl="0" w:tplc="C1C65770">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1" w15:restartNumberingAfterBreak="0">
    <w:nsid w:val="7D3D6704"/>
    <w:multiLevelType w:val="multilevel"/>
    <w:tmpl w:val="6FB04B1A"/>
    <w:name w:val="LL_Schedule"/>
    <w:lvl w:ilvl="0">
      <w:start w:val="1"/>
      <w:numFmt w:val="decimal"/>
      <w:pStyle w:val="LLSchedule"/>
      <w:suff w:val="nothing"/>
      <w:lvlText w:val="Schedule %1"/>
      <w:lvlJc w:val="left"/>
      <w:pPr>
        <w:ind w:left="0" w:firstLine="0"/>
      </w:pPr>
      <w:rPr>
        <w:rFonts w:ascii="Arial" w:hAnsi="Arial" w:hint="default"/>
        <w:b/>
        <w:i w:val="0"/>
        <w:caps w:val="0"/>
        <w:u w:val="single"/>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16cid:durableId="1978488226">
    <w:abstractNumId w:val="20"/>
  </w:num>
  <w:num w:numId="2" w16cid:durableId="1266839341">
    <w:abstractNumId w:val="22"/>
  </w:num>
  <w:num w:numId="3" w16cid:durableId="1051534268">
    <w:abstractNumId w:val="25"/>
  </w:num>
  <w:num w:numId="4" w16cid:durableId="755590489">
    <w:abstractNumId w:val="10"/>
  </w:num>
  <w:num w:numId="5" w16cid:durableId="1864586818">
    <w:abstractNumId w:val="30"/>
  </w:num>
  <w:num w:numId="6" w16cid:durableId="2014844402">
    <w:abstractNumId w:val="14"/>
  </w:num>
  <w:num w:numId="7" w16cid:durableId="1735002282">
    <w:abstractNumId w:val="3"/>
  </w:num>
  <w:num w:numId="8" w16cid:durableId="1875657278">
    <w:abstractNumId w:val="27"/>
  </w:num>
  <w:num w:numId="9" w16cid:durableId="643970783">
    <w:abstractNumId w:val="0"/>
  </w:num>
  <w:num w:numId="10" w16cid:durableId="1210529219">
    <w:abstractNumId w:val="31"/>
  </w:num>
  <w:num w:numId="11" w16cid:durableId="987978511">
    <w:abstractNumId w:val="21"/>
  </w:num>
  <w:num w:numId="12" w16cid:durableId="147563365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7227018">
    <w:abstractNumId w:val="26"/>
  </w:num>
  <w:num w:numId="14" w16cid:durableId="227957173">
    <w:abstractNumId w:val="17"/>
  </w:num>
  <w:num w:numId="15" w16cid:durableId="1834253780">
    <w:abstractNumId w:val="24"/>
  </w:num>
  <w:num w:numId="16" w16cid:durableId="810054476">
    <w:abstractNumId w:val="1"/>
  </w:num>
  <w:num w:numId="17" w16cid:durableId="671369423">
    <w:abstractNumId w:val="18"/>
  </w:num>
  <w:num w:numId="18" w16cid:durableId="1307196621">
    <w:abstractNumId w:val="7"/>
  </w:num>
  <w:num w:numId="19" w16cid:durableId="691104856">
    <w:abstractNumId w:val="29"/>
  </w:num>
  <w:num w:numId="20" w16cid:durableId="1910263153">
    <w:abstractNumId w:val="12"/>
  </w:num>
  <w:num w:numId="21" w16cid:durableId="787627365">
    <w:abstractNumId w:val="11"/>
  </w:num>
  <w:num w:numId="22" w16cid:durableId="303506645">
    <w:abstractNumId w:val="5"/>
  </w:num>
  <w:num w:numId="23" w16cid:durableId="374276790">
    <w:abstractNumId w:val="13"/>
  </w:num>
  <w:num w:numId="24" w16cid:durableId="1491866810">
    <w:abstractNumId w:val="6"/>
  </w:num>
  <w:num w:numId="25" w16cid:durableId="1850291952">
    <w:abstractNumId w:val="2"/>
  </w:num>
  <w:num w:numId="26" w16cid:durableId="1490168530">
    <w:abstractNumId w:val="28"/>
  </w:num>
  <w:num w:numId="27" w16cid:durableId="747263182">
    <w:abstractNumId w:val="8"/>
  </w:num>
  <w:num w:numId="28" w16cid:durableId="181210892">
    <w:abstractNumId w:val="23"/>
  </w:num>
  <w:num w:numId="29" w16cid:durableId="350105969">
    <w:abstractNumId w:val="16"/>
  </w:num>
  <w:num w:numId="30" w16cid:durableId="1871719833">
    <w:abstractNumId w:val="9"/>
  </w:num>
  <w:num w:numId="31" w16cid:durableId="2009752859">
    <w:abstractNumId w:val="15"/>
  </w:num>
  <w:num w:numId="32" w16cid:durableId="24521996">
    <w:abstractNumId w:val="4"/>
  </w:num>
  <w:num w:numId="33" w16cid:durableId="1251548961">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Benevenuto">
    <w15:presenceInfo w15:providerId="AD" w15:userId="S::rachel.benevenuto@colosseumdental.com::27d093b1-29ee-4a90-80d2-017620b72f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D9"/>
    <w:rsid w:val="0000236C"/>
    <w:rsid w:val="000065BF"/>
    <w:rsid w:val="00011646"/>
    <w:rsid w:val="000159AA"/>
    <w:rsid w:val="00022E7D"/>
    <w:rsid w:val="00024B4E"/>
    <w:rsid w:val="00030A92"/>
    <w:rsid w:val="00041994"/>
    <w:rsid w:val="000512D3"/>
    <w:rsid w:val="00051A8A"/>
    <w:rsid w:val="0005234E"/>
    <w:rsid w:val="00053DAC"/>
    <w:rsid w:val="00060647"/>
    <w:rsid w:val="00066AE5"/>
    <w:rsid w:val="000704A9"/>
    <w:rsid w:val="00081918"/>
    <w:rsid w:val="00087C09"/>
    <w:rsid w:val="00090008"/>
    <w:rsid w:val="000901F8"/>
    <w:rsid w:val="00097B01"/>
    <w:rsid w:val="000A09A9"/>
    <w:rsid w:val="000A23BC"/>
    <w:rsid w:val="000B383F"/>
    <w:rsid w:val="000B6974"/>
    <w:rsid w:val="000C16B6"/>
    <w:rsid w:val="000C3B59"/>
    <w:rsid w:val="000C50C2"/>
    <w:rsid w:val="000C637D"/>
    <w:rsid w:val="000C7E76"/>
    <w:rsid w:val="000D0409"/>
    <w:rsid w:val="000D0C2E"/>
    <w:rsid w:val="000D1EAB"/>
    <w:rsid w:val="000D52BB"/>
    <w:rsid w:val="000E2AD1"/>
    <w:rsid w:val="000E2FBF"/>
    <w:rsid w:val="000E504E"/>
    <w:rsid w:val="000F16D8"/>
    <w:rsid w:val="000F63BB"/>
    <w:rsid w:val="00103D04"/>
    <w:rsid w:val="0010418B"/>
    <w:rsid w:val="00104BF0"/>
    <w:rsid w:val="00104EE7"/>
    <w:rsid w:val="001062A6"/>
    <w:rsid w:val="00106CBB"/>
    <w:rsid w:val="00113E6D"/>
    <w:rsid w:val="001155AB"/>
    <w:rsid w:val="00121F39"/>
    <w:rsid w:val="00131D66"/>
    <w:rsid w:val="0013347D"/>
    <w:rsid w:val="00136D0E"/>
    <w:rsid w:val="00146B58"/>
    <w:rsid w:val="00156C4F"/>
    <w:rsid w:val="00157D88"/>
    <w:rsid w:val="00161DFF"/>
    <w:rsid w:val="0016400C"/>
    <w:rsid w:val="0016645D"/>
    <w:rsid w:val="001672F9"/>
    <w:rsid w:val="001726C5"/>
    <w:rsid w:val="00172E69"/>
    <w:rsid w:val="00173479"/>
    <w:rsid w:val="00175C68"/>
    <w:rsid w:val="00176950"/>
    <w:rsid w:val="00180DEF"/>
    <w:rsid w:val="0019228E"/>
    <w:rsid w:val="001939FA"/>
    <w:rsid w:val="00194946"/>
    <w:rsid w:val="00197565"/>
    <w:rsid w:val="001A1A46"/>
    <w:rsid w:val="001A3559"/>
    <w:rsid w:val="001A6C9D"/>
    <w:rsid w:val="001A71F9"/>
    <w:rsid w:val="001B7B09"/>
    <w:rsid w:val="001C0FA9"/>
    <w:rsid w:val="001C11AE"/>
    <w:rsid w:val="001C1D99"/>
    <w:rsid w:val="001C296A"/>
    <w:rsid w:val="001C38CE"/>
    <w:rsid w:val="001C615A"/>
    <w:rsid w:val="001D0C71"/>
    <w:rsid w:val="001D279A"/>
    <w:rsid w:val="001D576C"/>
    <w:rsid w:val="001D5CAD"/>
    <w:rsid w:val="001D75ED"/>
    <w:rsid w:val="001F460E"/>
    <w:rsid w:val="001F7EBE"/>
    <w:rsid w:val="00200F22"/>
    <w:rsid w:val="0020238A"/>
    <w:rsid w:val="0022444A"/>
    <w:rsid w:val="00234244"/>
    <w:rsid w:val="0023518F"/>
    <w:rsid w:val="0023532F"/>
    <w:rsid w:val="00240094"/>
    <w:rsid w:val="002438C8"/>
    <w:rsid w:val="002474A2"/>
    <w:rsid w:val="0025112F"/>
    <w:rsid w:val="00251C9B"/>
    <w:rsid w:val="002531FF"/>
    <w:rsid w:val="00256AE5"/>
    <w:rsid w:val="00261C3A"/>
    <w:rsid w:val="002720CB"/>
    <w:rsid w:val="0027752E"/>
    <w:rsid w:val="00280AE7"/>
    <w:rsid w:val="00281099"/>
    <w:rsid w:val="00282745"/>
    <w:rsid w:val="00286AA0"/>
    <w:rsid w:val="002917B1"/>
    <w:rsid w:val="00292D5A"/>
    <w:rsid w:val="002A66D8"/>
    <w:rsid w:val="002B1183"/>
    <w:rsid w:val="002B3D2F"/>
    <w:rsid w:val="002B6867"/>
    <w:rsid w:val="002D0811"/>
    <w:rsid w:val="002D67D0"/>
    <w:rsid w:val="002E3940"/>
    <w:rsid w:val="002E5319"/>
    <w:rsid w:val="002F483F"/>
    <w:rsid w:val="0030193A"/>
    <w:rsid w:val="00302F34"/>
    <w:rsid w:val="00316A45"/>
    <w:rsid w:val="00322D2A"/>
    <w:rsid w:val="00326958"/>
    <w:rsid w:val="00327693"/>
    <w:rsid w:val="00331BD0"/>
    <w:rsid w:val="00331D2B"/>
    <w:rsid w:val="00332910"/>
    <w:rsid w:val="0033362F"/>
    <w:rsid w:val="003351AF"/>
    <w:rsid w:val="00335848"/>
    <w:rsid w:val="00336067"/>
    <w:rsid w:val="00347C48"/>
    <w:rsid w:val="003511CB"/>
    <w:rsid w:val="0036032F"/>
    <w:rsid w:val="00361DFF"/>
    <w:rsid w:val="00363BBE"/>
    <w:rsid w:val="003642A1"/>
    <w:rsid w:val="00364A31"/>
    <w:rsid w:val="00364B26"/>
    <w:rsid w:val="00364C42"/>
    <w:rsid w:val="00365A82"/>
    <w:rsid w:val="00371BA9"/>
    <w:rsid w:val="003755D1"/>
    <w:rsid w:val="00375ECA"/>
    <w:rsid w:val="00376CED"/>
    <w:rsid w:val="003772E2"/>
    <w:rsid w:val="00377C04"/>
    <w:rsid w:val="003808ED"/>
    <w:rsid w:val="00384C90"/>
    <w:rsid w:val="00387425"/>
    <w:rsid w:val="00393EA5"/>
    <w:rsid w:val="00394DB6"/>
    <w:rsid w:val="003967F2"/>
    <w:rsid w:val="00396A9A"/>
    <w:rsid w:val="003A041B"/>
    <w:rsid w:val="003B2209"/>
    <w:rsid w:val="003B412C"/>
    <w:rsid w:val="003B6838"/>
    <w:rsid w:val="003C03F0"/>
    <w:rsid w:val="003C234C"/>
    <w:rsid w:val="003C349A"/>
    <w:rsid w:val="003C3F53"/>
    <w:rsid w:val="003D1644"/>
    <w:rsid w:val="003D1F0F"/>
    <w:rsid w:val="003D3991"/>
    <w:rsid w:val="003D69F0"/>
    <w:rsid w:val="003E1DAE"/>
    <w:rsid w:val="003E2FCD"/>
    <w:rsid w:val="003E3835"/>
    <w:rsid w:val="003E6190"/>
    <w:rsid w:val="003E6EAC"/>
    <w:rsid w:val="003F2591"/>
    <w:rsid w:val="003F6030"/>
    <w:rsid w:val="003F72F4"/>
    <w:rsid w:val="0040069D"/>
    <w:rsid w:val="0040247B"/>
    <w:rsid w:val="004036F3"/>
    <w:rsid w:val="004055C2"/>
    <w:rsid w:val="00405D8A"/>
    <w:rsid w:val="00411489"/>
    <w:rsid w:val="00416388"/>
    <w:rsid w:val="004175EE"/>
    <w:rsid w:val="004225E0"/>
    <w:rsid w:val="00423E64"/>
    <w:rsid w:val="004258D4"/>
    <w:rsid w:val="00431CAE"/>
    <w:rsid w:val="00436F6E"/>
    <w:rsid w:val="00437125"/>
    <w:rsid w:val="004408D6"/>
    <w:rsid w:val="004472D8"/>
    <w:rsid w:val="004539F9"/>
    <w:rsid w:val="004565C6"/>
    <w:rsid w:val="00457A9D"/>
    <w:rsid w:val="004626F7"/>
    <w:rsid w:val="00474780"/>
    <w:rsid w:val="00475193"/>
    <w:rsid w:val="00475B36"/>
    <w:rsid w:val="00480D67"/>
    <w:rsid w:val="00486D76"/>
    <w:rsid w:val="00492417"/>
    <w:rsid w:val="00495E11"/>
    <w:rsid w:val="004A0D72"/>
    <w:rsid w:val="004A20C5"/>
    <w:rsid w:val="004A264D"/>
    <w:rsid w:val="004A3786"/>
    <w:rsid w:val="004B09BB"/>
    <w:rsid w:val="004B3BB8"/>
    <w:rsid w:val="004D2E83"/>
    <w:rsid w:val="004D61C6"/>
    <w:rsid w:val="004E1D73"/>
    <w:rsid w:val="004E1FCF"/>
    <w:rsid w:val="004F301D"/>
    <w:rsid w:val="00502DFF"/>
    <w:rsid w:val="00503219"/>
    <w:rsid w:val="00507761"/>
    <w:rsid w:val="00513ECC"/>
    <w:rsid w:val="005202FE"/>
    <w:rsid w:val="00522AD3"/>
    <w:rsid w:val="00536E8C"/>
    <w:rsid w:val="00536ED9"/>
    <w:rsid w:val="00536EDA"/>
    <w:rsid w:val="00540D18"/>
    <w:rsid w:val="005469FA"/>
    <w:rsid w:val="00550A67"/>
    <w:rsid w:val="00554066"/>
    <w:rsid w:val="00557114"/>
    <w:rsid w:val="005641E5"/>
    <w:rsid w:val="00565040"/>
    <w:rsid w:val="00574246"/>
    <w:rsid w:val="005748F7"/>
    <w:rsid w:val="00574FDA"/>
    <w:rsid w:val="00577A07"/>
    <w:rsid w:val="0058327A"/>
    <w:rsid w:val="0058475D"/>
    <w:rsid w:val="00595AC6"/>
    <w:rsid w:val="005970B2"/>
    <w:rsid w:val="00597E5B"/>
    <w:rsid w:val="005A3D6F"/>
    <w:rsid w:val="005A7279"/>
    <w:rsid w:val="005B2834"/>
    <w:rsid w:val="005C2412"/>
    <w:rsid w:val="005C4FFF"/>
    <w:rsid w:val="005D0F32"/>
    <w:rsid w:val="005D3697"/>
    <w:rsid w:val="005D7238"/>
    <w:rsid w:val="005E566F"/>
    <w:rsid w:val="005E6AAA"/>
    <w:rsid w:val="005F12D2"/>
    <w:rsid w:val="005F3539"/>
    <w:rsid w:val="005F5C3C"/>
    <w:rsid w:val="005F6B1E"/>
    <w:rsid w:val="005F7E4E"/>
    <w:rsid w:val="00600B75"/>
    <w:rsid w:val="00602A87"/>
    <w:rsid w:val="006070E2"/>
    <w:rsid w:val="00613030"/>
    <w:rsid w:val="00615663"/>
    <w:rsid w:val="00615BB2"/>
    <w:rsid w:val="006176EA"/>
    <w:rsid w:val="00623A10"/>
    <w:rsid w:val="00633A4D"/>
    <w:rsid w:val="006362FA"/>
    <w:rsid w:val="00636570"/>
    <w:rsid w:val="006415E1"/>
    <w:rsid w:val="00645FA1"/>
    <w:rsid w:val="00650E11"/>
    <w:rsid w:val="00651D4D"/>
    <w:rsid w:val="006528F5"/>
    <w:rsid w:val="00661740"/>
    <w:rsid w:val="00661841"/>
    <w:rsid w:val="00661DA7"/>
    <w:rsid w:val="00662A84"/>
    <w:rsid w:val="00662BF8"/>
    <w:rsid w:val="00662F06"/>
    <w:rsid w:val="0066446D"/>
    <w:rsid w:val="00664C62"/>
    <w:rsid w:val="00666FB9"/>
    <w:rsid w:val="0066778B"/>
    <w:rsid w:val="00667B03"/>
    <w:rsid w:val="006707C5"/>
    <w:rsid w:val="00674D65"/>
    <w:rsid w:val="0068305D"/>
    <w:rsid w:val="00684612"/>
    <w:rsid w:val="00685ABD"/>
    <w:rsid w:val="0069033D"/>
    <w:rsid w:val="006924A2"/>
    <w:rsid w:val="00693B6E"/>
    <w:rsid w:val="00693D85"/>
    <w:rsid w:val="006A2C2D"/>
    <w:rsid w:val="006A63D9"/>
    <w:rsid w:val="006A7F97"/>
    <w:rsid w:val="006B31FF"/>
    <w:rsid w:val="006B33C7"/>
    <w:rsid w:val="006B3F59"/>
    <w:rsid w:val="006C7F1B"/>
    <w:rsid w:val="006D0100"/>
    <w:rsid w:val="006D2E98"/>
    <w:rsid w:val="006D7749"/>
    <w:rsid w:val="006E0754"/>
    <w:rsid w:val="006E157A"/>
    <w:rsid w:val="006E3A67"/>
    <w:rsid w:val="006F08AF"/>
    <w:rsid w:val="006F2BF4"/>
    <w:rsid w:val="006F2D48"/>
    <w:rsid w:val="006F3AD5"/>
    <w:rsid w:val="007027F9"/>
    <w:rsid w:val="00704897"/>
    <w:rsid w:val="007058AD"/>
    <w:rsid w:val="00705963"/>
    <w:rsid w:val="007068B8"/>
    <w:rsid w:val="007155A2"/>
    <w:rsid w:val="007159CC"/>
    <w:rsid w:val="007175CF"/>
    <w:rsid w:val="007200B6"/>
    <w:rsid w:val="00731127"/>
    <w:rsid w:val="00733E56"/>
    <w:rsid w:val="007342C3"/>
    <w:rsid w:val="0074133E"/>
    <w:rsid w:val="007457BB"/>
    <w:rsid w:val="00756D38"/>
    <w:rsid w:val="007605CE"/>
    <w:rsid w:val="00761FAB"/>
    <w:rsid w:val="00764F74"/>
    <w:rsid w:val="00771553"/>
    <w:rsid w:val="0077325E"/>
    <w:rsid w:val="007737AD"/>
    <w:rsid w:val="00774D59"/>
    <w:rsid w:val="007802B4"/>
    <w:rsid w:val="00783821"/>
    <w:rsid w:val="00786191"/>
    <w:rsid w:val="00787A31"/>
    <w:rsid w:val="007924C2"/>
    <w:rsid w:val="00794FD2"/>
    <w:rsid w:val="00796AD7"/>
    <w:rsid w:val="007A1571"/>
    <w:rsid w:val="007A1CAA"/>
    <w:rsid w:val="007A2FC7"/>
    <w:rsid w:val="007A48BC"/>
    <w:rsid w:val="007A751B"/>
    <w:rsid w:val="007A75E0"/>
    <w:rsid w:val="007B1318"/>
    <w:rsid w:val="007C3C8F"/>
    <w:rsid w:val="007C48C6"/>
    <w:rsid w:val="007D05AC"/>
    <w:rsid w:val="007D6BDD"/>
    <w:rsid w:val="007D74E4"/>
    <w:rsid w:val="007F3AB5"/>
    <w:rsid w:val="007F5727"/>
    <w:rsid w:val="007F62F5"/>
    <w:rsid w:val="00807313"/>
    <w:rsid w:val="0081479B"/>
    <w:rsid w:val="00815586"/>
    <w:rsid w:val="008167B5"/>
    <w:rsid w:val="00817489"/>
    <w:rsid w:val="00822AA4"/>
    <w:rsid w:val="008267A0"/>
    <w:rsid w:val="00827460"/>
    <w:rsid w:val="00830B03"/>
    <w:rsid w:val="00844FB6"/>
    <w:rsid w:val="008454C8"/>
    <w:rsid w:val="0085462C"/>
    <w:rsid w:val="008559F5"/>
    <w:rsid w:val="008615C4"/>
    <w:rsid w:val="00862A35"/>
    <w:rsid w:val="00862B19"/>
    <w:rsid w:val="00864A63"/>
    <w:rsid w:val="00864F5F"/>
    <w:rsid w:val="00872F7A"/>
    <w:rsid w:val="00876C9F"/>
    <w:rsid w:val="00877B10"/>
    <w:rsid w:val="00883254"/>
    <w:rsid w:val="00886934"/>
    <w:rsid w:val="00887432"/>
    <w:rsid w:val="00887472"/>
    <w:rsid w:val="00892BFE"/>
    <w:rsid w:val="0089603E"/>
    <w:rsid w:val="00896619"/>
    <w:rsid w:val="00896FDC"/>
    <w:rsid w:val="008A2E0C"/>
    <w:rsid w:val="008A5A55"/>
    <w:rsid w:val="008A5FD0"/>
    <w:rsid w:val="008B26ED"/>
    <w:rsid w:val="008B37BE"/>
    <w:rsid w:val="008B7370"/>
    <w:rsid w:val="008C2ADF"/>
    <w:rsid w:val="008C6FA5"/>
    <w:rsid w:val="008C743D"/>
    <w:rsid w:val="008D109F"/>
    <w:rsid w:val="008D1230"/>
    <w:rsid w:val="008D2063"/>
    <w:rsid w:val="008E3F06"/>
    <w:rsid w:val="008E5375"/>
    <w:rsid w:val="008F2BB7"/>
    <w:rsid w:val="008F2C3C"/>
    <w:rsid w:val="00902D1A"/>
    <w:rsid w:val="00904071"/>
    <w:rsid w:val="009050C9"/>
    <w:rsid w:val="00907095"/>
    <w:rsid w:val="00910780"/>
    <w:rsid w:val="00911844"/>
    <w:rsid w:val="00912E92"/>
    <w:rsid w:val="00914848"/>
    <w:rsid w:val="00921593"/>
    <w:rsid w:val="00924885"/>
    <w:rsid w:val="00927768"/>
    <w:rsid w:val="009300CB"/>
    <w:rsid w:val="00931D25"/>
    <w:rsid w:val="00932085"/>
    <w:rsid w:val="009363CA"/>
    <w:rsid w:val="009365B4"/>
    <w:rsid w:val="00941941"/>
    <w:rsid w:val="0094673F"/>
    <w:rsid w:val="00954FD1"/>
    <w:rsid w:val="009575E1"/>
    <w:rsid w:val="00962E73"/>
    <w:rsid w:val="00966659"/>
    <w:rsid w:val="00975E3E"/>
    <w:rsid w:val="00980989"/>
    <w:rsid w:val="00982DAE"/>
    <w:rsid w:val="009934DD"/>
    <w:rsid w:val="0099395C"/>
    <w:rsid w:val="00994BCF"/>
    <w:rsid w:val="0099601A"/>
    <w:rsid w:val="009A19A2"/>
    <w:rsid w:val="009A2F31"/>
    <w:rsid w:val="009A6732"/>
    <w:rsid w:val="009A68F2"/>
    <w:rsid w:val="009B313D"/>
    <w:rsid w:val="009B3CE0"/>
    <w:rsid w:val="009B48B8"/>
    <w:rsid w:val="009C2C2B"/>
    <w:rsid w:val="009C49B4"/>
    <w:rsid w:val="009C5ADC"/>
    <w:rsid w:val="009C735B"/>
    <w:rsid w:val="009D1DC2"/>
    <w:rsid w:val="009D2355"/>
    <w:rsid w:val="009D2A08"/>
    <w:rsid w:val="009D3C3F"/>
    <w:rsid w:val="009D5101"/>
    <w:rsid w:val="009E13ED"/>
    <w:rsid w:val="009E7043"/>
    <w:rsid w:val="009E7682"/>
    <w:rsid w:val="009E7CA5"/>
    <w:rsid w:val="009F1F6D"/>
    <w:rsid w:val="009F584B"/>
    <w:rsid w:val="009F7E81"/>
    <w:rsid w:val="00A129E3"/>
    <w:rsid w:val="00A14A27"/>
    <w:rsid w:val="00A14F5F"/>
    <w:rsid w:val="00A1663C"/>
    <w:rsid w:val="00A16FA1"/>
    <w:rsid w:val="00A204F8"/>
    <w:rsid w:val="00A229E7"/>
    <w:rsid w:val="00A248F4"/>
    <w:rsid w:val="00A3659D"/>
    <w:rsid w:val="00A40821"/>
    <w:rsid w:val="00A44CD1"/>
    <w:rsid w:val="00A50161"/>
    <w:rsid w:val="00A50AB2"/>
    <w:rsid w:val="00A51793"/>
    <w:rsid w:val="00A53CA4"/>
    <w:rsid w:val="00A545E3"/>
    <w:rsid w:val="00A7173D"/>
    <w:rsid w:val="00A71DB4"/>
    <w:rsid w:val="00A7216C"/>
    <w:rsid w:val="00A751F4"/>
    <w:rsid w:val="00A75C0E"/>
    <w:rsid w:val="00A90F5B"/>
    <w:rsid w:val="00AA3333"/>
    <w:rsid w:val="00AA73E3"/>
    <w:rsid w:val="00AB4552"/>
    <w:rsid w:val="00AB7C54"/>
    <w:rsid w:val="00AC05B3"/>
    <w:rsid w:val="00AC0B24"/>
    <w:rsid w:val="00AC132D"/>
    <w:rsid w:val="00AC5C31"/>
    <w:rsid w:val="00AE533B"/>
    <w:rsid w:val="00AE66C5"/>
    <w:rsid w:val="00AE66DB"/>
    <w:rsid w:val="00AE7F45"/>
    <w:rsid w:val="00AF47F0"/>
    <w:rsid w:val="00AF7CEF"/>
    <w:rsid w:val="00B0124A"/>
    <w:rsid w:val="00B06202"/>
    <w:rsid w:val="00B06ACD"/>
    <w:rsid w:val="00B07BC5"/>
    <w:rsid w:val="00B1094F"/>
    <w:rsid w:val="00B10FE4"/>
    <w:rsid w:val="00B11670"/>
    <w:rsid w:val="00B1794A"/>
    <w:rsid w:val="00B17B11"/>
    <w:rsid w:val="00B277BA"/>
    <w:rsid w:val="00B34721"/>
    <w:rsid w:val="00B353F8"/>
    <w:rsid w:val="00B37D18"/>
    <w:rsid w:val="00B4416C"/>
    <w:rsid w:val="00B4605B"/>
    <w:rsid w:val="00B46566"/>
    <w:rsid w:val="00B47D47"/>
    <w:rsid w:val="00B51C9C"/>
    <w:rsid w:val="00B53274"/>
    <w:rsid w:val="00B54D2F"/>
    <w:rsid w:val="00B55566"/>
    <w:rsid w:val="00B555F0"/>
    <w:rsid w:val="00B57484"/>
    <w:rsid w:val="00B625DF"/>
    <w:rsid w:val="00B6399C"/>
    <w:rsid w:val="00B652A9"/>
    <w:rsid w:val="00B66FCF"/>
    <w:rsid w:val="00B70D30"/>
    <w:rsid w:val="00B72C9D"/>
    <w:rsid w:val="00B7380E"/>
    <w:rsid w:val="00B8007C"/>
    <w:rsid w:val="00B83BC7"/>
    <w:rsid w:val="00B86936"/>
    <w:rsid w:val="00B92ADE"/>
    <w:rsid w:val="00BA14B2"/>
    <w:rsid w:val="00BA2D68"/>
    <w:rsid w:val="00BA7BF9"/>
    <w:rsid w:val="00BB00B1"/>
    <w:rsid w:val="00BB3898"/>
    <w:rsid w:val="00BB4336"/>
    <w:rsid w:val="00BD1A9E"/>
    <w:rsid w:val="00BD1D8B"/>
    <w:rsid w:val="00BD29BD"/>
    <w:rsid w:val="00BD4224"/>
    <w:rsid w:val="00BD509F"/>
    <w:rsid w:val="00BD54BE"/>
    <w:rsid w:val="00BD73E5"/>
    <w:rsid w:val="00BD7C4D"/>
    <w:rsid w:val="00BE2E09"/>
    <w:rsid w:val="00BE2E70"/>
    <w:rsid w:val="00C0104A"/>
    <w:rsid w:val="00C0520A"/>
    <w:rsid w:val="00C07690"/>
    <w:rsid w:val="00C11618"/>
    <w:rsid w:val="00C15724"/>
    <w:rsid w:val="00C21C6D"/>
    <w:rsid w:val="00C2352E"/>
    <w:rsid w:val="00C24327"/>
    <w:rsid w:val="00C2456E"/>
    <w:rsid w:val="00C25F59"/>
    <w:rsid w:val="00C3443C"/>
    <w:rsid w:val="00C35F19"/>
    <w:rsid w:val="00C36EC1"/>
    <w:rsid w:val="00C449C5"/>
    <w:rsid w:val="00C5183E"/>
    <w:rsid w:val="00C539D1"/>
    <w:rsid w:val="00C544B7"/>
    <w:rsid w:val="00C57BD4"/>
    <w:rsid w:val="00C642D0"/>
    <w:rsid w:val="00C67169"/>
    <w:rsid w:val="00C717C2"/>
    <w:rsid w:val="00C74176"/>
    <w:rsid w:val="00C75E5A"/>
    <w:rsid w:val="00C761B9"/>
    <w:rsid w:val="00C77375"/>
    <w:rsid w:val="00C7797F"/>
    <w:rsid w:val="00C84D18"/>
    <w:rsid w:val="00C84E38"/>
    <w:rsid w:val="00C90B34"/>
    <w:rsid w:val="00C91497"/>
    <w:rsid w:val="00C9244F"/>
    <w:rsid w:val="00C94262"/>
    <w:rsid w:val="00CA0E49"/>
    <w:rsid w:val="00CB01DC"/>
    <w:rsid w:val="00CB0F7E"/>
    <w:rsid w:val="00CB1DAB"/>
    <w:rsid w:val="00CB2616"/>
    <w:rsid w:val="00CC6435"/>
    <w:rsid w:val="00CC72CD"/>
    <w:rsid w:val="00CE1171"/>
    <w:rsid w:val="00CE5225"/>
    <w:rsid w:val="00CE553F"/>
    <w:rsid w:val="00CE691D"/>
    <w:rsid w:val="00CF1C6E"/>
    <w:rsid w:val="00CF6C56"/>
    <w:rsid w:val="00CF7BF7"/>
    <w:rsid w:val="00D01D75"/>
    <w:rsid w:val="00D02262"/>
    <w:rsid w:val="00D03E6F"/>
    <w:rsid w:val="00D048F2"/>
    <w:rsid w:val="00D059E6"/>
    <w:rsid w:val="00D07A29"/>
    <w:rsid w:val="00D10520"/>
    <w:rsid w:val="00D121B2"/>
    <w:rsid w:val="00D1241A"/>
    <w:rsid w:val="00D15F96"/>
    <w:rsid w:val="00D2255C"/>
    <w:rsid w:val="00D23D6F"/>
    <w:rsid w:val="00D241CC"/>
    <w:rsid w:val="00D260AB"/>
    <w:rsid w:val="00D27583"/>
    <w:rsid w:val="00D278E5"/>
    <w:rsid w:val="00D27BA6"/>
    <w:rsid w:val="00D309D6"/>
    <w:rsid w:val="00D31679"/>
    <w:rsid w:val="00D3453D"/>
    <w:rsid w:val="00D35649"/>
    <w:rsid w:val="00D435BE"/>
    <w:rsid w:val="00D43C45"/>
    <w:rsid w:val="00D462B9"/>
    <w:rsid w:val="00D5597F"/>
    <w:rsid w:val="00D6539E"/>
    <w:rsid w:val="00D65516"/>
    <w:rsid w:val="00D65F60"/>
    <w:rsid w:val="00D679F7"/>
    <w:rsid w:val="00D70A41"/>
    <w:rsid w:val="00D76B7C"/>
    <w:rsid w:val="00D772BF"/>
    <w:rsid w:val="00D85D89"/>
    <w:rsid w:val="00D94ABC"/>
    <w:rsid w:val="00DA0CBC"/>
    <w:rsid w:val="00DA4DF8"/>
    <w:rsid w:val="00DB0AAC"/>
    <w:rsid w:val="00DB132E"/>
    <w:rsid w:val="00DB50DD"/>
    <w:rsid w:val="00DB69B5"/>
    <w:rsid w:val="00DC4D97"/>
    <w:rsid w:val="00DC53F6"/>
    <w:rsid w:val="00DC7E00"/>
    <w:rsid w:val="00DD2964"/>
    <w:rsid w:val="00DD2B0F"/>
    <w:rsid w:val="00DD4980"/>
    <w:rsid w:val="00DD5E63"/>
    <w:rsid w:val="00DD634E"/>
    <w:rsid w:val="00DE2AF7"/>
    <w:rsid w:val="00DE34FE"/>
    <w:rsid w:val="00DE75C1"/>
    <w:rsid w:val="00DF0E4B"/>
    <w:rsid w:val="00DF32AB"/>
    <w:rsid w:val="00DF5C73"/>
    <w:rsid w:val="00DF791C"/>
    <w:rsid w:val="00E05ED2"/>
    <w:rsid w:val="00E15C6F"/>
    <w:rsid w:val="00E16579"/>
    <w:rsid w:val="00E246CA"/>
    <w:rsid w:val="00E24A6C"/>
    <w:rsid w:val="00E26DF0"/>
    <w:rsid w:val="00E321B5"/>
    <w:rsid w:val="00E35CEB"/>
    <w:rsid w:val="00E35FC3"/>
    <w:rsid w:val="00E40B89"/>
    <w:rsid w:val="00E415CA"/>
    <w:rsid w:val="00E42A09"/>
    <w:rsid w:val="00E42C29"/>
    <w:rsid w:val="00E44FC3"/>
    <w:rsid w:val="00E51054"/>
    <w:rsid w:val="00E512A2"/>
    <w:rsid w:val="00E5140E"/>
    <w:rsid w:val="00E51959"/>
    <w:rsid w:val="00E52C0C"/>
    <w:rsid w:val="00E56F2D"/>
    <w:rsid w:val="00E575F5"/>
    <w:rsid w:val="00E62B98"/>
    <w:rsid w:val="00E711B3"/>
    <w:rsid w:val="00E71D2A"/>
    <w:rsid w:val="00E824E5"/>
    <w:rsid w:val="00E909E1"/>
    <w:rsid w:val="00EA02E4"/>
    <w:rsid w:val="00EA0BE4"/>
    <w:rsid w:val="00EA106B"/>
    <w:rsid w:val="00EB1023"/>
    <w:rsid w:val="00EB44C7"/>
    <w:rsid w:val="00EC0BDD"/>
    <w:rsid w:val="00EC1011"/>
    <w:rsid w:val="00ED17FB"/>
    <w:rsid w:val="00ED1DFA"/>
    <w:rsid w:val="00ED56F3"/>
    <w:rsid w:val="00ED7731"/>
    <w:rsid w:val="00EE5C79"/>
    <w:rsid w:val="00EE7EB8"/>
    <w:rsid w:val="00EF7298"/>
    <w:rsid w:val="00F009D4"/>
    <w:rsid w:val="00F02554"/>
    <w:rsid w:val="00F034D3"/>
    <w:rsid w:val="00F061E2"/>
    <w:rsid w:val="00F0696E"/>
    <w:rsid w:val="00F07A01"/>
    <w:rsid w:val="00F11010"/>
    <w:rsid w:val="00F16605"/>
    <w:rsid w:val="00F22E1F"/>
    <w:rsid w:val="00F2341B"/>
    <w:rsid w:val="00F244CD"/>
    <w:rsid w:val="00F27020"/>
    <w:rsid w:val="00F30C2C"/>
    <w:rsid w:val="00F3262E"/>
    <w:rsid w:val="00F34971"/>
    <w:rsid w:val="00F4218A"/>
    <w:rsid w:val="00F42CCB"/>
    <w:rsid w:val="00F42D52"/>
    <w:rsid w:val="00F43C4F"/>
    <w:rsid w:val="00F52CF9"/>
    <w:rsid w:val="00F57251"/>
    <w:rsid w:val="00F61E86"/>
    <w:rsid w:val="00F661A2"/>
    <w:rsid w:val="00F66DAD"/>
    <w:rsid w:val="00F72794"/>
    <w:rsid w:val="00F72A07"/>
    <w:rsid w:val="00F75372"/>
    <w:rsid w:val="00F77D27"/>
    <w:rsid w:val="00F84BB3"/>
    <w:rsid w:val="00F94331"/>
    <w:rsid w:val="00F95D68"/>
    <w:rsid w:val="00F96222"/>
    <w:rsid w:val="00FA0A70"/>
    <w:rsid w:val="00FA1055"/>
    <w:rsid w:val="00FA3584"/>
    <w:rsid w:val="00FA5E8D"/>
    <w:rsid w:val="00FA72AE"/>
    <w:rsid w:val="00FA758E"/>
    <w:rsid w:val="00FB1793"/>
    <w:rsid w:val="00FB1981"/>
    <w:rsid w:val="00FB1E3B"/>
    <w:rsid w:val="00FB5147"/>
    <w:rsid w:val="00FC59BD"/>
    <w:rsid w:val="00FC6907"/>
    <w:rsid w:val="00FD6F2B"/>
    <w:rsid w:val="00FD7006"/>
    <w:rsid w:val="00FD777F"/>
    <w:rsid w:val="00FE1DCC"/>
    <w:rsid w:val="00FF2D50"/>
    <w:rsid w:val="00FF7703"/>
    <w:rsid w:val="012C5436"/>
    <w:rsid w:val="0210ECFA"/>
    <w:rsid w:val="044F42A8"/>
    <w:rsid w:val="06BC031B"/>
    <w:rsid w:val="07A4EBB0"/>
    <w:rsid w:val="095962C1"/>
    <w:rsid w:val="0C960D6E"/>
    <w:rsid w:val="0CD90DAF"/>
    <w:rsid w:val="0D1BC419"/>
    <w:rsid w:val="0D8E8EA9"/>
    <w:rsid w:val="1227C793"/>
    <w:rsid w:val="13180EEC"/>
    <w:rsid w:val="13E96560"/>
    <w:rsid w:val="145F17FC"/>
    <w:rsid w:val="160825B5"/>
    <w:rsid w:val="1635E8C6"/>
    <w:rsid w:val="19E0EE38"/>
    <w:rsid w:val="1D39A42B"/>
    <w:rsid w:val="21B08CDE"/>
    <w:rsid w:val="228CD9D4"/>
    <w:rsid w:val="26C8D549"/>
    <w:rsid w:val="27F72554"/>
    <w:rsid w:val="28BF7E1C"/>
    <w:rsid w:val="2C84F6D7"/>
    <w:rsid w:val="2D77A703"/>
    <w:rsid w:val="2DC99353"/>
    <w:rsid w:val="2E542FF1"/>
    <w:rsid w:val="3306526B"/>
    <w:rsid w:val="35F86127"/>
    <w:rsid w:val="36933547"/>
    <w:rsid w:val="3D972D20"/>
    <w:rsid w:val="3E88EA24"/>
    <w:rsid w:val="3FD31A05"/>
    <w:rsid w:val="3FD72A0E"/>
    <w:rsid w:val="430B9E06"/>
    <w:rsid w:val="43A4D6F7"/>
    <w:rsid w:val="4771CC7A"/>
    <w:rsid w:val="4CB38150"/>
    <w:rsid w:val="4F7A3F54"/>
    <w:rsid w:val="50511659"/>
    <w:rsid w:val="50C8ABA7"/>
    <w:rsid w:val="5277E12D"/>
    <w:rsid w:val="52A9787E"/>
    <w:rsid w:val="53315F97"/>
    <w:rsid w:val="5384D9C4"/>
    <w:rsid w:val="557EEC14"/>
    <w:rsid w:val="576B5FBD"/>
    <w:rsid w:val="59C013FC"/>
    <w:rsid w:val="59D1AE84"/>
    <w:rsid w:val="5A19A95A"/>
    <w:rsid w:val="5C21C79A"/>
    <w:rsid w:val="5CD5C131"/>
    <w:rsid w:val="5D3B159A"/>
    <w:rsid w:val="5E858016"/>
    <w:rsid w:val="5F838D4A"/>
    <w:rsid w:val="5FFF6A39"/>
    <w:rsid w:val="602EFD02"/>
    <w:rsid w:val="62EF85C3"/>
    <w:rsid w:val="6356B456"/>
    <w:rsid w:val="640E2369"/>
    <w:rsid w:val="66EE90AA"/>
    <w:rsid w:val="67CA6C90"/>
    <w:rsid w:val="6A539D33"/>
    <w:rsid w:val="6B490F9D"/>
    <w:rsid w:val="6BD7EAE0"/>
    <w:rsid w:val="6E4B1B48"/>
    <w:rsid w:val="6E5E8775"/>
    <w:rsid w:val="6E6F5DD7"/>
    <w:rsid w:val="706A4658"/>
    <w:rsid w:val="7393E0CC"/>
    <w:rsid w:val="75078D14"/>
    <w:rsid w:val="771F2704"/>
    <w:rsid w:val="7739689C"/>
    <w:rsid w:val="78F5FC47"/>
    <w:rsid w:val="79E4B808"/>
    <w:rsid w:val="7B93C6CC"/>
    <w:rsid w:val="7C065BE6"/>
    <w:rsid w:val="7C1F680E"/>
    <w:rsid w:val="7D32D295"/>
    <w:rsid w:val="7FAB74A4"/>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1E0BE"/>
  <w15:chartTrackingRefBased/>
  <w15:docId w15:val="{056ED0B5-0AC1-4A0B-A027-F67417B4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D8B"/>
  </w:style>
  <w:style w:type="paragraph" w:styleId="Heading3">
    <w:name w:val="heading 3"/>
    <w:basedOn w:val="Normal"/>
    <w:link w:val="Heading3Char"/>
    <w:uiPriority w:val="9"/>
    <w:qFormat/>
    <w:rsid w:val="00F02554"/>
    <w:pPr>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ection"/>
    <w:basedOn w:val="Normal"/>
    <w:uiPriority w:val="34"/>
    <w:qFormat/>
    <w:rsid w:val="00536ED9"/>
    <w:pPr>
      <w:ind w:left="720"/>
      <w:contextualSpacing/>
    </w:pPr>
  </w:style>
  <w:style w:type="paragraph" w:styleId="Header">
    <w:name w:val="header"/>
    <w:basedOn w:val="Normal"/>
    <w:link w:val="HeaderChar"/>
    <w:uiPriority w:val="99"/>
    <w:unhideWhenUsed/>
    <w:rsid w:val="00E711B3"/>
    <w:pPr>
      <w:tabs>
        <w:tab w:val="center" w:pos="4536"/>
        <w:tab w:val="right" w:pos="9072"/>
      </w:tabs>
    </w:pPr>
  </w:style>
  <w:style w:type="character" w:customStyle="1" w:styleId="HeaderChar">
    <w:name w:val="Header Char"/>
    <w:basedOn w:val="DefaultParagraphFont"/>
    <w:link w:val="Header"/>
    <w:uiPriority w:val="99"/>
    <w:rsid w:val="00E711B3"/>
  </w:style>
  <w:style w:type="paragraph" w:styleId="Footer">
    <w:name w:val="footer"/>
    <w:basedOn w:val="Normal"/>
    <w:link w:val="FooterChar"/>
    <w:uiPriority w:val="99"/>
    <w:unhideWhenUsed/>
    <w:rsid w:val="00E711B3"/>
    <w:pPr>
      <w:tabs>
        <w:tab w:val="center" w:pos="4536"/>
        <w:tab w:val="right" w:pos="9072"/>
      </w:tabs>
    </w:pPr>
  </w:style>
  <w:style w:type="character" w:customStyle="1" w:styleId="FooterChar">
    <w:name w:val="Footer Char"/>
    <w:basedOn w:val="DefaultParagraphFont"/>
    <w:link w:val="Footer"/>
    <w:uiPriority w:val="99"/>
    <w:rsid w:val="00E711B3"/>
  </w:style>
  <w:style w:type="character" w:styleId="PageNumber">
    <w:name w:val="page number"/>
    <w:basedOn w:val="DefaultParagraphFont"/>
    <w:uiPriority w:val="99"/>
    <w:semiHidden/>
    <w:unhideWhenUsed/>
    <w:rsid w:val="00565040"/>
  </w:style>
  <w:style w:type="paragraph" w:styleId="BalloonText">
    <w:name w:val="Balloon Text"/>
    <w:basedOn w:val="Normal"/>
    <w:link w:val="BalloonTextChar"/>
    <w:uiPriority w:val="99"/>
    <w:semiHidden/>
    <w:unhideWhenUsed/>
    <w:rsid w:val="0033584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848"/>
    <w:rPr>
      <w:rFonts w:ascii="Segoe UI" w:hAnsi="Segoe UI" w:cs="Segoe UI"/>
      <w:sz w:val="18"/>
      <w:szCs w:val="18"/>
    </w:rPr>
  </w:style>
  <w:style w:type="paragraph" w:customStyle="1" w:styleId="LLNormal">
    <w:name w:val="LL_Normal"/>
    <w:basedOn w:val="Normal"/>
    <w:qFormat/>
    <w:rsid w:val="00A229E7"/>
    <w:pPr>
      <w:suppressAutoHyphens/>
      <w:spacing w:after="200" w:line="280" w:lineRule="atLeast"/>
      <w:jc w:val="both"/>
    </w:pPr>
    <w:rPr>
      <w:rFonts w:ascii="Arial" w:eastAsia="Calibri" w:hAnsi="Arial" w:cs="Times New Roman"/>
      <w:sz w:val="20"/>
      <w:szCs w:val="22"/>
      <w:lang w:val="nl-NL"/>
    </w:rPr>
  </w:style>
  <w:style w:type="paragraph" w:customStyle="1" w:styleId="LLHeading1">
    <w:name w:val="LLHeading 1"/>
    <w:basedOn w:val="LLNormal"/>
    <w:qFormat/>
    <w:rsid w:val="00A229E7"/>
    <w:pPr>
      <w:keepNext/>
      <w:numPr>
        <w:numId w:val="8"/>
      </w:numPr>
      <w:outlineLvl w:val="0"/>
    </w:pPr>
    <w:rPr>
      <w:b/>
    </w:rPr>
  </w:style>
  <w:style w:type="paragraph" w:customStyle="1" w:styleId="LLHeading2">
    <w:name w:val="LLHeading 2"/>
    <w:basedOn w:val="LLNormal"/>
    <w:qFormat/>
    <w:rsid w:val="00A229E7"/>
    <w:pPr>
      <w:numPr>
        <w:ilvl w:val="1"/>
        <w:numId w:val="8"/>
      </w:numPr>
      <w:ind w:left="850" w:hanging="850"/>
      <w:outlineLvl w:val="1"/>
    </w:pPr>
  </w:style>
  <w:style w:type="paragraph" w:customStyle="1" w:styleId="LLHeading3">
    <w:name w:val="LLHeading 3"/>
    <w:basedOn w:val="LLNormal"/>
    <w:qFormat/>
    <w:rsid w:val="00A229E7"/>
    <w:pPr>
      <w:numPr>
        <w:ilvl w:val="2"/>
        <w:numId w:val="8"/>
      </w:numPr>
      <w:ind w:left="850" w:hanging="850"/>
      <w:outlineLvl w:val="2"/>
    </w:pPr>
  </w:style>
  <w:style w:type="paragraph" w:customStyle="1" w:styleId="LLHeading4">
    <w:name w:val="LLHeading 4"/>
    <w:basedOn w:val="LLNormal"/>
    <w:qFormat/>
    <w:rsid w:val="00A229E7"/>
    <w:pPr>
      <w:numPr>
        <w:ilvl w:val="3"/>
        <w:numId w:val="8"/>
      </w:numPr>
      <w:ind w:left="850" w:hanging="850"/>
      <w:outlineLvl w:val="3"/>
    </w:pPr>
  </w:style>
  <w:style w:type="paragraph" w:customStyle="1" w:styleId="LLHeading5">
    <w:name w:val="LLHeading 5"/>
    <w:basedOn w:val="LLNormal"/>
    <w:qFormat/>
    <w:rsid w:val="00A229E7"/>
    <w:pPr>
      <w:numPr>
        <w:ilvl w:val="4"/>
        <w:numId w:val="8"/>
      </w:numPr>
      <w:ind w:left="850" w:hanging="850"/>
      <w:outlineLvl w:val="4"/>
    </w:pPr>
  </w:style>
  <w:style w:type="paragraph" w:customStyle="1" w:styleId="CitcoNormalbeforeImagesandBullets">
    <w:name w:val="Citco Normal before Images and Bullets"/>
    <w:next w:val="Normal"/>
    <w:qFormat/>
    <w:rsid w:val="00A229E7"/>
    <w:pPr>
      <w:spacing w:after="120"/>
      <w:jc w:val="both"/>
    </w:pPr>
    <w:rPr>
      <w:rFonts w:ascii="Segoe UI" w:hAnsi="Segoe UI" w:cs="Segoe UI"/>
      <w:color w:val="000000"/>
      <w:sz w:val="20"/>
      <w:szCs w:val="22"/>
      <w:lang w:val="en-US"/>
    </w:rPr>
  </w:style>
  <w:style w:type="paragraph" w:customStyle="1" w:styleId="LLAgr2Heading1">
    <w:name w:val="LL_Agr2Heading 1"/>
    <w:basedOn w:val="LLNormal"/>
    <w:qFormat/>
    <w:rsid w:val="00A229E7"/>
    <w:pPr>
      <w:keepNext/>
      <w:numPr>
        <w:numId w:val="9"/>
      </w:numPr>
      <w:outlineLvl w:val="0"/>
    </w:pPr>
    <w:rPr>
      <w:b/>
      <w:caps/>
      <w:lang w:val="en-GB"/>
    </w:rPr>
  </w:style>
  <w:style w:type="paragraph" w:customStyle="1" w:styleId="LLAgr2Heading2">
    <w:name w:val="LL_Agr2Heading 2"/>
    <w:basedOn w:val="LLNormal"/>
    <w:qFormat/>
    <w:rsid w:val="00A229E7"/>
    <w:pPr>
      <w:numPr>
        <w:ilvl w:val="1"/>
        <w:numId w:val="9"/>
      </w:numPr>
      <w:outlineLvl w:val="1"/>
    </w:pPr>
    <w:rPr>
      <w:lang w:val="en-GB"/>
    </w:rPr>
  </w:style>
  <w:style w:type="paragraph" w:customStyle="1" w:styleId="LLAgr2Heading3">
    <w:name w:val="LL_Agr2Heading 3"/>
    <w:basedOn w:val="LLNormal"/>
    <w:qFormat/>
    <w:rsid w:val="00A229E7"/>
    <w:pPr>
      <w:numPr>
        <w:ilvl w:val="2"/>
        <w:numId w:val="9"/>
      </w:numPr>
      <w:outlineLvl w:val="2"/>
    </w:pPr>
    <w:rPr>
      <w:lang w:val="en-GB"/>
    </w:rPr>
  </w:style>
  <w:style w:type="paragraph" w:customStyle="1" w:styleId="LLAgr2Heading4">
    <w:name w:val="LL_Agr2Heading 4"/>
    <w:basedOn w:val="LLNormal"/>
    <w:qFormat/>
    <w:rsid w:val="00A229E7"/>
    <w:pPr>
      <w:numPr>
        <w:ilvl w:val="3"/>
        <w:numId w:val="9"/>
      </w:numPr>
      <w:outlineLvl w:val="3"/>
    </w:pPr>
    <w:rPr>
      <w:lang w:val="en-GB"/>
    </w:rPr>
  </w:style>
  <w:style w:type="paragraph" w:customStyle="1" w:styleId="LLAgr2Heading5">
    <w:name w:val="LL_Agr2Heading 5"/>
    <w:basedOn w:val="LLNormal"/>
    <w:qFormat/>
    <w:rsid w:val="00A229E7"/>
    <w:pPr>
      <w:numPr>
        <w:ilvl w:val="4"/>
        <w:numId w:val="9"/>
      </w:numPr>
      <w:outlineLvl w:val="4"/>
    </w:pPr>
    <w:rPr>
      <w:lang w:val="en-GB"/>
    </w:rPr>
  </w:style>
  <w:style w:type="paragraph" w:customStyle="1" w:styleId="LLSchedule">
    <w:name w:val="LL_Schedule"/>
    <w:basedOn w:val="LLNormal"/>
    <w:next w:val="LLTitleSchedule"/>
    <w:qFormat/>
    <w:rsid w:val="00A229E7"/>
    <w:pPr>
      <w:keepNext/>
      <w:numPr>
        <w:numId w:val="10"/>
      </w:numPr>
      <w:jc w:val="center"/>
    </w:pPr>
    <w:rPr>
      <w:b/>
      <w:lang w:val="en-GB"/>
    </w:rPr>
  </w:style>
  <w:style w:type="paragraph" w:customStyle="1" w:styleId="LLTitleSchedule">
    <w:name w:val="LL_TitleSchedule"/>
    <w:basedOn w:val="LLNormal"/>
    <w:next w:val="LLNormal"/>
    <w:qFormat/>
    <w:rsid w:val="00A229E7"/>
    <w:pPr>
      <w:keepNext/>
      <w:jc w:val="center"/>
    </w:pPr>
    <w:rPr>
      <w:b/>
      <w:caps/>
      <w:lang w:val="en-GB"/>
    </w:rPr>
  </w:style>
  <w:style w:type="paragraph" w:customStyle="1" w:styleId="LLWhereas">
    <w:name w:val="LL_Whereas"/>
    <w:basedOn w:val="LLNormal"/>
    <w:qFormat/>
    <w:rsid w:val="00A229E7"/>
    <w:pPr>
      <w:numPr>
        <w:numId w:val="11"/>
      </w:numPr>
    </w:pPr>
    <w:rPr>
      <w:lang w:val="en-GB"/>
    </w:rPr>
  </w:style>
  <w:style w:type="paragraph" w:customStyle="1" w:styleId="Level1">
    <w:name w:val="Level 1"/>
    <w:basedOn w:val="Normal"/>
    <w:link w:val="Level1Char"/>
    <w:rsid w:val="00A229E7"/>
    <w:pPr>
      <w:numPr>
        <w:numId w:val="15"/>
      </w:numPr>
    </w:pPr>
    <w:rPr>
      <w:rFonts w:ascii="Times New Roman" w:eastAsia="Times New Roman" w:hAnsi="Times New Roman" w:cs="Times New Roman"/>
      <w:sz w:val="20"/>
      <w:szCs w:val="20"/>
      <w:lang w:val="en-GB"/>
    </w:rPr>
  </w:style>
  <w:style w:type="paragraph" w:customStyle="1" w:styleId="Level2">
    <w:name w:val="Level 2"/>
    <w:basedOn w:val="Normal"/>
    <w:rsid w:val="00A229E7"/>
    <w:pPr>
      <w:numPr>
        <w:ilvl w:val="1"/>
        <w:numId w:val="15"/>
      </w:numPr>
    </w:pPr>
    <w:rPr>
      <w:rFonts w:ascii="Times New Roman" w:eastAsia="Times New Roman" w:hAnsi="Times New Roman" w:cs="Times New Roman"/>
      <w:sz w:val="20"/>
      <w:szCs w:val="20"/>
      <w:lang w:val="en-GB"/>
    </w:rPr>
  </w:style>
  <w:style w:type="paragraph" w:customStyle="1" w:styleId="Level3">
    <w:name w:val="Level 3"/>
    <w:basedOn w:val="Normal"/>
    <w:rsid w:val="00A229E7"/>
    <w:pPr>
      <w:numPr>
        <w:ilvl w:val="2"/>
        <w:numId w:val="15"/>
      </w:numPr>
    </w:pPr>
    <w:rPr>
      <w:rFonts w:ascii="Times New Roman" w:eastAsia="Times New Roman" w:hAnsi="Times New Roman" w:cs="Times New Roman"/>
      <w:sz w:val="20"/>
      <w:szCs w:val="20"/>
      <w:lang w:val="en-GB"/>
    </w:rPr>
  </w:style>
  <w:style w:type="paragraph" w:customStyle="1" w:styleId="Level4">
    <w:name w:val="Level 4"/>
    <w:basedOn w:val="Normal"/>
    <w:rsid w:val="00A229E7"/>
    <w:pPr>
      <w:numPr>
        <w:ilvl w:val="3"/>
        <w:numId w:val="15"/>
      </w:numPr>
    </w:pPr>
    <w:rPr>
      <w:rFonts w:ascii="Times New Roman" w:eastAsia="Times New Roman" w:hAnsi="Times New Roman" w:cs="Times New Roman"/>
      <w:sz w:val="20"/>
      <w:szCs w:val="20"/>
      <w:lang w:val="en-GB"/>
    </w:rPr>
  </w:style>
  <w:style w:type="paragraph" w:customStyle="1" w:styleId="Level5">
    <w:name w:val="Level 5"/>
    <w:basedOn w:val="Normal"/>
    <w:rsid w:val="00A229E7"/>
    <w:pPr>
      <w:numPr>
        <w:ilvl w:val="4"/>
        <w:numId w:val="15"/>
      </w:numPr>
    </w:pPr>
    <w:rPr>
      <w:rFonts w:ascii="Times New Roman" w:eastAsia="Times New Roman" w:hAnsi="Times New Roman" w:cs="Times New Roman"/>
      <w:sz w:val="20"/>
      <w:szCs w:val="20"/>
      <w:lang w:val="en-GB"/>
    </w:rPr>
  </w:style>
  <w:style w:type="character" w:customStyle="1" w:styleId="Heading1Text">
    <w:name w:val="Heading 1 Text"/>
    <w:rsid w:val="00A229E7"/>
    <w:rPr>
      <w:b/>
      <w:smallCaps/>
    </w:rPr>
  </w:style>
  <w:style w:type="character" w:customStyle="1" w:styleId="Level1Char">
    <w:name w:val="Level 1 Char"/>
    <w:link w:val="Level1"/>
    <w:locked/>
    <w:rsid w:val="00A229E7"/>
    <w:rPr>
      <w:rFonts w:ascii="Times New Roman" w:eastAsia="Times New Roman" w:hAnsi="Times New Roman" w:cs="Times New Roman"/>
      <w:sz w:val="20"/>
      <w:szCs w:val="20"/>
      <w:lang w:val="en-GB"/>
    </w:rPr>
  </w:style>
  <w:style w:type="paragraph" w:styleId="BodyTextIndent">
    <w:name w:val="Body Text Indent"/>
    <w:basedOn w:val="Normal"/>
    <w:link w:val="BodyTextIndentChar"/>
    <w:rsid w:val="00C539D1"/>
    <w:pPr>
      <w:ind w:left="-720"/>
      <w:jc w:val="both"/>
    </w:pPr>
    <w:rPr>
      <w:rFonts w:ascii="Palatino" w:eastAsia="Times New Roman" w:hAnsi="Palatino" w:cs="Times New Roman"/>
      <w:sz w:val="20"/>
      <w:szCs w:val="20"/>
      <w:lang w:val="en-US"/>
    </w:rPr>
  </w:style>
  <w:style w:type="character" w:customStyle="1" w:styleId="BodyTextIndentChar">
    <w:name w:val="Body Text Indent Char"/>
    <w:basedOn w:val="DefaultParagraphFont"/>
    <w:link w:val="BodyTextIndent"/>
    <w:rsid w:val="00C539D1"/>
    <w:rPr>
      <w:rFonts w:ascii="Palatino" w:eastAsia="Times New Roman" w:hAnsi="Palatino" w:cs="Times New Roman"/>
      <w:sz w:val="20"/>
      <w:szCs w:val="20"/>
      <w:lang w:val="en-US"/>
    </w:rPr>
  </w:style>
  <w:style w:type="paragraph" w:styleId="Revision">
    <w:name w:val="Revision"/>
    <w:hidden/>
    <w:uiPriority w:val="99"/>
    <w:semiHidden/>
    <w:rsid w:val="003E6190"/>
  </w:style>
  <w:style w:type="character" w:styleId="CommentReference">
    <w:name w:val="annotation reference"/>
    <w:basedOn w:val="DefaultParagraphFont"/>
    <w:uiPriority w:val="99"/>
    <w:semiHidden/>
    <w:unhideWhenUsed/>
    <w:rsid w:val="00B51C9C"/>
    <w:rPr>
      <w:sz w:val="16"/>
      <w:szCs w:val="16"/>
    </w:rPr>
  </w:style>
  <w:style w:type="paragraph" w:styleId="CommentText">
    <w:name w:val="annotation text"/>
    <w:basedOn w:val="Normal"/>
    <w:link w:val="CommentTextChar"/>
    <w:uiPriority w:val="99"/>
    <w:unhideWhenUsed/>
    <w:rsid w:val="00B51C9C"/>
    <w:rPr>
      <w:sz w:val="20"/>
      <w:szCs w:val="20"/>
    </w:rPr>
  </w:style>
  <w:style w:type="character" w:customStyle="1" w:styleId="CommentTextChar">
    <w:name w:val="Comment Text Char"/>
    <w:basedOn w:val="DefaultParagraphFont"/>
    <w:link w:val="CommentText"/>
    <w:uiPriority w:val="99"/>
    <w:rsid w:val="00B51C9C"/>
    <w:rPr>
      <w:sz w:val="20"/>
      <w:szCs w:val="20"/>
    </w:rPr>
  </w:style>
  <w:style w:type="paragraph" w:styleId="CommentSubject">
    <w:name w:val="annotation subject"/>
    <w:basedOn w:val="CommentText"/>
    <w:next w:val="CommentText"/>
    <w:link w:val="CommentSubjectChar"/>
    <w:uiPriority w:val="99"/>
    <w:semiHidden/>
    <w:unhideWhenUsed/>
    <w:rsid w:val="00B51C9C"/>
    <w:rPr>
      <w:b/>
      <w:bCs/>
    </w:rPr>
  </w:style>
  <w:style w:type="character" w:customStyle="1" w:styleId="CommentSubjectChar">
    <w:name w:val="Comment Subject Char"/>
    <w:basedOn w:val="CommentTextChar"/>
    <w:link w:val="CommentSubject"/>
    <w:uiPriority w:val="99"/>
    <w:semiHidden/>
    <w:rsid w:val="00B51C9C"/>
    <w:rPr>
      <w:b/>
      <w:bCs/>
      <w:sz w:val="20"/>
      <w:szCs w:val="20"/>
    </w:rPr>
  </w:style>
  <w:style w:type="character" w:customStyle="1" w:styleId="ui-provider">
    <w:name w:val="ui-provider"/>
    <w:basedOn w:val="DefaultParagraphFont"/>
    <w:rsid w:val="001F460E"/>
  </w:style>
  <w:style w:type="character" w:styleId="Strong">
    <w:name w:val="Strong"/>
    <w:basedOn w:val="DefaultParagraphFont"/>
    <w:uiPriority w:val="22"/>
    <w:qFormat/>
    <w:rsid w:val="003F2591"/>
    <w:rPr>
      <w:b/>
      <w:bCs/>
    </w:rPr>
  </w:style>
  <w:style w:type="paragraph" w:styleId="NormalWeb">
    <w:name w:val="Normal (Web)"/>
    <w:basedOn w:val="Normal"/>
    <w:uiPriority w:val="99"/>
    <w:semiHidden/>
    <w:unhideWhenUsed/>
    <w:rsid w:val="00396A9A"/>
    <w:pPr>
      <w:spacing w:before="100" w:beforeAutospacing="1" w:after="100" w:afterAutospacing="1"/>
    </w:pPr>
    <w:rPr>
      <w:rFonts w:ascii="Times New Roman" w:eastAsia="Times New Roman" w:hAnsi="Times New Roman" w:cs="Times New Roman"/>
      <w:lang w:val="en-IN" w:eastAsia="en-IN"/>
    </w:rPr>
  </w:style>
  <w:style w:type="character" w:customStyle="1" w:styleId="Heading3Char">
    <w:name w:val="Heading 3 Char"/>
    <w:basedOn w:val="DefaultParagraphFont"/>
    <w:link w:val="Heading3"/>
    <w:uiPriority w:val="9"/>
    <w:rsid w:val="00F02554"/>
    <w:rPr>
      <w:rFonts w:ascii="Times New Roman" w:eastAsia="Times New Roman" w:hAnsi="Times New Roman" w:cs="Times New Roman"/>
      <w:b/>
      <w:bCs/>
      <w:sz w:val="27"/>
      <w:szCs w:val="27"/>
      <w:lang w:val="en-IN" w:eastAsia="en-IN"/>
    </w:rPr>
  </w:style>
  <w:style w:type="paragraph" w:customStyle="1" w:styleId="LLDash1">
    <w:name w:val="LL_Dash 1"/>
    <w:basedOn w:val="LLNormal"/>
    <w:qFormat/>
    <w:rsid w:val="00595AC6"/>
    <w:pPr>
      <w:numPr>
        <w:numId w:val="25"/>
      </w:numPr>
      <w:spacing w:after="0"/>
    </w:pPr>
  </w:style>
  <w:style w:type="paragraph" w:customStyle="1" w:styleId="LLDash2">
    <w:name w:val="LL_Dash 2"/>
    <w:basedOn w:val="LLNormal"/>
    <w:qFormat/>
    <w:rsid w:val="00595AC6"/>
    <w:pPr>
      <w:numPr>
        <w:ilvl w:val="1"/>
        <w:numId w:val="25"/>
      </w:numPr>
      <w:spacing w:after="0"/>
    </w:pPr>
  </w:style>
  <w:style w:type="paragraph" w:customStyle="1" w:styleId="LLDash3">
    <w:name w:val="LL_Dash 3"/>
    <w:basedOn w:val="LLNormal"/>
    <w:qFormat/>
    <w:rsid w:val="00595AC6"/>
    <w:pPr>
      <w:numPr>
        <w:ilvl w:val="2"/>
        <w:numId w:val="25"/>
      </w:numPr>
      <w:spacing w:after="0"/>
    </w:pPr>
  </w:style>
  <w:style w:type="paragraph" w:customStyle="1" w:styleId="LLDash4">
    <w:name w:val="LL_Dash 4"/>
    <w:basedOn w:val="LLNormal"/>
    <w:qFormat/>
    <w:rsid w:val="00595AC6"/>
    <w:pPr>
      <w:numPr>
        <w:ilvl w:val="3"/>
        <w:numId w:val="25"/>
      </w:numPr>
      <w:spacing w:after="0"/>
    </w:pPr>
  </w:style>
  <w:style w:type="paragraph" w:customStyle="1" w:styleId="LLDash5">
    <w:name w:val="LL_Dash 5"/>
    <w:basedOn w:val="LLNormal"/>
    <w:qFormat/>
    <w:rsid w:val="00595AC6"/>
    <w:pPr>
      <w:numPr>
        <w:ilvl w:val="4"/>
        <w:numId w:val="25"/>
      </w:numPr>
      <w:spacing w:after="0"/>
    </w:pPr>
  </w:style>
  <w:style w:type="table" w:styleId="TableGrid">
    <w:name w:val="Table Grid"/>
    <w:basedOn w:val="TableNormal"/>
    <w:uiPriority w:val="99"/>
    <w:rsid w:val="006E3A67"/>
    <w:rPr>
      <w:rFonts w:ascii="Calibri" w:eastAsia="Times New Roman" w:hAnsi="Calibri" w:cs="Calibri"/>
      <w:sz w:val="20"/>
      <w:szCs w:val="20"/>
      <w:lang w:val="hu-HU"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5439">
      <w:bodyDiv w:val="1"/>
      <w:marLeft w:val="0"/>
      <w:marRight w:val="0"/>
      <w:marTop w:val="0"/>
      <w:marBottom w:val="0"/>
      <w:divBdr>
        <w:top w:val="none" w:sz="0" w:space="0" w:color="auto"/>
        <w:left w:val="none" w:sz="0" w:space="0" w:color="auto"/>
        <w:bottom w:val="none" w:sz="0" w:space="0" w:color="auto"/>
        <w:right w:val="none" w:sz="0" w:space="0" w:color="auto"/>
      </w:divBdr>
    </w:div>
    <w:div w:id="581720574">
      <w:bodyDiv w:val="1"/>
      <w:marLeft w:val="0"/>
      <w:marRight w:val="0"/>
      <w:marTop w:val="0"/>
      <w:marBottom w:val="0"/>
      <w:divBdr>
        <w:top w:val="none" w:sz="0" w:space="0" w:color="auto"/>
        <w:left w:val="none" w:sz="0" w:space="0" w:color="auto"/>
        <w:bottom w:val="none" w:sz="0" w:space="0" w:color="auto"/>
        <w:right w:val="none" w:sz="0" w:space="0" w:color="auto"/>
      </w:divBdr>
    </w:div>
    <w:div w:id="778523077">
      <w:bodyDiv w:val="1"/>
      <w:marLeft w:val="0"/>
      <w:marRight w:val="0"/>
      <w:marTop w:val="0"/>
      <w:marBottom w:val="0"/>
      <w:divBdr>
        <w:top w:val="none" w:sz="0" w:space="0" w:color="auto"/>
        <w:left w:val="none" w:sz="0" w:space="0" w:color="auto"/>
        <w:bottom w:val="none" w:sz="0" w:space="0" w:color="auto"/>
        <w:right w:val="none" w:sz="0" w:space="0" w:color="auto"/>
      </w:divBdr>
    </w:div>
    <w:div w:id="801533400">
      <w:bodyDiv w:val="1"/>
      <w:marLeft w:val="0"/>
      <w:marRight w:val="0"/>
      <w:marTop w:val="0"/>
      <w:marBottom w:val="0"/>
      <w:divBdr>
        <w:top w:val="none" w:sz="0" w:space="0" w:color="auto"/>
        <w:left w:val="none" w:sz="0" w:space="0" w:color="auto"/>
        <w:bottom w:val="none" w:sz="0" w:space="0" w:color="auto"/>
        <w:right w:val="none" w:sz="0" w:space="0" w:color="auto"/>
      </w:divBdr>
    </w:div>
    <w:div w:id="878592832">
      <w:bodyDiv w:val="1"/>
      <w:marLeft w:val="0"/>
      <w:marRight w:val="0"/>
      <w:marTop w:val="0"/>
      <w:marBottom w:val="0"/>
      <w:divBdr>
        <w:top w:val="none" w:sz="0" w:space="0" w:color="auto"/>
        <w:left w:val="none" w:sz="0" w:space="0" w:color="auto"/>
        <w:bottom w:val="none" w:sz="0" w:space="0" w:color="auto"/>
        <w:right w:val="none" w:sz="0" w:space="0" w:color="auto"/>
      </w:divBdr>
    </w:div>
    <w:div w:id="1581282458">
      <w:bodyDiv w:val="1"/>
      <w:marLeft w:val="0"/>
      <w:marRight w:val="0"/>
      <w:marTop w:val="0"/>
      <w:marBottom w:val="0"/>
      <w:divBdr>
        <w:top w:val="none" w:sz="0" w:space="0" w:color="auto"/>
        <w:left w:val="none" w:sz="0" w:space="0" w:color="auto"/>
        <w:bottom w:val="none" w:sz="0" w:space="0" w:color="auto"/>
        <w:right w:val="none" w:sz="0" w:space="0" w:color="auto"/>
      </w:divBdr>
    </w:div>
    <w:div w:id="176503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AE493F-A986-4D43-B643-8FA2287CB094}">
  <we:reference id="WA200007740" version="1.0.3.0" store="Omex" storeType="OMEX"/>
  <we:alternateReferences>
    <we:reference id="WA200007740" version="1.0.3.0" store="WA20000774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3372DFBD678A41B0B1F59D5DEC814A" ma:contentTypeVersion="13" ma:contentTypeDescription="Create a new document." ma:contentTypeScope="" ma:versionID="d6be2b77fc467819d1baf37e98f9148d">
  <xsd:schema xmlns:xsd="http://www.w3.org/2001/XMLSchema" xmlns:xs="http://www.w3.org/2001/XMLSchema" xmlns:p="http://schemas.microsoft.com/office/2006/metadata/properties" xmlns:ns2="4de678f0-55a3-4057-8d69-60d6396d8fef" xmlns:ns3="0c79e482-8e11-4955-91bf-1265dfe3e905" targetNamespace="http://schemas.microsoft.com/office/2006/metadata/properties" ma:root="true" ma:fieldsID="e17d759af2906429d7c4882da056e698" ns2:_="" ns3:_="">
    <xsd:import namespace="4de678f0-55a3-4057-8d69-60d6396d8fef"/>
    <xsd:import namespace="0c79e482-8e11-4955-91bf-1265dfe3e9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678f0-55a3-4057-8d69-60d6396d8f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376722-c57d-4dca-a2f4-ce7300d2df7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79e482-8e11-4955-91bf-1265dfe3e9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f9377-8b1e-47bf-b80e-e82ccf67d2fb}" ma:internalName="TaxCatchAll" ma:showField="CatchAllData" ma:web="0c79e482-8e11-4955-91bf-1265dfe3e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e678f0-55a3-4057-8d69-60d6396d8fef">
      <Terms xmlns="http://schemas.microsoft.com/office/infopath/2007/PartnerControls"/>
    </lcf76f155ced4ddcb4097134ff3c332f>
    <TaxCatchAll xmlns="0c79e482-8e11-4955-91bf-1265dfe3e90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9AAAF9-6ECF-40F6-99FE-76F9C0D6C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678f0-55a3-4057-8d69-60d6396d8fef"/>
    <ds:schemaRef ds:uri="0c79e482-8e11-4955-91bf-1265dfe3e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858814-1E52-4292-B79E-C79CE9EE9842}">
  <ds:schemaRefs>
    <ds:schemaRef ds:uri="http://schemas.microsoft.com/office/2006/metadata/properties"/>
    <ds:schemaRef ds:uri="http://schemas.microsoft.com/office/infopath/2007/PartnerControls"/>
    <ds:schemaRef ds:uri="4de678f0-55a3-4057-8d69-60d6396d8fef"/>
    <ds:schemaRef ds:uri="0c79e482-8e11-4955-91bf-1265dfe3e905"/>
  </ds:schemaRefs>
</ds:datastoreItem>
</file>

<file path=customXml/itemProps3.xml><?xml version="1.0" encoding="utf-8"?>
<ds:datastoreItem xmlns:ds="http://schemas.openxmlformats.org/officeDocument/2006/customXml" ds:itemID="{F506A2ED-7D02-4F19-8537-8C65EA6A7AA7}">
  <ds:schemaRefs>
    <ds:schemaRef ds:uri="http://schemas.openxmlformats.org/officeDocument/2006/bibliography"/>
  </ds:schemaRefs>
</ds:datastoreItem>
</file>

<file path=customXml/itemProps4.xml><?xml version="1.0" encoding="utf-8"?>
<ds:datastoreItem xmlns:ds="http://schemas.openxmlformats.org/officeDocument/2006/customXml" ds:itemID="{365CFAC8-4582-40CC-A76B-344EDE8E00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Pages>
  <Words>1180</Words>
  <Characters>6633</Characters>
  <Application>Microsoft Office Word</Application>
  <DocSecurity>0</DocSecurity>
  <Lines>228</Lines>
  <Paragraphs>94</Paragraphs>
  <ScaleCrop>false</ScaleCrop>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Fuchs</dc:creator>
  <cp:keywords/>
  <dc:description/>
  <cp:lastModifiedBy>Rachel Benevenuto</cp:lastModifiedBy>
  <cp:revision>117</cp:revision>
  <cp:lastPrinted>2018-08-29T15:16:00Z</cp:lastPrinted>
  <dcterms:created xsi:type="dcterms:W3CDTF">2025-07-02T09:18:00Z</dcterms:created>
  <dcterms:modified xsi:type="dcterms:W3CDTF">2025-07-02T14:47:00Z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0x0101003B3372DFBD678A41B0B1F59D5DEC814A</vt:lpwstr>
  </property>
  <property fmtid="{D5CDD505-2E9C-101B-9397-08002B2CF9AE}" pid="3" name="AuthorIds_UIVersion_4096">
    <vt:lpwstr>15</vt:lpwstr>
  </property>
  <property fmtid="{D5CDD505-2E9C-101B-9397-08002B2CF9AE}" pid="4" name="MediaServiceImageTags">
    <vt:lpwstr/>
  </property>
  <property fmtid="{D5CDD505-2E9C-101B-9397-08002B2CF9AE}" pid="5" name="GrammarlyDocumentId">
    <vt:lpwstr>9ffac81d634b6cdeaa8c992d3a8b282f495f52db2bcedc9032c9fbd07b7c44f6</vt:lpwstr>
  </property>
</Properties>
</file>