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31BD0" w:rsidR="00E711B3" w:rsidRDefault="00E711B3" w14:paraId="7B6F7FE9" w14:textId="77777777">
      <w:pPr>
        <w:rPr>
          <w:rFonts w:ascii="Arial" w:hAnsi="Arial" w:cs="Arial"/>
          <w:b/>
          <w:sz w:val="20"/>
          <w:szCs w:val="20"/>
          <w:lang w:val="en-AU"/>
        </w:rPr>
      </w:pPr>
    </w:p>
    <w:p w:rsidRPr="00331BD0" w:rsidR="00E711B3" w:rsidRDefault="00E711B3" w14:paraId="7F8B000E" w14:textId="77777777">
      <w:pPr>
        <w:rPr>
          <w:rFonts w:ascii="Arial" w:hAnsi="Arial" w:cs="Arial"/>
          <w:b/>
          <w:sz w:val="20"/>
          <w:szCs w:val="20"/>
          <w:lang w:val="en-AU"/>
        </w:rPr>
      </w:pPr>
    </w:p>
    <w:p w:rsidRPr="006D0100" w:rsidR="006D2E98" w:rsidP="76FB3E63" w:rsidRDefault="00BC379D" w14:paraId="128E2761" w14:textId="10261B21">
      <w:pPr>
        <w:jc w:val="center"/>
        <w:rPr>
          <w:rFonts w:ascii="Arial" w:hAnsi="Arial" w:cs="Arial"/>
          <w:b w:val="1"/>
          <w:bCs w:val="1"/>
          <w:smallCaps w:val="1"/>
          <w:lang w:val="en-AU"/>
        </w:rPr>
      </w:pPr>
      <w:r w:rsidRPr="5677A093" w:rsidR="07E22006">
        <w:rPr>
          <w:rFonts w:ascii="Arial" w:hAnsi="Arial" w:cs="Arial"/>
          <w:b w:val="1"/>
          <w:bCs w:val="1"/>
          <w:smallCaps w:val="1"/>
          <w:lang w:val="en-AU"/>
        </w:rPr>
        <w:t>3</w:t>
      </w:r>
      <w:r w:rsidRPr="5677A093" w:rsidR="00BC379D">
        <w:rPr>
          <w:rFonts w:ascii="Arial" w:hAnsi="Arial" w:cs="Arial"/>
          <w:b w:val="1"/>
          <w:bCs w:val="1"/>
          <w:smallCaps w:val="1"/>
          <w:vertAlign w:val="superscript"/>
          <w:lang w:val="en-AU"/>
        </w:rPr>
        <w:t>nd</w:t>
      </w:r>
      <w:r w:rsidRPr="5677A093" w:rsidR="00BC379D">
        <w:rPr>
          <w:rFonts w:ascii="Arial" w:hAnsi="Arial" w:cs="Arial"/>
          <w:b w:val="1"/>
          <w:bCs w:val="1"/>
          <w:smallCaps w:val="1"/>
          <w:lang w:val="en-AU"/>
        </w:rPr>
        <w:t xml:space="preserve"> </w:t>
      </w:r>
      <w:r w:rsidRPr="5677A093" w:rsidR="009C2C2B">
        <w:rPr>
          <w:rFonts w:ascii="Arial" w:hAnsi="Arial" w:cs="Arial"/>
          <w:b w:val="1"/>
          <w:bCs w:val="1"/>
          <w:smallCaps w:val="1"/>
          <w:lang w:val="en-AU"/>
        </w:rPr>
        <w:t>Statement of Work to the Master Service Agre</w:t>
      </w:r>
      <w:r w:rsidRPr="5677A093" w:rsidR="006D0100">
        <w:rPr>
          <w:rFonts w:ascii="Arial" w:hAnsi="Arial" w:cs="Arial"/>
          <w:b w:val="1"/>
          <w:bCs w:val="1"/>
          <w:smallCaps w:val="1"/>
          <w:lang w:val="en-AU"/>
        </w:rPr>
        <w:t>e</w:t>
      </w:r>
      <w:r w:rsidRPr="5677A093" w:rsidR="009C2C2B">
        <w:rPr>
          <w:rFonts w:ascii="Arial" w:hAnsi="Arial" w:cs="Arial"/>
          <w:b w:val="1"/>
          <w:bCs w:val="1"/>
          <w:smallCaps w:val="1"/>
          <w:lang w:val="en-AU"/>
        </w:rPr>
        <w:t>ment</w:t>
      </w:r>
    </w:p>
    <w:p w:rsidRPr="00331BD0" w:rsidR="00536ED9" w:rsidRDefault="00536ED9" w14:paraId="72896550" w14:textId="77777777">
      <w:pPr>
        <w:rPr>
          <w:rFonts w:ascii="Arial" w:hAnsi="Arial" w:cs="Arial"/>
          <w:sz w:val="20"/>
          <w:szCs w:val="20"/>
          <w:lang w:val="en-AU"/>
        </w:rPr>
      </w:pPr>
    </w:p>
    <w:p w:rsidR="006D0100" w:rsidRDefault="006D0100" w14:paraId="41F15C1C" w14:textId="77777777">
      <w:pPr>
        <w:rPr>
          <w:rFonts w:ascii="Arial" w:hAnsi="Arial" w:cs="Arial"/>
          <w:sz w:val="20"/>
          <w:szCs w:val="20"/>
          <w:lang w:val="en-AU"/>
        </w:rPr>
      </w:pPr>
    </w:p>
    <w:p w:rsidRPr="00331BD0" w:rsidR="00536ED9" w:rsidRDefault="00256AE5" w14:paraId="1C00AD4B" w14:textId="24E24A67">
      <w:pPr>
        <w:rPr>
          <w:rFonts w:ascii="Arial" w:hAnsi="Arial" w:cs="Arial"/>
          <w:sz w:val="20"/>
          <w:szCs w:val="20"/>
          <w:lang w:val="en-AU"/>
        </w:rPr>
      </w:pPr>
      <w:r w:rsidRPr="5677A093" w:rsidR="00256AE5">
        <w:rPr>
          <w:rFonts w:ascii="Arial" w:hAnsi="Arial" w:cs="Arial"/>
          <w:sz w:val="20"/>
          <w:szCs w:val="20"/>
          <w:lang w:val="en-AU"/>
        </w:rPr>
        <w:t xml:space="preserve">This </w:t>
      </w:r>
      <w:r w:rsidRPr="5677A093" w:rsidR="04DE0477">
        <w:rPr>
          <w:rFonts w:ascii="Arial" w:hAnsi="Arial" w:cs="Arial"/>
          <w:sz w:val="20"/>
          <w:szCs w:val="20"/>
          <w:lang w:val="en-AU"/>
        </w:rPr>
        <w:t>3</w:t>
      </w:r>
      <w:r w:rsidRPr="5677A093" w:rsidR="00AF2BAF">
        <w:rPr>
          <w:rFonts w:ascii="Arial" w:hAnsi="Arial" w:cs="Arial"/>
          <w:sz w:val="20"/>
          <w:szCs w:val="20"/>
          <w:vertAlign w:val="superscript"/>
          <w:lang w:val="en-AU"/>
        </w:rPr>
        <w:t>nd</w:t>
      </w:r>
      <w:r w:rsidRPr="5677A093" w:rsidR="00AF2BAF">
        <w:rPr>
          <w:rFonts w:ascii="Arial" w:hAnsi="Arial" w:cs="Arial"/>
          <w:sz w:val="20"/>
          <w:szCs w:val="20"/>
          <w:lang w:val="en-AU"/>
        </w:rPr>
        <w:t xml:space="preserve"> </w:t>
      </w:r>
      <w:r w:rsidRPr="5677A093" w:rsidR="00256AE5">
        <w:rPr>
          <w:rFonts w:ascii="Arial" w:hAnsi="Arial" w:cs="Arial"/>
          <w:sz w:val="20"/>
          <w:szCs w:val="20"/>
          <w:lang w:val="en-AU"/>
        </w:rPr>
        <w:t xml:space="preserve">Statement of Work </w:t>
      </w:r>
      <w:r w:rsidRPr="5677A093" w:rsidR="006D0100">
        <w:rPr>
          <w:rFonts w:ascii="Arial" w:hAnsi="Arial" w:cs="Arial"/>
          <w:sz w:val="20"/>
          <w:szCs w:val="20"/>
          <w:lang w:val="en-AU"/>
        </w:rPr>
        <w:t>(“</w:t>
      </w:r>
      <w:r w:rsidRPr="5677A093" w:rsidR="006D0100">
        <w:rPr>
          <w:rFonts w:ascii="Arial" w:hAnsi="Arial" w:cs="Arial"/>
          <w:b w:val="1"/>
          <w:bCs w:val="1"/>
          <w:sz w:val="20"/>
          <w:szCs w:val="20"/>
          <w:lang w:val="en-AU"/>
        </w:rPr>
        <w:t>Statement of Work</w:t>
      </w:r>
      <w:r w:rsidRPr="5677A093" w:rsidR="006D0100">
        <w:rPr>
          <w:rFonts w:ascii="Arial" w:hAnsi="Arial" w:cs="Arial"/>
          <w:sz w:val="20"/>
          <w:szCs w:val="20"/>
          <w:lang w:val="en-AU"/>
        </w:rPr>
        <w:t>” or “</w:t>
      </w:r>
      <w:r w:rsidRPr="5677A093" w:rsidR="006D0100">
        <w:rPr>
          <w:rFonts w:ascii="Arial" w:hAnsi="Arial" w:cs="Arial"/>
          <w:b w:val="1"/>
          <w:bCs w:val="1"/>
          <w:sz w:val="20"/>
          <w:szCs w:val="20"/>
          <w:lang w:val="en-AU"/>
        </w:rPr>
        <w:t>SOW</w:t>
      </w:r>
      <w:r w:rsidRPr="5677A093" w:rsidR="006D0100">
        <w:rPr>
          <w:rFonts w:ascii="Arial" w:hAnsi="Arial" w:cs="Arial"/>
          <w:sz w:val="20"/>
          <w:szCs w:val="20"/>
          <w:lang w:val="en-AU"/>
        </w:rPr>
        <w:t xml:space="preserve">”) </w:t>
      </w:r>
      <w:r w:rsidRPr="5677A093" w:rsidR="00256AE5">
        <w:rPr>
          <w:rFonts w:ascii="Arial" w:hAnsi="Arial" w:cs="Arial"/>
          <w:sz w:val="20"/>
          <w:szCs w:val="20"/>
          <w:lang w:val="en-AU"/>
        </w:rPr>
        <w:t xml:space="preserve">is made </w:t>
      </w:r>
      <w:r w:rsidRPr="5677A093" w:rsidR="003775EC">
        <w:rPr>
          <w:rFonts w:ascii="Arial" w:hAnsi="Arial" w:cs="Arial"/>
          <w:sz w:val="20"/>
          <w:szCs w:val="20"/>
          <w:lang w:val="en-AU"/>
        </w:rPr>
        <w:t xml:space="preserve">effective as </w:t>
      </w:r>
      <w:r w:rsidRPr="5677A093" w:rsidR="003775EC">
        <w:rPr>
          <w:rFonts w:ascii="Arial" w:hAnsi="Arial" w:cs="Arial"/>
          <w:sz w:val="20"/>
          <w:szCs w:val="20"/>
          <w:lang w:val="en-AU"/>
        </w:rPr>
        <w:t>of</w:t>
      </w:r>
      <w:r w:rsidRPr="5677A093" w:rsidR="00256AE5">
        <w:rPr>
          <w:rFonts w:ascii="Arial" w:hAnsi="Arial" w:cs="Arial"/>
          <w:sz w:val="20"/>
          <w:szCs w:val="20"/>
          <w:lang w:val="en-AU"/>
        </w:rPr>
        <w:t xml:space="preserve">  </w:t>
      </w:r>
      <w:r w:rsidRPr="5677A093" w:rsidR="1818B587">
        <w:rPr>
          <w:rFonts w:ascii="Arial" w:hAnsi="Arial" w:cs="Arial"/>
          <w:sz w:val="20"/>
          <w:szCs w:val="20"/>
          <w:lang w:val="en-AU"/>
        </w:rPr>
        <w:t>2</w:t>
      </w:r>
      <w:r w:rsidRPr="5677A093" w:rsidR="318AD525">
        <w:rPr>
          <w:rFonts w:ascii="Arial" w:hAnsi="Arial" w:cs="Arial"/>
          <w:sz w:val="20"/>
          <w:szCs w:val="20"/>
          <w:lang w:val="en-AU"/>
        </w:rPr>
        <w:t>9</w:t>
      </w:r>
      <w:r w:rsidRPr="5677A093" w:rsidR="1818B587">
        <w:rPr>
          <w:rFonts w:ascii="Arial" w:hAnsi="Arial" w:cs="Arial"/>
          <w:sz w:val="20"/>
          <w:szCs w:val="20"/>
          <w:lang w:val="en-AU"/>
        </w:rPr>
        <w:t xml:space="preserve"> </w:t>
      </w:r>
      <w:r w:rsidRPr="5677A093" w:rsidR="4A3F4609">
        <w:rPr>
          <w:rFonts w:ascii="Arial" w:hAnsi="Arial" w:cs="Arial"/>
          <w:sz w:val="20"/>
          <w:szCs w:val="20"/>
          <w:lang w:val="en-AU"/>
        </w:rPr>
        <w:t>January</w:t>
      </w:r>
      <w:r w:rsidRPr="5677A093" w:rsidR="1818B587">
        <w:rPr>
          <w:rFonts w:ascii="Arial" w:hAnsi="Arial" w:cs="Arial"/>
          <w:sz w:val="20"/>
          <w:szCs w:val="20"/>
          <w:lang w:val="en-AU"/>
        </w:rPr>
        <w:t xml:space="preserve"> </w:t>
      </w:r>
      <w:r w:rsidRPr="5677A093" w:rsidR="00256AE5">
        <w:rPr>
          <w:rFonts w:ascii="Arial" w:hAnsi="Arial" w:cs="Arial"/>
          <w:sz w:val="20"/>
          <w:szCs w:val="20"/>
          <w:lang w:val="en-AU"/>
        </w:rPr>
        <w:t>202</w:t>
      </w:r>
      <w:r w:rsidRPr="5677A093" w:rsidR="6EB3D831">
        <w:rPr>
          <w:rFonts w:ascii="Arial" w:hAnsi="Arial" w:cs="Arial"/>
          <w:sz w:val="20"/>
          <w:szCs w:val="20"/>
          <w:lang w:val="en-AU"/>
        </w:rPr>
        <w:t>6</w:t>
      </w:r>
      <w:r w:rsidRPr="5677A093" w:rsidR="00256AE5">
        <w:rPr>
          <w:rFonts w:ascii="Arial" w:hAnsi="Arial" w:cs="Arial"/>
          <w:sz w:val="20"/>
          <w:szCs w:val="20"/>
          <w:lang w:val="en-AU"/>
        </w:rPr>
        <w:t xml:space="preserve"> (“</w:t>
      </w:r>
      <w:r w:rsidRPr="5677A093" w:rsidR="00256AE5">
        <w:rPr>
          <w:rFonts w:ascii="Arial" w:hAnsi="Arial" w:cs="Arial"/>
          <w:b w:val="1"/>
          <w:bCs w:val="1"/>
          <w:sz w:val="20"/>
          <w:szCs w:val="20"/>
          <w:lang w:val="en-AU"/>
        </w:rPr>
        <w:t>Effective Date</w:t>
      </w:r>
      <w:r w:rsidRPr="5677A093" w:rsidR="006D0100">
        <w:rPr>
          <w:rFonts w:ascii="Arial" w:hAnsi="Arial" w:cs="Arial"/>
          <w:sz w:val="20"/>
          <w:szCs w:val="20"/>
          <w:lang w:val="en-AU"/>
        </w:rPr>
        <w:t>”</w:t>
      </w:r>
      <w:r w:rsidRPr="5677A093" w:rsidR="00256AE5">
        <w:rPr>
          <w:rFonts w:ascii="Arial" w:hAnsi="Arial" w:cs="Arial"/>
          <w:sz w:val="20"/>
          <w:szCs w:val="20"/>
          <w:lang w:val="en-AU"/>
        </w:rPr>
        <w:t xml:space="preserve">) </w:t>
      </w:r>
      <w:r w:rsidRPr="5677A093" w:rsidR="00536ED9">
        <w:rPr>
          <w:rFonts w:ascii="Arial" w:hAnsi="Arial" w:cs="Arial"/>
          <w:sz w:val="20"/>
          <w:szCs w:val="20"/>
          <w:lang w:val="en-AU"/>
        </w:rPr>
        <w:t xml:space="preserve">between </w:t>
      </w:r>
    </w:p>
    <w:p w:rsidRPr="00331BD0" w:rsidR="00536ED9" w:rsidRDefault="00536ED9" w14:paraId="6104DA34" w14:textId="77777777">
      <w:pPr>
        <w:rPr>
          <w:rFonts w:ascii="Arial" w:hAnsi="Arial" w:cs="Arial"/>
          <w:sz w:val="20"/>
          <w:szCs w:val="20"/>
          <w:lang w:val="en-AU"/>
        </w:rPr>
      </w:pPr>
    </w:p>
    <w:p w:rsidRPr="0052779A" w:rsidR="00536ED9" w:rsidRDefault="00536ED9" w14:paraId="603F82E9" w14:textId="5D04F42D">
      <w:pPr>
        <w:rPr>
          <w:rFonts w:ascii="Arial" w:hAnsi="Arial" w:cs="Arial"/>
          <w:sz w:val="20"/>
          <w:szCs w:val="20"/>
        </w:rPr>
      </w:pPr>
      <w:r w:rsidRPr="0052779A">
        <w:rPr>
          <w:rFonts w:ascii="Arial" w:hAnsi="Arial" w:cs="Arial"/>
          <w:b/>
          <w:sz w:val="20"/>
          <w:szCs w:val="20"/>
        </w:rPr>
        <w:t>Colosseum AG</w:t>
      </w:r>
      <w:r w:rsidRPr="0052779A" w:rsidR="00DD4980">
        <w:rPr>
          <w:rFonts w:ascii="Arial" w:hAnsi="Arial" w:cs="Arial"/>
          <w:bCs/>
          <w:sz w:val="20"/>
          <w:szCs w:val="20"/>
        </w:rPr>
        <w:t xml:space="preserve">, </w:t>
      </w:r>
      <w:r w:rsidRPr="0052779A" w:rsidR="00C91497">
        <w:rPr>
          <w:rFonts w:ascii="Arial" w:hAnsi="Arial" w:cs="Arial"/>
          <w:bCs/>
          <w:sz w:val="20"/>
          <w:szCs w:val="20"/>
        </w:rPr>
        <w:t xml:space="preserve">Talstrasse </w:t>
      </w:r>
      <w:r w:rsidRPr="0052779A" w:rsidR="009A68F2">
        <w:rPr>
          <w:rFonts w:ascii="Arial" w:hAnsi="Arial" w:cs="Arial"/>
          <w:bCs/>
          <w:sz w:val="20"/>
          <w:szCs w:val="20"/>
        </w:rPr>
        <w:t>7</w:t>
      </w:r>
      <w:r w:rsidRPr="0052779A">
        <w:rPr>
          <w:rFonts w:ascii="Arial" w:hAnsi="Arial" w:cs="Arial"/>
          <w:sz w:val="20"/>
          <w:szCs w:val="20"/>
        </w:rPr>
        <w:t>0</w:t>
      </w:r>
      <w:r w:rsidRPr="0052779A" w:rsidR="00DD4980">
        <w:rPr>
          <w:rFonts w:ascii="Arial" w:hAnsi="Arial" w:cs="Arial"/>
          <w:sz w:val="20"/>
          <w:szCs w:val="20"/>
        </w:rPr>
        <w:t xml:space="preserve">, </w:t>
      </w:r>
      <w:r w:rsidRPr="0052779A">
        <w:rPr>
          <w:rFonts w:ascii="Arial" w:hAnsi="Arial" w:cs="Arial"/>
          <w:sz w:val="20"/>
          <w:szCs w:val="20"/>
        </w:rPr>
        <w:t>800</w:t>
      </w:r>
      <w:r w:rsidRPr="0052779A" w:rsidR="00DF791C">
        <w:rPr>
          <w:rFonts w:ascii="Arial" w:hAnsi="Arial" w:cs="Arial"/>
          <w:sz w:val="20"/>
          <w:szCs w:val="20"/>
        </w:rPr>
        <w:t>1</w:t>
      </w:r>
      <w:r w:rsidRPr="0052779A">
        <w:rPr>
          <w:rFonts w:ascii="Arial" w:hAnsi="Arial" w:cs="Arial"/>
          <w:sz w:val="20"/>
          <w:szCs w:val="20"/>
        </w:rPr>
        <w:t xml:space="preserve"> </w:t>
      </w:r>
      <w:proofErr w:type="spellStart"/>
      <w:r w:rsidRPr="0052779A">
        <w:rPr>
          <w:rFonts w:ascii="Arial" w:hAnsi="Arial" w:cs="Arial"/>
          <w:sz w:val="20"/>
          <w:szCs w:val="20"/>
        </w:rPr>
        <w:t>Zurich</w:t>
      </w:r>
      <w:proofErr w:type="spellEnd"/>
      <w:r w:rsidRPr="0052779A" w:rsidR="00DD4980">
        <w:rPr>
          <w:rFonts w:ascii="Arial" w:hAnsi="Arial" w:cs="Arial"/>
          <w:sz w:val="20"/>
          <w:szCs w:val="20"/>
        </w:rPr>
        <w:t xml:space="preserve">, </w:t>
      </w:r>
      <w:proofErr w:type="spellStart"/>
      <w:r w:rsidRPr="0052779A">
        <w:rPr>
          <w:rFonts w:ascii="Arial" w:hAnsi="Arial" w:cs="Arial"/>
          <w:sz w:val="20"/>
          <w:szCs w:val="20"/>
        </w:rPr>
        <w:t>Switzerland</w:t>
      </w:r>
      <w:proofErr w:type="spellEnd"/>
    </w:p>
    <w:p w:rsidRPr="0052779A" w:rsidR="00536ED9" w:rsidP="00536ED9" w:rsidRDefault="00536ED9" w14:paraId="7F8E10B0" w14:textId="77777777">
      <w:pPr>
        <w:jc w:val="right"/>
        <w:rPr>
          <w:rFonts w:ascii="Arial" w:hAnsi="Arial" w:cs="Arial"/>
          <w:sz w:val="20"/>
          <w:szCs w:val="20"/>
        </w:rPr>
      </w:pPr>
      <w:r w:rsidRPr="0052779A">
        <w:rPr>
          <w:rFonts w:ascii="Arial" w:hAnsi="Arial" w:cs="Arial"/>
          <w:sz w:val="20"/>
          <w:szCs w:val="20"/>
        </w:rPr>
        <w:t>(«</w:t>
      </w:r>
      <w:r w:rsidRPr="0052779A">
        <w:rPr>
          <w:rFonts w:ascii="Arial" w:hAnsi="Arial" w:cs="Arial"/>
          <w:b/>
          <w:sz w:val="20"/>
          <w:szCs w:val="20"/>
        </w:rPr>
        <w:t>Colosseum</w:t>
      </w:r>
      <w:r w:rsidRPr="0052779A">
        <w:rPr>
          <w:rFonts w:ascii="Arial" w:hAnsi="Arial" w:cs="Arial"/>
          <w:sz w:val="20"/>
          <w:szCs w:val="20"/>
        </w:rPr>
        <w:t>»)</w:t>
      </w:r>
    </w:p>
    <w:p w:rsidRPr="0052779A" w:rsidR="00536ED9" w:rsidRDefault="00536ED9" w14:paraId="08232D4C" w14:textId="77777777">
      <w:pPr>
        <w:rPr>
          <w:rFonts w:ascii="Arial" w:hAnsi="Arial" w:cs="Arial"/>
          <w:sz w:val="20"/>
          <w:szCs w:val="20"/>
        </w:rPr>
      </w:pPr>
    </w:p>
    <w:p w:rsidRPr="00C75E5A" w:rsidR="00536ED9" w:rsidRDefault="00536ED9" w14:paraId="488D6BBD" w14:textId="77777777">
      <w:pPr>
        <w:rPr>
          <w:rFonts w:ascii="Arial" w:hAnsi="Arial" w:cs="Arial"/>
          <w:sz w:val="20"/>
          <w:szCs w:val="20"/>
          <w:lang w:val="ro-RO"/>
        </w:rPr>
      </w:pPr>
    </w:p>
    <w:p w:rsidRPr="0052779A" w:rsidR="00536ED9" w:rsidRDefault="00536ED9" w14:paraId="746B1529" w14:textId="77777777">
      <w:pPr>
        <w:rPr>
          <w:rFonts w:ascii="Arial" w:hAnsi="Arial" w:cs="Arial"/>
          <w:sz w:val="20"/>
          <w:szCs w:val="20"/>
          <w:lang w:val="ro-RO"/>
        </w:rPr>
      </w:pPr>
      <w:r w:rsidRPr="0052779A">
        <w:rPr>
          <w:rFonts w:ascii="Arial" w:hAnsi="Arial" w:cs="Arial"/>
          <w:sz w:val="20"/>
          <w:szCs w:val="20"/>
          <w:lang w:val="ro-RO"/>
        </w:rPr>
        <w:t xml:space="preserve">and </w:t>
      </w:r>
    </w:p>
    <w:p w:rsidRPr="0052779A" w:rsidR="00536ED9" w:rsidRDefault="00536ED9" w14:paraId="4B17CE7D" w14:textId="77777777">
      <w:pPr>
        <w:rPr>
          <w:rFonts w:ascii="Arial" w:hAnsi="Arial" w:cs="Arial"/>
          <w:sz w:val="20"/>
          <w:szCs w:val="20"/>
          <w:lang w:val="ro-RO"/>
        </w:rPr>
      </w:pPr>
    </w:p>
    <w:p w:rsidRPr="0052779A" w:rsidR="00536ED9" w:rsidP="00C75E5A" w:rsidRDefault="00DD2964" w14:paraId="32AC22D7" w14:textId="6871B1D6">
      <w:pPr>
        <w:rPr>
          <w:rFonts w:ascii="Arial" w:hAnsi="Arial" w:cs="Arial"/>
          <w:color w:val="000000"/>
          <w:sz w:val="20"/>
          <w:szCs w:val="20"/>
          <w:lang w:val="ro-RO"/>
        </w:rPr>
      </w:pPr>
      <w:r w:rsidRPr="0052779A">
        <w:rPr>
          <w:rFonts w:ascii="Arial" w:hAnsi="Arial" w:cs="Arial"/>
          <w:b/>
          <w:bCs/>
          <w:color w:val="000000"/>
          <w:sz w:val="20"/>
          <w:szCs w:val="20"/>
          <w:lang w:val="ro-RO"/>
        </w:rPr>
        <w:t>Sonrisa Informatikai Kft</w:t>
      </w:r>
      <w:r w:rsidRPr="0052779A" w:rsidR="00C449C5">
        <w:rPr>
          <w:rFonts w:ascii="Arial" w:hAnsi="Arial" w:cs="Arial"/>
          <w:color w:val="000000"/>
          <w:sz w:val="20"/>
          <w:szCs w:val="20"/>
          <w:lang w:val="ro-RO"/>
        </w:rPr>
        <w:t xml:space="preserve">, </w:t>
      </w:r>
      <w:r w:rsidRPr="0052779A" w:rsidR="00D94ABC">
        <w:rPr>
          <w:rFonts w:ascii="Arial" w:hAnsi="Arial" w:cs="Arial"/>
          <w:color w:val="000000"/>
          <w:sz w:val="20"/>
          <w:szCs w:val="20"/>
          <w:lang w:val="ro-RO"/>
        </w:rPr>
        <w:t>10</w:t>
      </w:r>
      <w:r w:rsidRPr="0052779A" w:rsidR="00C75E5A">
        <w:rPr>
          <w:rFonts w:ascii="Arial" w:hAnsi="Arial" w:cs="Arial"/>
          <w:color w:val="000000"/>
          <w:sz w:val="20"/>
          <w:szCs w:val="20"/>
          <w:lang w:val="ro-RO"/>
        </w:rPr>
        <w:t>38</w:t>
      </w:r>
      <w:r w:rsidRPr="0052779A" w:rsidR="00D94ABC">
        <w:rPr>
          <w:rFonts w:ascii="Arial" w:hAnsi="Arial" w:cs="Arial"/>
          <w:color w:val="000000"/>
          <w:sz w:val="20"/>
          <w:szCs w:val="20"/>
          <w:lang w:val="ro-RO"/>
        </w:rPr>
        <w:t xml:space="preserve"> Budapest, </w:t>
      </w:r>
      <w:r w:rsidRPr="0052779A" w:rsidR="00C75E5A">
        <w:rPr>
          <w:rFonts w:ascii="Arial" w:hAnsi="Arial" w:cs="Arial"/>
          <w:color w:val="000000"/>
          <w:sz w:val="20"/>
          <w:szCs w:val="20"/>
          <w:lang w:val="ro-RO"/>
        </w:rPr>
        <w:t>Népfürdő u. 22.</w:t>
      </w:r>
      <w:r w:rsidRPr="0052779A" w:rsidR="00D94ABC">
        <w:rPr>
          <w:rFonts w:ascii="Arial" w:hAnsi="Arial" w:cs="Arial"/>
          <w:color w:val="000000"/>
          <w:sz w:val="20"/>
          <w:szCs w:val="20"/>
          <w:lang w:val="ro-RO"/>
        </w:rPr>
        <w:t>, Hungary</w:t>
      </w:r>
    </w:p>
    <w:p w:rsidRPr="00331BD0" w:rsidR="00536ED9" w:rsidP="00536ED9" w:rsidRDefault="00536ED9" w14:paraId="10C16162" w14:textId="77777777">
      <w:pPr>
        <w:jc w:val="right"/>
        <w:rPr>
          <w:rFonts w:ascii="Arial" w:hAnsi="Arial" w:cs="Arial"/>
          <w:sz w:val="20"/>
          <w:szCs w:val="20"/>
          <w:lang w:val="en-AU"/>
        </w:rPr>
      </w:pPr>
      <w:r w:rsidRPr="00331BD0">
        <w:rPr>
          <w:rFonts w:ascii="Arial" w:hAnsi="Arial" w:cs="Arial"/>
          <w:sz w:val="20"/>
          <w:szCs w:val="20"/>
          <w:lang w:val="en-AU"/>
        </w:rPr>
        <w:t>(«</w:t>
      </w:r>
      <w:r w:rsidRPr="00331BD0">
        <w:rPr>
          <w:rFonts w:ascii="Arial" w:hAnsi="Arial" w:cs="Arial"/>
          <w:b/>
          <w:sz w:val="20"/>
          <w:szCs w:val="20"/>
          <w:lang w:val="en-AU"/>
        </w:rPr>
        <w:t>Service</w:t>
      </w:r>
      <w:r w:rsidRPr="00331BD0">
        <w:rPr>
          <w:rFonts w:ascii="Arial" w:hAnsi="Arial" w:cs="Arial"/>
          <w:sz w:val="20"/>
          <w:szCs w:val="20"/>
          <w:lang w:val="en-AU"/>
        </w:rPr>
        <w:t xml:space="preserve"> </w:t>
      </w:r>
      <w:r w:rsidRPr="00331BD0">
        <w:rPr>
          <w:rFonts w:ascii="Arial" w:hAnsi="Arial" w:cs="Arial"/>
          <w:b/>
          <w:sz w:val="20"/>
          <w:szCs w:val="20"/>
          <w:lang w:val="en-AU"/>
        </w:rPr>
        <w:t>Provider</w:t>
      </w:r>
      <w:r w:rsidRPr="00331BD0">
        <w:rPr>
          <w:rFonts w:ascii="Arial" w:hAnsi="Arial" w:cs="Arial"/>
          <w:sz w:val="20"/>
          <w:szCs w:val="20"/>
          <w:lang w:val="en-AU"/>
        </w:rPr>
        <w:t>»)</w:t>
      </w:r>
    </w:p>
    <w:p w:rsidRPr="00331BD0" w:rsidR="00DF32AB" w:rsidP="00536ED9" w:rsidRDefault="00DF32AB" w14:paraId="6EB8B7EF" w14:textId="77777777">
      <w:pPr>
        <w:jc w:val="right"/>
        <w:rPr>
          <w:rFonts w:ascii="Arial" w:hAnsi="Arial" w:cs="Arial"/>
          <w:sz w:val="20"/>
          <w:szCs w:val="20"/>
          <w:lang w:val="en-AU"/>
        </w:rPr>
      </w:pPr>
    </w:p>
    <w:p w:rsidRPr="00331BD0" w:rsidR="00536ED9" w:rsidP="00536ED9" w:rsidRDefault="00536ED9" w14:paraId="65C1A6D2" w14:textId="00BD06C1">
      <w:pPr>
        <w:jc w:val="right"/>
        <w:rPr>
          <w:rFonts w:ascii="Arial" w:hAnsi="Arial" w:cs="Arial"/>
          <w:sz w:val="20"/>
          <w:szCs w:val="20"/>
          <w:lang w:val="en-AU"/>
        </w:rPr>
      </w:pPr>
      <w:r w:rsidRPr="00331BD0">
        <w:rPr>
          <w:rFonts w:ascii="Arial" w:hAnsi="Arial" w:cs="Arial"/>
          <w:sz w:val="20"/>
          <w:szCs w:val="20"/>
          <w:lang w:val="en-AU"/>
        </w:rPr>
        <w:t>(Colosseum and Service Provider together the «</w:t>
      </w:r>
      <w:r w:rsidRPr="00331BD0">
        <w:rPr>
          <w:rFonts w:ascii="Arial" w:hAnsi="Arial" w:cs="Arial"/>
          <w:b/>
          <w:sz w:val="20"/>
          <w:szCs w:val="20"/>
          <w:lang w:val="en-AU"/>
        </w:rPr>
        <w:t>Parties</w:t>
      </w:r>
      <w:r w:rsidRPr="00331BD0">
        <w:rPr>
          <w:rFonts w:ascii="Arial" w:hAnsi="Arial" w:cs="Arial"/>
          <w:sz w:val="20"/>
          <w:szCs w:val="20"/>
          <w:lang w:val="en-AU"/>
        </w:rPr>
        <w:t>» and each a «</w:t>
      </w:r>
      <w:r w:rsidRPr="00331BD0">
        <w:rPr>
          <w:rFonts w:ascii="Arial" w:hAnsi="Arial" w:cs="Arial"/>
          <w:b/>
          <w:sz w:val="20"/>
          <w:szCs w:val="20"/>
          <w:lang w:val="en-AU"/>
        </w:rPr>
        <w:t>Party</w:t>
      </w:r>
      <w:r w:rsidRPr="00331BD0">
        <w:rPr>
          <w:rFonts w:ascii="Arial" w:hAnsi="Arial" w:cs="Arial"/>
          <w:sz w:val="20"/>
          <w:szCs w:val="20"/>
          <w:lang w:val="en-AU"/>
        </w:rPr>
        <w:t>»)</w:t>
      </w:r>
    </w:p>
    <w:p w:rsidRPr="00331BD0" w:rsidR="00536ED9" w:rsidP="00536ED9" w:rsidRDefault="00536ED9" w14:paraId="5129A54C" w14:textId="77777777">
      <w:pPr>
        <w:rPr>
          <w:rFonts w:ascii="Arial" w:hAnsi="Arial" w:cs="Arial"/>
          <w:sz w:val="20"/>
          <w:szCs w:val="20"/>
          <w:lang w:val="en-AU"/>
        </w:rPr>
      </w:pPr>
    </w:p>
    <w:p w:rsidRPr="00331BD0" w:rsidR="00536ED9" w:rsidP="00536ED9" w:rsidRDefault="00536ED9" w14:paraId="21552E3E" w14:textId="77777777">
      <w:pPr>
        <w:rPr>
          <w:rFonts w:ascii="Arial" w:hAnsi="Arial" w:cs="Arial"/>
          <w:sz w:val="20"/>
          <w:szCs w:val="20"/>
          <w:lang w:val="en-AU"/>
        </w:rPr>
      </w:pPr>
    </w:p>
    <w:p w:rsidRPr="00331BD0" w:rsidR="00536ED9" w:rsidP="00536ED9" w:rsidRDefault="00E909E1" w14:paraId="5BDBC23C" w14:textId="01FCC20F">
      <w:pPr>
        <w:pStyle w:val="ListParagraph"/>
        <w:numPr>
          <w:ilvl w:val="0"/>
          <w:numId w:val="2"/>
        </w:numPr>
        <w:ind w:hanging="720"/>
        <w:jc w:val="both"/>
        <w:rPr>
          <w:rFonts w:ascii="Arial" w:hAnsi="Arial" w:cs="Arial"/>
          <w:b/>
          <w:sz w:val="20"/>
          <w:szCs w:val="20"/>
          <w:lang w:val="en-AU"/>
        </w:rPr>
      </w:pPr>
      <w:r>
        <w:rPr>
          <w:rFonts w:ascii="Arial" w:hAnsi="Arial" w:cs="Arial"/>
          <w:b/>
          <w:sz w:val="20"/>
          <w:szCs w:val="20"/>
          <w:lang w:val="en-AU"/>
        </w:rPr>
        <w:t>General</w:t>
      </w:r>
    </w:p>
    <w:p w:rsidRPr="00331BD0" w:rsidR="00536ED9" w:rsidP="00536ED9" w:rsidRDefault="00536ED9" w14:paraId="18B75D1A" w14:textId="77777777">
      <w:pPr>
        <w:jc w:val="both"/>
        <w:rPr>
          <w:rFonts w:ascii="Arial" w:hAnsi="Arial" w:cs="Arial"/>
          <w:sz w:val="20"/>
          <w:szCs w:val="20"/>
          <w:lang w:val="en-AU"/>
        </w:rPr>
      </w:pPr>
    </w:p>
    <w:p w:rsidRPr="00331BD0" w:rsidR="00536ED9" w:rsidP="00E71D2A" w:rsidRDefault="00E71D2A" w14:paraId="4D7B7819" w14:textId="39214BD6">
      <w:pPr>
        <w:ind w:left="708"/>
        <w:jc w:val="both"/>
        <w:rPr>
          <w:rFonts w:ascii="Arial" w:hAnsi="Arial" w:cs="Arial"/>
          <w:sz w:val="20"/>
          <w:szCs w:val="20"/>
          <w:lang w:val="en-AU"/>
        </w:rPr>
      </w:pPr>
      <w:r w:rsidRPr="76FB3E63">
        <w:rPr>
          <w:rFonts w:ascii="Arial" w:hAnsi="Arial" w:cs="Arial"/>
          <w:sz w:val="20"/>
          <w:szCs w:val="20"/>
          <w:lang w:val="en-AU"/>
        </w:rPr>
        <w:t xml:space="preserve">Upon execution, this SOW is appended to and governed by the </w:t>
      </w:r>
      <w:r w:rsidRPr="76FB3E63" w:rsidR="00F061E2">
        <w:rPr>
          <w:rFonts w:ascii="Arial" w:hAnsi="Arial" w:cs="Arial"/>
          <w:sz w:val="20"/>
          <w:szCs w:val="20"/>
          <w:lang w:val="en-AU"/>
        </w:rPr>
        <w:t>Master Service Agreement dated 1</w:t>
      </w:r>
      <w:r w:rsidRPr="76FB3E63" w:rsidR="00C75E5A">
        <w:rPr>
          <w:rFonts w:ascii="Arial" w:hAnsi="Arial" w:cs="Arial"/>
          <w:sz w:val="20"/>
          <w:szCs w:val="20"/>
          <w:lang w:val="en-AU"/>
        </w:rPr>
        <w:t>6</w:t>
      </w:r>
      <w:r w:rsidRPr="76FB3E63" w:rsidR="00F061E2">
        <w:rPr>
          <w:rFonts w:ascii="Arial" w:hAnsi="Arial" w:cs="Arial"/>
          <w:sz w:val="20"/>
          <w:szCs w:val="20"/>
          <w:lang w:val="en-AU"/>
        </w:rPr>
        <w:t xml:space="preserve"> </w:t>
      </w:r>
      <w:r w:rsidRPr="76FB3E63" w:rsidR="00C75E5A">
        <w:rPr>
          <w:rFonts w:ascii="Arial" w:hAnsi="Arial" w:cs="Arial"/>
          <w:sz w:val="20"/>
          <w:szCs w:val="20"/>
          <w:lang w:val="en-AU"/>
        </w:rPr>
        <w:t>June</w:t>
      </w:r>
      <w:r w:rsidRPr="76FB3E63" w:rsidR="00F061E2">
        <w:rPr>
          <w:rFonts w:ascii="Arial" w:hAnsi="Arial" w:cs="Arial"/>
          <w:sz w:val="20"/>
          <w:szCs w:val="20"/>
          <w:lang w:val="en-AU"/>
        </w:rPr>
        <w:t xml:space="preserve"> 2025</w:t>
      </w:r>
      <w:r w:rsidRPr="76FB3E63">
        <w:rPr>
          <w:rFonts w:ascii="Arial" w:hAnsi="Arial" w:cs="Arial"/>
          <w:sz w:val="20"/>
          <w:szCs w:val="20"/>
          <w:lang w:val="en-AU"/>
        </w:rPr>
        <w:t xml:space="preserve"> between </w:t>
      </w:r>
      <w:r w:rsidRPr="76FB3E63" w:rsidR="008454C8">
        <w:rPr>
          <w:rFonts w:ascii="Arial" w:hAnsi="Arial" w:cs="Arial"/>
          <w:sz w:val="20"/>
          <w:szCs w:val="20"/>
          <w:lang w:val="en-AU"/>
        </w:rPr>
        <w:t xml:space="preserve">Service Provider </w:t>
      </w:r>
      <w:r w:rsidRPr="76FB3E63">
        <w:rPr>
          <w:rFonts w:ascii="Arial" w:hAnsi="Arial" w:cs="Arial"/>
          <w:sz w:val="20"/>
          <w:szCs w:val="20"/>
          <w:lang w:val="en-AU"/>
        </w:rPr>
        <w:t xml:space="preserve">and </w:t>
      </w:r>
      <w:r w:rsidRPr="76FB3E63" w:rsidR="008454C8">
        <w:rPr>
          <w:rFonts w:ascii="Arial" w:hAnsi="Arial" w:cs="Arial"/>
          <w:sz w:val="20"/>
          <w:szCs w:val="20"/>
          <w:lang w:val="en-AU"/>
        </w:rPr>
        <w:t>Colosseum</w:t>
      </w:r>
      <w:r w:rsidRPr="76FB3E63" w:rsidR="00A44CD1">
        <w:rPr>
          <w:rFonts w:ascii="Arial" w:hAnsi="Arial" w:cs="Arial"/>
          <w:sz w:val="20"/>
          <w:szCs w:val="20"/>
          <w:lang w:val="en-AU"/>
        </w:rPr>
        <w:t xml:space="preserve"> (“</w:t>
      </w:r>
      <w:r w:rsidRPr="76FB3E63" w:rsidR="00A44CD1">
        <w:rPr>
          <w:rFonts w:ascii="Arial" w:hAnsi="Arial" w:cs="Arial"/>
          <w:b/>
          <w:bCs/>
          <w:sz w:val="20"/>
          <w:szCs w:val="20"/>
          <w:lang w:val="en-AU"/>
        </w:rPr>
        <w:t>MSA</w:t>
      </w:r>
      <w:r w:rsidRPr="76FB3E63" w:rsidR="00A44CD1">
        <w:rPr>
          <w:rFonts w:ascii="Arial" w:hAnsi="Arial" w:cs="Arial"/>
          <w:sz w:val="20"/>
          <w:szCs w:val="20"/>
          <w:lang w:val="en-AU"/>
        </w:rPr>
        <w:t>”)</w:t>
      </w:r>
      <w:r w:rsidRPr="76FB3E63">
        <w:rPr>
          <w:rFonts w:ascii="Arial" w:hAnsi="Arial" w:cs="Arial"/>
          <w:sz w:val="20"/>
          <w:szCs w:val="20"/>
          <w:lang w:val="en-AU"/>
        </w:rPr>
        <w:t>.</w:t>
      </w:r>
      <w:r w:rsidRPr="76FB3E63" w:rsidR="009363CA">
        <w:rPr>
          <w:rFonts w:ascii="Arial" w:hAnsi="Arial" w:cs="Arial"/>
          <w:sz w:val="20"/>
          <w:szCs w:val="20"/>
          <w:lang w:val="en-AU"/>
        </w:rPr>
        <w:t xml:space="preserve"> </w:t>
      </w:r>
      <w:r w:rsidRPr="76FB3E63" w:rsidR="00A75C0E">
        <w:rPr>
          <w:rFonts w:ascii="Arial" w:hAnsi="Arial" w:cs="Arial"/>
          <w:sz w:val="20"/>
          <w:szCs w:val="20"/>
          <w:lang w:val="en-AU"/>
        </w:rPr>
        <w:t>Capital terms and abbreviations used but not defined herein shall have the same meaning as set out in the MSA.</w:t>
      </w:r>
    </w:p>
    <w:p w:rsidRPr="00331BD0" w:rsidR="0085462C" w:rsidP="00536ED9" w:rsidRDefault="0085462C" w14:paraId="6F7E1ACE" w14:textId="77777777">
      <w:pPr>
        <w:ind w:left="708"/>
        <w:jc w:val="both"/>
        <w:rPr>
          <w:rFonts w:ascii="Arial" w:hAnsi="Arial" w:cs="Arial"/>
          <w:sz w:val="20"/>
          <w:szCs w:val="20"/>
          <w:lang w:val="en-AU"/>
        </w:rPr>
      </w:pPr>
    </w:p>
    <w:p w:rsidRPr="00331BD0" w:rsidR="009363CA" w:rsidP="0210ECFA" w:rsidRDefault="003B412C" w14:paraId="53D7413A" w14:textId="0A6733B0">
      <w:pPr>
        <w:pStyle w:val="ListParagraph"/>
        <w:numPr>
          <w:ilvl w:val="0"/>
          <w:numId w:val="2"/>
        </w:numPr>
        <w:ind w:hanging="720"/>
        <w:jc w:val="both"/>
        <w:rPr>
          <w:rFonts w:ascii="Arial" w:hAnsi="Arial" w:cs="Arial"/>
          <w:b/>
          <w:bCs/>
          <w:sz w:val="20"/>
          <w:szCs w:val="20"/>
          <w:lang w:val="en-AU"/>
        </w:rPr>
      </w:pPr>
      <w:r>
        <w:rPr>
          <w:rFonts w:ascii="Arial" w:hAnsi="Arial" w:cs="Arial"/>
          <w:b/>
          <w:bCs/>
          <w:sz w:val="20"/>
          <w:szCs w:val="20"/>
          <w:lang w:val="en-AU"/>
        </w:rPr>
        <w:t>Scope of the SOW</w:t>
      </w:r>
    </w:p>
    <w:p w:rsidR="6EFA591B" w:rsidP="5677A093" w:rsidRDefault="00196791" w14:paraId="69AEDA83" w14:textId="35CED87E">
      <w:pPr>
        <w:pStyle w:val="Normal"/>
        <w:spacing w:before="240" w:after="240"/>
        <w:ind w:left="720" w:hanging="720"/>
        <w:jc w:val="both"/>
        <w:rPr>
          <w:rFonts w:ascii="Arial" w:hAnsi="Arial" w:eastAsia="Arial" w:cs="Arial"/>
          <w:sz w:val="20"/>
          <w:szCs w:val="20"/>
          <w:lang w:val="en-US"/>
        </w:rPr>
      </w:pPr>
      <w:r w:rsidRPr="5677A093" w:rsidR="00196791">
        <w:rPr>
          <w:rFonts w:ascii="Arial" w:hAnsi="Arial" w:cs="Arial"/>
          <w:sz w:val="20"/>
          <w:szCs w:val="20"/>
          <w:lang w:val="en-AU"/>
        </w:rPr>
        <w:t xml:space="preserve">2.1 </w:t>
      </w:r>
      <w:r>
        <w:tab/>
      </w:r>
      <w:r w:rsidRPr="5677A093" w:rsidR="1C9B820E">
        <w:rPr>
          <w:rFonts w:ascii="Arial" w:hAnsi="Arial" w:eastAsia="Arial" w:cs="Arial"/>
          <w:noProof w:val="0"/>
          <w:sz w:val="20"/>
          <w:szCs w:val="20"/>
          <w:lang w:val="en-AU"/>
        </w:rPr>
        <w:t xml:space="preserve">Service Provider shall implement </w:t>
      </w:r>
      <w:r w:rsidRPr="5677A093" w:rsidR="538FB60D">
        <w:rPr>
          <w:rFonts w:ascii="Arial" w:hAnsi="Arial" w:eastAsia="Arial" w:cs="Arial"/>
          <w:noProof w:val="0"/>
          <w:sz w:val="20"/>
          <w:szCs w:val="20"/>
          <w:lang w:val="en-AU"/>
        </w:rPr>
        <w:t xml:space="preserve">agreed </w:t>
      </w:r>
      <w:r w:rsidRPr="5677A093" w:rsidR="1C9B820E">
        <w:rPr>
          <w:rFonts w:ascii="Arial" w:hAnsi="Arial" w:eastAsia="Arial" w:cs="Arial"/>
          <w:b w:val="1"/>
          <w:bCs w:val="1"/>
          <w:noProof w:val="0"/>
          <w:sz w:val="20"/>
          <w:szCs w:val="20"/>
          <w:lang w:val="en-AU"/>
        </w:rPr>
        <w:t>long-term stabilization, scalability, and cost-optimization improvements</w:t>
      </w:r>
      <w:r w:rsidRPr="5677A093" w:rsidR="1C9B820E">
        <w:rPr>
          <w:rFonts w:ascii="Arial" w:hAnsi="Arial" w:eastAsia="Arial" w:cs="Arial"/>
          <w:noProof w:val="0"/>
          <w:sz w:val="20"/>
          <w:szCs w:val="20"/>
          <w:lang w:val="en-AU"/>
        </w:rPr>
        <w:t xml:space="preserve"> for Colosseum Dental’s Azure-based integration platform</w:t>
      </w:r>
      <w:r w:rsidRPr="5677A093" w:rsidR="6EFA591B">
        <w:rPr>
          <w:rFonts w:ascii="Arial" w:hAnsi="Arial" w:eastAsia="Arial" w:cs="Arial"/>
          <w:sz w:val="20"/>
          <w:szCs w:val="20"/>
          <w:lang w:val="en-US"/>
        </w:rPr>
        <w:t>:</w:t>
      </w:r>
    </w:p>
    <w:p w:rsidR="6EFA591B" w:rsidP="5677A093" w:rsidRDefault="00196791" w14:paraId="48CE5765" w14:textId="15EE51B6">
      <w:pPr>
        <w:pStyle w:val="ListParagraph"/>
        <w:spacing w:before="240" w:beforeAutospacing="off" w:after="240" w:afterAutospacing="off"/>
        <w:ind w:left="720"/>
        <w:jc w:val="both"/>
        <w:rPr>
          <w:rFonts w:ascii="Arial" w:hAnsi="Arial" w:eastAsia="Arial" w:cs="Arial"/>
          <w:noProof w:val="0"/>
          <w:sz w:val="20"/>
          <w:szCs w:val="20"/>
          <w:lang w:val="en-US"/>
        </w:rPr>
      </w:pPr>
      <w:r w:rsidRPr="5677A093" w:rsidR="603BB981">
        <w:rPr>
          <w:b w:val="1"/>
          <w:bCs w:val="1"/>
          <w:noProof w:val="0"/>
          <w:lang w:val="en-US"/>
        </w:rPr>
        <w:t>Scope includes:</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6EFA591B" w:rsidP="5677A093" w:rsidRDefault="00196791" w14:paraId="29DDCD54" w14:textId="5A386D6B">
      <w:pPr>
        <w:pStyle w:val="ListParagraph"/>
        <w:numPr>
          <w:ilvl w:val="0"/>
          <w:numId w:val="35"/>
        </w:numPr>
        <w:spacing w:before="240" w:beforeAutospacing="off" w:after="240" w:afterAutospacing="off"/>
        <w:ind w:left="1080" w:hanging="720"/>
        <w:rPr>
          <w:noProof w:val="0"/>
          <w:lang w:val="en-US"/>
        </w:rPr>
      </w:pPr>
      <w:r w:rsidRPr="5677A093" w:rsidR="603BB981">
        <w:rPr>
          <w:noProof w:val="0"/>
          <w:lang w:val="en-US"/>
        </w:rPr>
        <w:t>Restructuring existing integration workflows to improve reliability and scalability by:</w:t>
      </w:r>
    </w:p>
    <w:p w:rsidR="6EFA591B" w:rsidP="5677A093" w:rsidRDefault="00196791" w14:paraId="40DED1C0" w14:textId="0285C3BE">
      <w:pPr>
        <w:pStyle w:val="ListParagraph"/>
        <w:numPr>
          <w:ilvl w:val="1"/>
          <w:numId w:val="35"/>
        </w:numPr>
        <w:spacing w:before="240" w:beforeAutospacing="off" w:after="240" w:afterAutospacing="off"/>
        <w:ind w:left="1080" w:hanging="360"/>
        <w:rPr>
          <w:noProof w:val="0"/>
          <w:lang w:val="en-US"/>
        </w:rPr>
      </w:pPr>
      <w:r w:rsidRPr="5677A093" w:rsidR="603BB981">
        <w:rPr>
          <w:noProof w:val="0"/>
          <w:lang w:val="en-US"/>
        </w:rPr>
        <w:t>Reducing reliance on high-frequency Storage Table queries</w:t>
      </w:r>
    </w:p>
    <w:p w:rsidR="6EFA591B" w:rsidP="5677A093" w:rsidRDefault="00196791" w14:paraId="067366D4" w14:textId="73433F4E">
      <w:pPr>
        <w:pStyle w:val="ListParagraph"/>
        <w:numPr>
          <w:ilvl w:val="1"/>
          <w:numId w:val="35"/>
        </w:numPr>
        <w:spacing w:before="240" w:beforeAutospacing="off" w:after="240" w:afterAutospacing="off"/>
        <w:ind w:left="1080" w:hanging="360"/>
        <w:rPr>
          <w:noProof w:val="0"/>
          <w:lang w:val="en-US"/>
        </w:rPr>
      </w:pPr>
      <w:r w:rsidRPr="5677A093" w:rsidR="603BB981">
        <w:rPr>
          <w:noProof w:val="0"/>
          <w:lang w:val="en-US"/>
        </w:rPr>
        <w:t>Archiving completed and historical records</w:t>
      </w:r>
    </w:p>
    <w:p w:rsidR="6EFA591B" w:rsidP="5677A093" w:rsidRDefault="00196791" w14:paraId="09D937CE" w14:textId="12C44CAB">
      <w:pPr>
        <w:pStyle w:val="ListParagraph"/>
        <w:numPr>
          <w:ilvl w:val="1"/>
          <w:numId w:val="35"/>
        </w:numPr>
        <w:spacing w:before="240" w:beforeAutospacing="off" w:after="240" w:afterAutospacing="off"/>
        <w:ind w:left="1080" w:hanging="360"/>
        <w:rPr>
          <w:noProof w:val="0"/>
          <w:lang w:val="en-US"/>
        </w:rPr>
      </w:pPr>
      <w:r w:rsidRPr="5677A093" w:rsidR="603BB981">
        <w:rPr>
          <w:noProof w:val="0"/>
          <w:lang w:val="en-US"/>
        </w:rPr>
        <w:t>Introducing queue-based processing for file consumption</w:t>
      </w:r>
    </w:p>
    <w:p w:rsidR="6EFA591B" w:rsidP="5677A093" w:rsidRDefault="00196791" w14:paraId="7480C75B" w14:textId="4170B467">
      <w:pPr>
        <w:pStyle w:val="ListParagraph"/>
        <w:numPr>
          <w:ilvl w:val="1"/>
          <w:numId w:val="35"/>
        </w:numPr>
        <w:spacing w:before="240" w:beforeAutospacing="off" w:after="240" w:afterAutospacing="off"/>
        <w:ind w:left="1080" w:hanging="360"/>
        <w:rPr>
          <w:noProof w:val="0"/>
          <w:lang w:val="en-US"/>
        </w:rPr>
      </w:pPr>
      <w:r w:rsidRPr="5677A093" w:rsidR="603BB981">
        <w:rPr>
          <w:noProof w:val="0"/>
          <w:lang w:val="en-US"/>
        </w:rPr>
        <w:t xml:space="preserve">Using Storage Tables as the </w:t>
      </w:r>
      <w:r w:rsidRPr="5677A093" w:rsidR="603BB981">
        <w:rPr>
          <w:noProof w:val="0"/>
          <w:lang w:val="en-US"/>
        </w:rPr>
        <w:t>single source</w:t>
      </w:r>
      <w:r w:rsidRPr="5677A093" w:rsidR="603BB981">
        <w:rPr>
          <w:noProof w:val="0"/>
          <w:lang w:val="en-US"/>
        </w:rPr>
        <w:t xml:space="preserve"> of truth for integration state</w:t>
      </w:r>
    </w:p>
    <w:p w:rsidR="6EFA591B" w:rsidP="5677A093" w:rsidRDefault="00196791" w14:paraId="06E8BFDF" w14:textId="1180E433">
      <w:pPr>
        <w:pStyle w:val="ListParagraph"/>
        <w:numPr>
          <w:ilvl w:val="1"/>
          <w:numId w:val="35"/>
        </w:numPr>
        <w:spacing w:before="240" w:beforeAutospacing="off" w:after="240" w:afterAutospacing="off"/>
        <w:ind w:left="1080" w:hanging="360"/>
        <w:rPr>
          <w:noProof w:val="0"/>
          <w:lang w:val="en-US"/>
        </w:rPr>
      </w:pPr>
      <w:r w:rsidRPr="5677A093" w:rsidR="603BB981">
        <w:rPr>
          <w:noProof w:val="0"/>
          <w:lang w:val="en-US"/>
        </w:rPr>
        <w:t>Using Blob Storage exclusively for file storage</w:t>
      </w:r>
    </w:p>
    <w:p w:rsidR="6EFA591B" w:rsidP="5677A093" w:rsidRDefault="00196791" w14:paraId="4DA4D8B2" w14:textId="316286D3">
      <w:pPr>
        <w:pStyle w:val="ListParagraph"/>
        <w:numPr>
          <w:ilvl w:val="0"/>
          <w:numId w:val="35"/>
        </w:numPr>
        <w:spacing w:before="240" w:beforeAutospacing="off" w:after="240" w:afterAutospacing="off"/>
        <w:ind w:left="1080" w:hanging="720"/>
        <w:rPr>
          <w:noProof w:val="0"/>
          <w:lang w:val="en-US"/>
        </w:rPr>
      </w:pPr>
      <w:r w:rsidRPr="5677A093" w:rsidR="603BB981">
        <w:rPr>
          <w:noProof w:val="0"/>
          <w:lang w:val="en-US"/>
        </w:rPr>
        <w:t>Improving workflow robustness by:</w:t>
      </w:r>
    </w:p>
    <w:p w:rsidR="6EFA591B" w:rsidP="5677A093" w:rsidRDefault="00196791" w14:paraId="1BD83B65" w14:textId="3F588A32">
      <w:pPr>
        <w:pStyle w:val="ListParagraph"/>
        <w:numPr>
          <w:ilvl w:val="1"/>
          <w:numId w:val="35"/>
        </w:numPr>
        <w:spacing w:before="240" w:beforeAutospacing="off" w:after="240" w:afterAutospacing="off"/>
        <w:ind w:left="1080" w:hanging="360"/>
        <w:rPr>
          <w:noProof w:val="0"/>
          <w:lang w:val="en-US"/>
        </w:rPr>
      </w:pPr>
      <w:r w:rsidRPr="5677A093" w:rsidR="603BB981">
        <w:rPr>
          <w:noProof w:val="0"/>
          <w:lang w:val="en-US"/>
        </w:rPr>
        <w:t>Enhancing error handling in integration workflows</w:t>
      </w:r>
    </w:p>
    <w:p w:rsidR="6EFA591B" w:rsidP="5677A093" w:rsidRDefault="00196791" w14:paraId="409E9FB6" w14:textId="41AF1CCE">
      <w:pPr>
        <w:pStyle w:val="ListParagraph"/>
        <w:numPr>
          <w:ilvl w:val="1"/>
          <w:numId w:val="35"/>
        </w:numPr>
        <w:spacing w:before="240" w:beforeAutospacing="off" w:after="240" w:afterAutospacing="off"/>
        <w:ind w:left="1080" w:hanging="360"/>
        <w:rPr>
          <w:noProof w:val="0"/>
          <w:lang w:val="en-US"/>
        </w:rPr>
      </w:pPr>
      <w:r w:rsidRPr="5677A093" w:rsidR="603BB981">
        <w:rPr>
          <w:noProof w:val="0"/>
          <w:lang w:val="en-US"/>
        </w:rPr>
        <w:t>Fixing and hardening status update logic</w:t>
      </w:r>
    </w:p>
    <w:p w:rsidR="6EFA591B" w:rsidP="5677A093" w:rsidRDefault="00196791" w14:paraId="7A224888" w14:textId="2D56D6E5">
      <w:pPr>
        <w:pStyle w:val="ListParagraph"/>
        <w:numPr>
          <w:ilvl w:val="1"/>
          <w:numId w:val="35"/>
        </w:numPr>
        <w:spacing w:before="240" w:beforeAutospacing="off" w:after="240" w:afterAutospacing="off"/>
        <w:ind w:left="1080" w:hanging="360"/>
        <w:rPr>
          <w:noProof w:val="0"/>
          <w:lang w:val="en-US"/>
        </w:rPr>
      </w:pPr>
      <w:r w:rsidRPr="5677A093" w:rsidR="603BB981">
        <w:rPr>
          <w:noProof w:val="0"/>
          <w:lang w:val="en-US"/>
        </w:rPr>
        <w:t xml:space="preserve">Ensuring correct handling of </w:t>
      </w:r>
      <w:r w:rsidRPr="5677A093" w:rsidR="603BB981">
        <w:rPr>
          <w:noProof w:val="0"/>
          <w:lang w:val="en-US"/>
        </w:rPr>
        <w:t>already-processed</w:t>
      </w:r>
      <w:r w:rsidRPr="5677A093" w:rsidR="603BB981">
        <w:rPr>
          <w:noProof w:val="0"/>
          <w:lang w:val="en-US"/>
        </w:rPr>
        <w:t xml:space="preserve"> or missing files to prevent stalled executions</w:t>
      </w:r>
    </w:p>
    <w:p w:rsidR="6EFA591B" w:rsidP="5677A093" w:rsidRDefault="00196791" w14:paraId="74C4ACF3" w14:textId="4611D6E7">
      <w:pPr>
        <w:pStyle w:val="ListParagraph"/>
        <w:numPr>
          <w:ilvl w:val="0"/>
          <w:numId w:val="35"/>
        </w:numPr>
        <w:spacing w:before="240" w:beforeAutospacing="off" w:after="240" w:afterAutospacing="off"/>
        <w:ind w:left="1080" w:hanging="720"/>
        <w:rPr>
          <w:noProof w:val="0"/>
          <w:lang w:val="en-US"/>
        </w:rPr>
      </w:pPr>
      <w:r w:rsidRPr="5677A093" w:rsidR="603BB981">
        <w:rPr>
          <w:noProof w:val="0"/>
          <w:lang w:val="en-US"/>
        </w:rPr>
        <w:t>Implementing cost-optimization measures in non-production environments by:</w:t>
      </w:r>
    </w:p>
    <w:p w:rsidR="6EFA591B" w:rsidP="5677A093" w:rsidRDefault="00196791" w14:paraId="32B69CDC" w14:textId="3D1F951C">
      <w:pPr>
        <w:pStyle w:val="ListParagraph"/>
        <w:numPr>
          <w:ilvl w:val="1"/>
          <w:numId w:val="35"/>
        </w:numPr>
        <w:spacing w:before="240" w:beforeAutospacing="off" w:after="240" w:afterAutospacing="off"/>
        <w:ind w:left="1080" w:hanging="360"/>
        <w:rPr>
          <w:noProof w:val="0"/>
          <w:lang w:val="en-US"/>
        </w:rPr>
      </w:pPr>
      <w:r w:rsidRPr="5677A093" w:rsidR="603BB981">
        <w:rPr>
          <w:noProof w:val="0"/>
          <w:lang w:val="en-US"/>
        </w:rPr>
        <w:t>Identifying</w:t>
      </w:r>
      <w:r w:rsidRPr="5677A093" w:rsidR="603BB981">
        <w:rPr>
          <w:noProof w:val="0"/>
          <w:lang w:val="en-US"/>
        </w:rPr>
        <w:t xml:space="preserve"> and removing unused or unnecessary resources</w:t>
      </w:r>
    </w:p>
    <w:p w:rsidR="6EFA591B" w:rsidP="5677A093" w:rsidRDefault="00196791" w14:paraId="28CAD4EB" w14:textId="37CE5485">
      <w:pPr>
        <w:pStyle w:val="ListParagraph"/>
        <w:numPr>
          <w:ilvl w:val="1"/>
          <w:numId w:val="35"/>
        </w:numPr>
        <w:spacing w:before="240" w:beforeAutospacing="off" w:after="240" w:afterAutospacing="off"/>
        <w:ind w:left="1080" w:hanging="360"/>
        <w:rPr>
          <w:noProof w:val="0"/>
          <w:lang w:val="en-US"/>
        </w:rPr>
      </w:pPr>
      <w:r w:rsidRPr="5677A093" w:rsidR="603BB981">
        <w:rPr>
          <w:noProof w:val="0"/>
          <w:lang w:val="en-US"/>
        </w:rPr>
        <w:t>Consolidating</w:t>
      </w:r>
      <w:r w:rsidRPr="5677A093" w:rsidR="603BB981">
        <w:rPr>
          <w:noProof w:val="0"/>
          <w:lang w:val="en-US"/>
        </w:rPr>
        <w:t xml:space="preserve"> test environments where appropriate</w:t>
      </w:r>
    </w:p>
    <w:p w:rsidR="6EFA591B" w:rsidP="5677A093" w:rsidRDefault="00196791" w14:paraId="567F33F4" w14:textId="12832BB9">
      <w:pPr>
        <w:pStyle w:val="ListParagraph"/>
        <w:numPr>
          <w:ilvl w:val="1"/>
          <w:numId w:val="35"/>
        </w:numPr>
        <w:spacing w:before="240" w:beforeAutospacing="off" w:after="240" w:afterAutospacing="off"/>
        <w:ind w:left="1080" w:hanging="360"/>
        <w:rPr>
          <w:noProof w:val="0"/>
          <w:lang w:val="en-US"/>
        </w:rPr>
      </w:pPr>
      <w:r w:rsidRPr="5677A093" w:rsidR="603BB981">
        <w:rPr>
          <w:noProof w:val="0"/>
          <w:lang w:val="en-US"/>
        </w:rPr>
        <w:t xml:space="preserve">Migrating to more cost-efficient service plans where technically </w:t>
      </w:r>
      <w:r w:rsidRPr="5677A093" w:rsidR="603BB981">
        <w:rPr>
          <w:noProof w:val="0"/>
          <w:lang w:val="en-US"/>
        </w:rPr>
        <w:t>feasible</w:t>
      </w:r>
    </w:p>
    <w:p w:rsidR="6EFA591B" w:rsidP="5677A093" w:rsidRDefault="00196791" w14:paraId="47033846" w14:textId="27F556D1">
      <w:pPr>
        <w:pStyle w:val="Normal"/>
        <w:spacing w:before="240" w:beforeAutospacing="off" w:after="240" w:afterAutospacing="off"/>
        <w:ind w:left="0"/>
        <w:jc w:val="both"/>
        <w:rPr>
          <w:rFonts w:ascii="Arial" w:hAnsi="Arial" w:eastAsia="Arial" w:cs="Arial"/>
          <w:noProof w:val="0"/>
          <w:sz w:val="20"/>
          <w:szCs w:val="20"/>
          <w:lang w:val="en-US"/>
        </w:rPr>
      </w:pPr>
    </w:p>
    <w:p w:rsidRPr="0052779A" w:rsidR="00196791" w:rsidP="00DF7EB0" w:rsidRDefault="00196791" w14:paraId="5244A1D5" w14:textId="3D45848D">
      <w:pPr>
        <w:spacing w:before="240" w:after="240"/>
        <w:ind w:left="720" w:hanging="720"/>
        <w:jc w:val="both"/>
        <w:rPr>
          <w:lang w:val="en-GB"/>
        </w:rPr>
      </w:pPr>
      <w:r w:rsidRPr="5677A093" w:rsidR="00196791">
        <w:rPr>
          <w:rFonts w:ascii="Arial" w:hAnsi="Arial" w:eastAsia="Arial" w:cs="Arial"/>
          <w:sz w:val="20"/>
          <w:szCs w:val="20"/>
          <w:lang w:val="hu-HU"/>
        </w:rPr>
        <w:t>2.</w:t>
      </w:r>
      <w:r w:rsidRPr="5677A093" w:rsidR="283289D1">
        <w:rPr>
          <w:rFonts w:ascii="Arial" w:hAnsi="Arial" w:eastAsia="Arial" w:cs="Arial"/>
          <w:sz w:val="20"/>
          <w:szCs w:val="20"/>
          <w:lang w:val="hu-HU"/>
        </w:rPr>
        <w:t>2</w:t>
      </w:r>
      <w:r w:rsidRPr="5677A093" w:rsidR="00196791">
        <w:rPr>
          <w:rFonts w:ascii="Arial" w:hAnsi="Arial" w:eastAsia="Arial" w:cs="Arial"/>
          <w:sz w:val="20"/>
          <w:szCs w:val="20"/>
          <w:lang w:val="hu-HU"/>
        </w:rPr>
        <w:t xml:space="preserve"> </w:t>
      </w:r>
      <w:r>
        <w:tab/>
      </w:r>
      <w:commentRangeStart w:id="2"/>
      <w:r w:rsidRPr="5677A093" w:rsidR="00972CCB">
        <w:rPr>
          <w:rFonts w:ascii="Arial" w:hAnsi="Arial" w:eastAsia="Arial" w:cs="Arial"/>
          <w:sz w:val="20"/>
          <w:szCs w:val="20"/>
          <w:lang w:val="hu-HU"/>
        </w:rPr>
        <w:t xml:space="preserve">The </w:t>
      </w:r>
      <w:r w:rsidRPr="5677A093" w:rsidR="00972CCB">
        <w:rPr>
          <w:rFonts w:ascii="Arial" w:hAnsi="Arial" w:eastAsia="Arial" w:cs="Arial"/>
          <w:sz w:val="20"/>
          <w:szCs w:val="20"/>
          <w:lang w:val="hu-HU"/>
        </w:rPr>
        <w:t>Services</w:t>
      </w:r>
      <w:r w:rsidRPr="5677A093" w:rsidR="00972CCB">
        <w:rPr>
          <w:rFonts w:ascii="Arial" w:hAnsi="Arial" w:eastAsia="Arial" w:cs="Arial"/>
          <w:sz w:val="20"/>
          <w:szCs w:val="20"/>
          <w:lang w:val="hu-HU"/>
        </w:rPr>
        <w:t xml:space="preserve"> </w:t>
      </w:r>
      <w:r w:rsidRPr="5677A093" w:rsidR="00972CCB">
        <w:rPr>
          <w:rFonts w:ascii="Arial" w:hAnsi="Arial" w:eastAsia="Arial" w:cs="Arial"/>
          <w:sz w:val="20"/>
          <w:szCs w:val="20"/>
          <w:lang w:val="hu-HU"/>
        </w:rPr>
        <w:t>shall</w:t>
      </w:r>
      <w:r w:rsidRPr="5677A093" w:rsidR="00972CCB">
        <w:rPr>
          <w:rFonts w:ascii="Arial" w:hAnsi="Arial" w:eastAsia="Arial" w:cs="Arial"/>
          <w:sz w:val="20"/>
          <w:szCs w:val="20"/>
          <w:lang w:val="hu-HU"/>
        </w:rPr>
        <w:t xml:space="preserve"> be </w:t>
      </w:r>
      <w:r w:rsidRPr="5677A093" w:rsidR="00972CCB">
        <w:rPr>
          <w:rFonts w:ascii="Arial" w:hAnsi="Arial" w:eastAsia="Arial" w:cs="Arial"/>
          <w:sz w:val="20"/>
          <w:szCs w:val="20"/>
          <w:lang w:val="hu-HU"/>
        </w:rPr>
        <w:t>performed</w:t>
      </w:r>
      <w:r w:rsidRPr="5677A093" w:rsidR="00972CCB">
        <w:rPr>
          <w:rFonts w:ascii="Arial" w:hAnsi="Arial" w:eastAsia="Arial" w:cs="Arial"/>
          <w:sz w:val="20"/>
          <w:szCs w:val="20"/>
          <w:lang w:val="hu-HU"/>
        </w:rPr>
        <w:t xml:space="preserve"> </w:t>
      </w:r>
      <w:r w:rsidRPr="5677A093" w:rsidR="00972CCB">
        <w:rPr>
          <w:rFonts w:ascii="Arial" w:hAnsi="Arial" w:eastAsia="Arial" w:cs="Arial"/>
          <w:sz w:val="20"/>
          <w:szCs w:val="20"/>
          <w:lang w:val="hu-HU"/>
        </w:rPr>
        <w:t>by</w:t>
      </w:r>
      <w:r w:rsidRPr="5677A093" w:rsidR="00972CCB">
        <w:rPr>
          <w:rFonts w:ascii="Arial" w:hAnsi="Arial" w:eastAsia="Arial" w:cs="Arial"/>
          <w:sz w:val="20"/>
          <w:szCs w:val="20"/>
          <w:lang w:val="hu-HU"/>
        </w:rPr>
        <w:t xml:space="preserve"> a </w:t>
      </w:r>
      <w:r w:rsidRPr="5677A093" w:rsidR="00972CCB">
        <w:rPr>
          <w:rFonts w:ascii="Arial" w:hAnsi="Arial" w:eastAsia="Arial" w:cs="Arial"/>
          <w:sz w:val="20"/>
          <w:szCs w:val="20"/>
          <w:lang w:val="hu-HU"/>
        </w:rPr>
        <w:t>dedicated</w:t>
      </w:r>
      <w:r w:rsidRPr="5677A093" w:rsidR="00972CCB">
        <w:rPr>
          <w:rFonts w:ascii="Arial" w:hAnsi="Arial" w:eastAsia="Arial" w:cs="Arial"/>
          <w:sz w:val="20"/>
          <w:szCs w:val="20"/>
          <w:lang w:val="hu-HU"/>
        </w:rPr>
        <w:t xml:space="preserve"> team </w:t>
      </w:r>
      <w:r w:rsidRPr="5677A093" w:rsidR="00972CCB">
        <w:rPr>
          <w:rFonts w:ascii="Arial" w:hAnsi="Arial" w:eastAsia="Arial" w:cs="Arial"/>
          <w:sz w:val="20"/>
          <w:szCs w:val="20"/>
          <w:lang w:val="hu-HU"/>
        </w:rPr>
        <w:t>provided</w:t>
      </w:r>
      <w:r w:rsidRPr="5677A093" w:rsidR="00972CCB">
        <w:rPr>
          <w:rFonts w:ascii="Arial" w:hAnsi="Arial" w:eastAsia="Arial" w:cs="Arial"/>
          <w:sz w:val="20"/>
          <w:szCs w:val="20"/>
          <w:lang w:val="hu-HU"/>
        </w:rPr>
        <w:t xml:space="preserve"> </w:t>
      </w:r>
      <w:r w:rsidRPr="5677A093" w:rsidR="00972CCB">
        <w:rPr>
          <w:rFonts w:ascii="Arial" w:hAnsi="Arial" w:eastAsia="Arial" w:cs="Arial"/>
          <w:sz w:val="20"/>
          <w:szCs w:val="20"/>
          <w:lang w:val="hu-HU"/>
        </w:rPr>
        <w:t>by</w:t>
      </w:r>
      <w:r w:rsidRPr="5677A093" w:rsidR="00972CCB">
        <w:rPr>
          <w:rFonts w:ascii="Arial" w:hAnsi="Arial" w:eastAsia="Arial" w:cs="Arial"/>
          <w:sz w:val="20"/>
          <w:szCs w:val="20"/>
          <w:lang w:val="hu-HU"/>
        </w:rPr>
        <w:t xml:space="preserve"> </w:t>
      </w:r>
      <w:r w:rsidRPr="5677A093" w:rsidR="00972CCB">
        <w:rPr>
          <w:rFonts w:ascii="Arial" w:hAnsi="Arial" w:eastAsia="Arial" w:cs="Arial"/>
          <w:sz w:val="20"/>
          <w:szCs w:val="20"/>
          <w:lang w:val="hu-HU"/>
        </w:rPr>
        <w:t>the</w:t>
      </w:r>
      <w:r w:rsidRPr="5677A093" w:rsidR="00972CCB">
        <w:rPr>
          <w:rFonts w:ascii="Arial" w:hAnsi="Arial" w:eastAsia="Arial" w:cs="Arial"/>
          <w:sz w:val="20"/>
          <w:szCs w:val="20"/>
          <w:lang w:val="hu-HU"/>
        </w:rPr>
        <w:t xml:space="preserve"> Service </w:t>
      </w:r>
      <w:r w:rsidRPr="5677A093" w:rsidR="00972CCB">
        <w:rPr>
          <w:rFonts w:ascii="Arial" w:hAnsi="Arial" w:eastAsia="Arial" w:cs="Arial"/>
          <w:sz w:val="20"/>
          <w:szCs w:val="20"/>
          <w:lang w:val="hu-HU"/>
        </w:rPr>
        <w:t>Provider's</w:t>
      </w:r>
      <w:r w:rsidRPr="5677A093" w:rsidR="00972CCB">
        <w:rPr>
          <w:rFonts w:ascii="Arial" w:hAnsi="Arial" w:eastAsia="Arial" w:cs="Arial"/>
          <w:sz w:val="20"/>
          <w:szCs w:val="20"/>
          <w:lang w:val="hu-HU"/>
        </w:rPr>
        <w:t xml:space="preserve"> team, </w:t>
      </w:r>
      <w:r w:rsidRPr="5677A093" w:rsidR="00972CCB">
        <w:rPr>
          <w:rFonts w:ascii="Arial" w:hAnsi="Arial" w:eastAsia="Arial" w:cs="Arial"/>
          <w:sz w:val="20"/>
          <w:szCs w:val="20"/>
          <w:lang w:val="hu-HU"/>
        </w:rPr>
        <w:t>consisting</w:t>
      </w:r>
      <w:r w:rsidRPr="5677A093" w:rsidR="00972CCB">
        <w:rPr>
          <w:rFonts w:ascii="Arial" w:hAnsi="Arial" w:eastAsia="Arial" w:cs="Arial"/>
          <w:sz w:val="20"/>
          <w:szCs w:val="20"/>
          <w:lang w:val="hu-HU"/>
        </w:rPr>
        <w:t xml:space="preserve"> of </w:t>
      </w:r>
      <w:r w:rsidRPr="5677A093" w:rsidR="00972CCB">
        <w:rPr>
          <w:rFonts w:ascii="Arial" w:hAnsi="Arial" w:eastAsia="Arial" w:cs="Arial"/>
          <w:sz w:val="20"/>
          <w:szCs w:val="20"/>
          <w:lang w:val="hu-HU"/>
        </w:rPr>
        <w:t>professionals</w:t>
      </w:r>
      <w:r w:rsidRPr="5677A093" w:rsidR="00972CCB">
        <w:rPr>
          <w:rFonts w:ascii="Arial" w:hAnsi="Arial" w:eastAsia="Arial" w:cs="Arial"/>
          <w:sz w:val="20"/>
          <w:szCs w:val="20"/>
          <w:lang w:val="hu-HU"/>
        </w:rPr>
        <w:t xml:space="preserve"> </w:t>
      </w:r>
      <w:r w:rsidRPr="5677A093" w:rsidR="00972CCB">
        <w:rPr>
          <w:rFonts w:ascii="Arial" w:hAnsi="Arial" w:eastAsia="Arial" w:cs="Arial"/>
          <w:sz w:val="20"/>
          <w:szCs w:val="20"/>
          <w:lang w:val="hu-HU"/>
        </w:rPr>
        <w:t>with</w:t>
      </w:r>
      <w:r w:rsidRPr="5677A093" w:rsidR="00972CCB">
        <w:rPr>
          <w:rFonts w:ascii="Arial" w:hAnsi="Arial" w:eastAsia="Arial" w:cs="Arial"/>
          <w:sz w:val="20"/>
          <w:szCs w:val="20"/>
          <w:lang w:val="hu-HU"/>
        </w:rPr>
        <w:t xml:space="preserve"> </w:t>
      </w:r>
      <w:r w:rsidRPr="5677A093" w:rsidR="00972CCB">
        <w:rPr>
          <w:rFonts w:ascii="Arial" w:hAnsi="Arial" w:eastAsia="Arial" w:cs="Arial"/>
          <w:sz w:val="20"/>
          <w:szCs w:val="20"/>
          <w:lang w:val="hu-HU"/>
        </w:rPr>
        <w:t>varied</w:t>
      </w:r>
      <w:r w:rsidRPr="5677A093" w:rsidR="00972CCB">
        <w:rPr>
          <w:rFonts w:ascii="Arial" w:hAnsi="Arial" w:eastAsia="Arial" w:cs="Arial"/>
          <w:sz w:val="20"/>
          <w:szCs w:val="20"/>
          <w:lang w:val="hu-HU"/>
        </w:rPr>
        <w:t xml:space="preserve"> </w:t>
      </w:r>
      <w:r w:rsidRPr="5677A093" w:rsidR="00972CCB">
        <w:rPr>
          <w:rFonts w:ascii="Arial" w:hAnsi="Arial" w:eastAsia="Arial" w:cs="Arial"/>
          <w:sz w:val="20"/>
          <w:szCs w:val="20"/>
          <w:lang w:val="hu-HU"/>
        </w:rPr>
        <w:t>expertise</w:t>
      </w:r>
      <w:r w:rsidRPr="5677A093" w:rsidR="00972CCB">
        <w:rPr>
          <w:rFonts w:ascii="Arial" w:hAnsi="Arial" w:eastAsia="Arial" w:cs="Arial"/>
          <w:sz w:val="20"/>
          <w:szCs w:val="20"/>
          <w:lang w:val="hu-HU"/>
        </w:rPr>
        <w:t xml:space="preserve"> </w:t>
      </w:r>
      <w:r w:rsidRPr="5677A093" w:rsidR="00972CCB">
        <w:rPr>
          <w:rFonts w:ascii="Arial" w:hAnsi="Arial" w:eastAsia="Arial" w:cs="Arial"/>
          <w:sz w:val="20"/>
          <w:szCs w:val="20"/>
          <w:lang w:val="hu-HU"/>
        </w:rPr>
        <w:t>to</w:t>
      </w:r>
      <w:r w:rsidRPr="5677A093" w:rsidR="00972CCB">
        <w:rPr>
          <w:rFonts w:ascii="Arial" w:hAnsi="Arial" w:eastAsia="Arial" w:cs="Arial"/>
          <w:sz w:val="20"/>
          <w:szCs w:val="20"/>
          <w:lang w:val="hu-HU"/>
        </w:rPr>
        <w:t xml:space="preserve"> </w:t>
      </w:r>
      <w:r w:rsidRPr="5677A093" w:rsidR="00972CCB">
        <w:rPr>
          <w:rFonts w:ascii="Arial" w:hAnsi="Arial" w:eastAsia="Arial" w:cs="Arial"/>
          <w:sz w:val="20"/>
          <w:szCs w:val="20"/>
          <w:lang w:val="hu-HU"/>
        </w:rPr>
        <w:t>ensure</w:t>
      </w:r>
      <w:r w:rsidRPr="5677A093" w:rsidR="00972CCB">
        <w:rPr>
          <w:rFonts w:ascii="Arial" w:hAnsi="Arial" w:eastAsia="Arial" w:cs="Arial"/>
          <w:sz w:val="20"/>
          <w:szCs w:val="20"/>
          <w:lang w:val="hu-HU"/>
        </w:rPr>
        <w:t xml:space="preserve"> </w:t>
      </w:r>
      <w:r w:rsidRPr="5677A093" w:rsidR="00972CCB">
        <w:rPr>
          <w:rFonts w:ascii="Arial" w:hAnsi="Arial" w:eastAsia="Arial" w:cs="Arial"/>
          <w:sz w:val="20"/>
          <w:szCs w:val="20"/>
          <w:lang w:val="hu-HU"/>
        </w:rPr>
        <w:t>optimal</w:t>
      </w:r>
      <w:r w:rsidRPr="5677A093" w:rsidR="00972CCB">
        <w:rPr>
          <w:rFonts w:ascii="Arial" w:hAnsi="Arial" w:eastAsia="Arial" w:cs="Arial"/>
          <w:sz w:val="20"/>
          <w:szCs w:val="20"/>
          <w:lang w:val="hu-HU"/>
        </w:rPr>
        <w:t xml:space="preserve"> </w:t>
      </w:r>
      <w:r w:rsidRPr="5677A093" w:rsidR="00972CCB">
        <w:rPr>
          <w:rFonts w:ascii="Arial" w:hAnsi="Arial" w:eastAsia="Arial" w:cs="Arial"/>
          <w:sz w:val="20"/>
          <w:szCs w:val="20"/>
          <w:lang w:val="hu-HU"/>
        </w:rPr>
        <w:t>workload</w:t>
      </w:r>
      <w:r w:rsidRPr="5677A093" w:rsidR="00972CCB">
        <w:rPr>
          <w:rFonts w:ascii="Arial" w:hAnsi="Arial" w:eastAsia="Arial" w:cs="Arial"/>
          <w:sz w:val="20"/>
          <w:szCs w:val="20"/>
          <w:lang w:val="hu-HU"/>
        </w:rPr>
        <w:t xml:space="preserve"> </w:t>
      </w:r>
      <w:r w:rsidRPr="5677A093" w:rsidR="00972CCB">
        <w:rPr>
          <w:rFonts w:ascii="Arial" w:hAnsi="Arial" w:eastAsia="Arial" w:cs="Arial"/>
          <w:sz w:val="20"/>
          <w:szCs w:val="20"/>
          <w:lang w:val="hu-HU"/>
        </w:rPr>
        <w:t>distribution</w:t>
      </w:r>
      <w:r w:rsidRPr="5677A093" w:rsidR="00972CCB">
        <w:rPr>
          <w:rFonts w:ascii="Arial" w:hAnsi="Arial" w:eastAsia="Arial" w:cs="Arial"/>
          <w:sz w:val="20"/>
          <w:szCs w:val="20"/>
          <w:lang w:val="hu-HU"/>
        </w:rPr>
        <w:t xml:space="preserve">. The team </w:t>
      </w:r>
      <w:r w:rsidRPr="5677A093" w:rsidR="00972CCB">
        <w:rPr>
          <w:rFonts w:ascii="Arial" w:hAnsi="Arial" w:eastAsia="Arial" w:cs="Arial"/>
          <w:sz w:val="20"/>
          <w:szCs w:val="20"/>
          <w:lang w:val="hu-HU"/>
        </w:rPr>
        <w:t>will</w:t>
      </w:r>
      <w:r w:rsidRPr="5677A093" w:rsidR="00972CCB">
        <w:rPr>
          <w:rFonts w:ascii="Arial" w:hAnsi="Arial" w:eastAsia="Arial" w:cs="Arial"/>
          <w:sz w:val="20"/>
          <w:szCs w:val="20"/>
          <w:lang w:val="hu-HU"/>
        </w:rPr>
        <w:t xml:space="preserve"> </w:t>
      </w:r>
      <w:r w:rsidRPr="5677A093" w:rsidR="00972CCB">
        <w:rPr>
          <w:rFonts w:ascii="Arial" w:hAnsi="Arial" w:eastAsia="Arial" w:cs="Arial"/>
          <w:sz w:val="20"/>
          <w:szCs w:val="20"/>
          <w:lang w:val="hu-HU"/>
        </w:rPr>
        <w:t>operate</w:t>
      </w:r>
      <w:r w:rsidRPr="5677A093" w:rsidR="00972CCB">
        <w:rPr>
          <w:rFonts w:ascii="Arial" w:hAnsi="Arial" w:eastAsia="Arial" w:cs="Arial"/>
          <w:sz w:val="20"/>
          <w:szCs w:val="20"/>
          <w:lang w:val="hu-HU"/>
        </w:rPr>
        <w:t xml:space="preserve"> </w:t>
      </w:r>
      <w:r w:rsidRPr="5677A093" w:rsidR="00972CCB">
        <w:rPr>
          <w:rFonts w:ascii="Arial" w:hAnsi="Arial" w:eastAsia="Arial" w:cs="Arial"/>
          <w:sz w:val="20"/>
          <w:szCs w:val="20"/>
          <w:lang w:val="hu-HU"/>
        </w:rPr>
        <w:t>on</w:t>
      </w:r>
      <w:r w:rsidRPr="5677A093" w:rsidR="00972CCB">
        <w:rPr>
          <w:rFonts w:ascii="Arial" w:hAnsi="Arial" w:eastAsia="Arial" w:cs="Arial"/>
          <w:sz w:val="20"/>
          <w:szCs w:val="20"/>
          <w:lang w:val="hu-HU"/>
        </w:rPr>
        <w:t xml:space="preserve"> </w:t>
      </w:r>
      <w:r w:rsidRPr="5677A093" w:rsidR="00972CCB">
        <w:rPr>
          <w:rFonts w:ascii="Arial" w:hAnsi="Arial" w:eastAsia="Arial" w:cs="Arial"/>
          <w:sz w:val="20"/>
          <w:szCs w:val="20"/>
          <w:lang w:val="hu-HU"/>
        </w:rPr>
        <w:t>demand</w:t>
      </w:r>
      <w:r w:rsidRPr="5677A093" w:rsidR="00972CCB">
        <w:rPr>
          <w:rFonts w:ascii="Arial" w:hAnsi="Arial" w:eastAsia="Arial" w:cs="Arial"/>
          <w:sz w:val="20"/>
          <w:szCs w:val="20"/>
          <w:lang w:val="hu-HU"/>
        </w:rPr>
        <w:t xml:space="preserve">, </w:t>
      </w:r>
      <w:r w:rsidRPr="5677A093" w:rsidR="00972CCB">
        <w:rPr>
          <w:rFonts w:ascii="Arial" w:hAnsi="Arial" w:eastAsia="Arial" w:cs="Arial"/>
          <w:sz w:val="20"/>
          <w:szCs w:val="20"/>
          <w:lang w:val="hu-HU"/>
        </w:rPr>
        <w:t>optimizing</w:t>
      </w:r>
      <w:r w:rsidRPr="5677A093" w:rsidR="00972CCB">
        <w:rPr>
          <w:rFonts w:ascii="Arial" w:hAnsi="Arial" w:eastAsia="Arial" w:cs="Arial"/>
          <w:sz w:val="20"/>
          <w:szCs w:val="20"/>
          <w:lang w:val="hu-HU"/>
        </w:rPr>
        <w:t xml:space="preserve"> </w:t>
      </w:r>
      <w:r w:rsidRPr="5677A093" w:rsidR="00972CCB">
        <w:rPr>
          <w:rFonts w:ascii="Arial" w:hAnsi="Arial" w:eastAsia="Arial" w:cs="Arial"/>
          <w:sz w:val="20"/>
          <w:szCs w:val="20"/>
          <w:lang w:val="hu-HU"/>
        </w:rPr>
        <w:t>task</w:t>
      </w:r>
      <w:r w:rsidRPr="5677A093" w:rsidR="00972CCB">
        <w:rPr>
          <w:rFonts w:ascii="Arial" w:hAnsi="Arial" w:eastAsia="Arial" w:cs="Arial"/>
          <w:sz w:val="20"/>
          <w:szCs w:val="20"/>
          <w:lang w:val="hu-HU"/>
        </w:rPr>
        <w:t xml:space="preserve"> </w:t>
      </w:r>
      <w:r w:rsidRPr="5677A093" w:rsidR="00972CCB">
        <w:rPr>
          <w:rFonts w:ascii="Arial" w:hAnsi="Arial" w:eastAsia="Arial" w:cs="Arial"/>
          <w:sz w:val="20"/>
          <w:szCs w:val="20"/>
          <w:lang w:val="hu-HU"/>
        </w:rPr>
        <w:t>allocation</w:t>
      </w:r>
      <w:r w:rsidRPr="5677A093" w:rsidR="00972CCB">
        <w:rPr>
          <w:rFonts w:ascii="Arial" w:hAnsi="Arial" w:eastAsia="Arial" w:cs="Arial"/>
          <w:sz w:val="20"/>
          <w:szCs w:val="20"/>
          <w:lang w:val="hu-HU"/>
        </w:rPr>
        <w:t xml:space="preserve"> </w:t>
      </w:r>
      <w:r w:rsidRPr="5677A093" w:rsidR="00972CCB">
        <w:rPr>
          <w:rFonts w:ascii="Arial" w:hAnsi="Arial" w:eastAsia="Arial" w:cs="Arial"/>
          <w:sz w:val="20"/>
          <w:szCs w:val="20"/>
          <w:lang w:val="hu-HU"/>
        </w:rPr>
        <w:t>to</w:t>
      </w:r>
      <w:r w:rsidRPr="5677A093" w:rsidR="00972CCB">
        <w:rPr>
          <w:rFonts w:ascii="Arial" w:hAnsi="Arial" w:eastAsia="Arial" w:cs="Arial"/>
          <w:sz w:val="20"/>
          <w:szCs w:val="20"/>
          <w:lang w:val="hu-HU"/>
        </w:rPr>
        <w:t xml:space="preserve"> </w:t>
      </w:r>
      <w:r w:rsidRPr="5677A093" w:rsidR="00972CCB">
        <w:rPr>
          <w:rFonts w:ascii="Arial" w:hAnsi="Arial" w:eastAsia="Arial" w:cs="Arial"/>
          <w:sz w:val="20"/>
          <w:szCs w:val="20"/>
          <w:lang w:val="hu-HU"/>
        </w:rPr>
        <w:t>ensure</w:t>
      </w:r>
      <w:r w:rsidRPr="5677A093" w:rsidR="00972CCB">
        <w:rPr>
          <w:rFonts w:ascii="Arial" w:hAnsi="Arial" w:eastAsia="Arial" w:cs="Arial"/>
          <w:sz w:val="20"/>
          <w:szCs w:val="20"/>
          <w:lang w:val="hu-HU"/>
        </w:rPr>
        <w:t xml:space="preserve"> </w:t>
      </w:r>
      <w:r w:rsidRPr="5677A093" w:rsidR="00972CCB">
        <w:rPr>
          <w:rFonts w:ascii="Arial" w:hAnsi="Arial" w:eastAsia="Arial" w:cs="Arial"/>
          <w:sz w:val="20"/>
          <w:szCs w:val="20"/>
          <w:lang w:val="hu-HU"/>
        </w:rPr>
        <w:t>efficient</w:t>
      </w:r>
      <w:r w:rsidRPr="5677A093" w:rsidR="00972CCB">
        <w:rPr>
          <w:rFonts w:ascii="Arial" w:hAnsi="Arial" w:eastAsia="Arial" w:cs="Arial"/>
          <w:sz w:val="20"/>
          <w:szCs w:val="20"/>
          <w:lang w:val="hu-HU"/>
        </w:rPr>
        <w:t xml:space="preserve"> project </w:t>
      </w:r>
      <w:r w:rsidRPr="5677A093" w:rsidR="00972CCB">
        <w:rPr>
          <w:rFonts w:ascii="Arial" w:hAnsi="Arial" w:eastAsia="Arial" w:cs="Arial"/>
          <w:sz w:val="20"/>
          <w:szCs w:val="20"/>
          <w:lang w:val="hu-HU"/>
        </w:rPr>
        <w:t>delivery</w:t>
      </w:r>
      <w:r w:rsidRPr="5677A093" w:rsidR="00972CCB">
        <w:rPr>
          <w:rFonts w:ascii="Arial" w:hAnsi="Arial" w:eastAsia="Arial" w:cs="Arial"/>
          <w:sz w:val="20"/>
          <w:szCs w:val="20"/>
          <w:lang w:val="hu-HU"/>
        </w:rPr>
        <w:t xml:space="preserve">. A </w:t>
      </w:r>
      <w:r w:rsidRPr="5677A093" w:rsidR="00972CCB">
        <w:rPr>
          <w:rFonts w:ascii="Arial" w:hAnsi="Arial" w:eastAsia="Arial" w:cs="Arial"/>
          <w:sz w:val="20"/>
          <w:szCs w:val="20"/>
          <w:lang w:val="hu-HU"/>
        </w:rPr>
        <w:t>senior</w:t>
      </w:r>
      <w:r w:rsidRPr="5677A093" w:rsidR="00972CCB">
        <w:rPr>
          <w:rFonts w:ascii="Arial" w:hAnsi="Arial" w:eastAsia="Arial" w:cs="Arial"/>
          <w:sz w:val="20"/>
          <w:szCs w:val="20"/>
          <w:lang w:val="hu-HU"/>
        </w:rPr>
        <w:t xml:space="preserve"> team </w:t>
      </w:r>
      <w:r w:rsidRPr="5677A093" w:rsidR="00972CCB">
        <w:rPr>
          <w:rFonts w:ascii="Arial" w:hAnsi="Arial" w:eastAsia="Arial" w:cs="Arial"/>
          <w:sz w:val="20"/>
          <w:szCs w:val="20"/>
          <w:lang w:val="hu-HU"/>
        </w:rPr>
        <w:t>member</w:t>
      </w:r>
      <w:r w:rsidRPr="5677A093" w:rsidR="00972CCB">
        <w:rPr>
          <w:rFonts w:ascii="Arial" w:hAnsi="Arial" w:eastAsia="Arial" w:cs="Arial"/>
          <w:sz w:val="20"/>
          <w:szCs w:val="20"/>
          <w:lang w:val="hu-HU"/>
        </w:rPr>
        <w:t xml:space="preserve"> </w:t>
      </w:r>
      <w:r w:rsidRPr="5677A093" w:rsidR="00972CCB">
        <w:rPr>
          <w:rFonts w:ascii="Arial" w:hAnsi="Arial" w:eastAsia="Arial" w:cs="Arial"/>
          <w:sz w:val="20"/>
          <w:szCs w:val="20"/>
          <w:lang w:val="hu-HU"/>
        </w:rPr>
        <w:t>will</w:t>
      </w:r>
      <w:r w:rsidRPr="5677A093" w:rsidR="00972CCB">
        <w:rPr>
          <w:rFonts w:ascii="Arial" w:hAnsi="Arial" w:eastAsia="Arial" w:cs="Arial"/>
          <w:sz w:val="20"/>
          <w:szCs w:val="20"/>
          <w:lang w:val="hu-HU"/>
        </w:rPr>
        <w:t xml:space="preserve"> </w:t>
      </w:r>
      <w:r w:rsidRPr="5677A093" w:rsidR="00972CCB">
        <w:rPr>
          <w:rFonts w:ascii="Arial" w:hAnsi="Arial" w:eastAsia="Arial" w:cs="Arial"/>
          <w:sz w:val="20"/>
          <w:szCs w:val="20"/>
          <w:lang w:val="hu-HU"/>
        </w:rPr>
        <w:t>act</w:t>
      </w:r>
      <w:r w:rsidRPr="5677A093" w:rsidR="00972CCB">
        <w:rPr>
          <w:rFonts w:ascii="Arial" w:hAnsi="Arial" w:eastAsia="Arial" w:cs="Arial"/>
          <w:sz w:val="20"/>
          <w:szCs w:val="20"/>
          <w:lang w:val="hu-HU"/>
        </w:rPr>
        <w:t xml:space="preserve"> </w:t>
      </w:r>
      <w:r w:rsidRPr="5677A093" w:rsidR="00972CCB">
        <w:rPr>
          <w:rFonts w:ascii="Arial" w:hAnsi="Arial" w:eastAsia="Arial" w:cs="Arial"/>
          <w:sz w:val="20"/>
          <w:szCs w:val="20"/>
          <w:lang w:val="hu-HU"/>
        </w:rPr>
        <w:t>as</w:t>
      </w:r>
      <w:r w:rsidRPr="5677A093" w:rsidR="00972CCB">
        <w:rPr>
          <w:rFonts w:ascii="Arial" w:hAnsi="Arial" w:eastAsia="Arial" w:cs="Arial"/>
          <w:sz w:val="20"/>
          <w:szCs w:val="20"/>
          <w:lang w:val="hu-HU"/>
        </w:rPr>
        <w:t xml:space="preserve"> </w:t>
      </w:r>
      <w:r w:rsidRPr="5677A093" w:rsidR="00972CCB">
        <w:rPr>
          <w:rFonts w:ascii="Arial" w:hAnsi="Arial" w:eastAsia="Arial" w:cs="Arial"/>
          <w:sz w:val="20"/>
          <w:szCs w:val="20"/>
          <w:lang w:val="hu-HU"/>
        </w:rPr>
        <w:t>the</w:t>
      </w:r>
      <w:r w:rsidRPr="5677A093" w:rsidR="00972CCB">
        <w:rPr>
          <w:rFonts w:ascii="Arial" w:hAnsi="Arial" w:eastAsia="Arial" w:cs="Arial"/>
          <w:sz w:val="20"/>
          <w:szCs w:val="20"/>
          <w:lang w:val="hu-HU"/>
        </w:rPr>
        <w:t xml:space="preserve"> </w:t>
      </w:r>
      <w:r w:rsidRPr="5677A093" w:rsidR="00972CCB">
        <w:rPr>
          <w:rFonts w:ascii="Arial" w:hAnsi="Arial" w:eastAsia="Arial" w:cs="Arial"/>
          <w:sz w:val="20"/>
          <w:szCs w:val="20"/>
          <w:lang w:val="hu-HU"/>
        </w:rPr>
        <w:t>single</w:t>
      </w:r>
      <w:r w:rsidRPr="5677A093" w:rsidR="00972CCB">
        <w:rPr>
          <w:rFonts w:ascii="Arial" w:hAnsi="Arial" w:eastAsia="Arial" w:cs="Arial"/>
          <w:sz w:val="20"/>
          <w:szCs w:val="20"/>
          <w:lang w:val="hu-HU"/>
        </w:rPr>
        <w:t xml:space="preserve"> </w:t>
      </w:r>
      <w:r w:rsidRPr="5677A093" w:rsidR="00972CCB">
        <w:rPr>
          <w:rFonts w:ascii="Arial" w:hAnsi="Arial" w:eastAsia="Arial" w:cs="Arial"/>
          <w:sz w:val="20"/>
          <w:szCs w:val="20"/>
          <w:lang w:val="hu-HU"/>
        </w:rPr>
        <w:t>point</w:t>
      </w:r>
      <w:r w:rsidRPr="5677A093" w:rsidR="00972CCB">
        <w:rPr>
          <w:rFonts w:ascii="Arial" w:hAnsi="Arial" w:eastAsia="Arial" w:cs="Arial"/>
          <w:sz w:val="20"/>
          <w:szCs w:val="20"/>
          <w:lang w:val="hu-HU"/>
        </w:rPr>
        <w:t xml:space="preserve"> of </w:t>
      </w:r>
      <w:r w:rsidRPr="5677A093" w:rsidR="00972CCB">
        <w:rPr>
          <w:rFonts w:ascii="Arial" w:hAnsi="Arial" w:eastAsia="Arial" w:cs="Arial"/>
          <w:sz w:val="20"/>
          <w:szCs w:val="20"/>
          <w:lang w:val="hu-HU"/>
        </w:rPr>
        <w:t>responsibility</w:t>
      </w:r>
      <w:r w:rsidRPr="5677A093" w:rsidR="00972CCB">
        <w:rPr>
          <w:rFonts w:ascii="Arial" w:hAnsi="Arial" w:eastAsia="Arial" w:cs="Arial"/>
          <w:sz w:val="20"/>
          <w:szCs w:val="20"/>
          <w:lang w:val="hu-HU"/>
        </w:rPr>
        <w:t xml:space="preserve">, </w:t>
      </w:r>
      <w:r w:rsidRPr="5677A093" w:rsidR="00972CCB">
        <w:rPr>
          <w:rFonts w:ascii="Arial" w:hAnsi="Arial" w:eastAsia="Arial" w:cs="Arial"/>
          <w:sz w:val="20"/>
          <w:szCs w:val="20"/>
          <w:lang w:val="hu-HU"/>
        </w:rPr>
        <w:t>ensuring</w:t>
      </w:r>
      <w:r w:rsidRPr="5677A093" w:rsidR="00972CCB">
        <w:rPr>
          <w:rFonts w:ascii="Arial" w:hAnsi="Arial" w:eastAsia="Arial" w:cs="Arial"/>
          <w:sz w:val="20"/>
          <w:szCs w:val="20"/>
          <w:lang w:val="hu-HU"/>
        </w:rPr>
        <w:t xml:space="preserve"> </w:t>
      </w:r>
      <w:r w:rsidRPr="5677A093" w:rsidR="00972CCB">
        <w:rPr>
          <w:rFonts w:ascii="Arial" w:hAnsi="Arial" w:eastAsia="Arial" w:cs="Arial"/>
          <w:sz w:val="20"/>
          <w:szCs w:val="20"/>
          <w:lang w:val="hu-HU"/>
        </w:rPr>
        <w:t>streamlined</w:t>
      </w:r>
      <w:r w:rsidRPr="5677A093" w:rsidR="00972CCB">
        <w:rPr>
          <w:rFonts w:ascii="Arial" w:hAnsi="Arial" w:eastAsia="Arial" w:cs="Arial"/>
          <w:sz w:val="20"/>
          <w:szCs w:val="20"/>
          <w:lang w:val="hu-HU"/>
        </w:rPr>
        <w:t xml:space="preserve"> com-</w:t>
      </w:r>
      <w:r w:rsidRPr="5677A093" w:rsidR="00972CCB">
        <w:rPr>
          <w:rFonts w:ascii="Arial" w:hAnsi="Arial" w:eastAsia="Arial" w:cs="Arial"/>
          <w:sz w:val="20"/>
          <w:szCs w:val="20"/>
          <w:lang w:val="hu-HU"/>
        </w:rPr>
        <w:t>munication</w:t>
      </w:r>
      <w:r w:rsidRPr="5677A093" w:rsidR="00972CCB">
        <w:rPr>
          <w:rFonts w:ascii="Arial" w:hAnsi="Arial" w:eastAsia="Arial" w:cs="Arial"/>
          <w:sz w:val="20"/>
          <w:szCs w:val="20"/>
          <w:lang w:val="hu-HU"/>
        </w:rPr>
        <w:t xml:space="preserve"> and </w:t>
      </w:r>
      <w:r w:rsidRPr="5677A093" w:rsidR="00972CCB">
        <w:rPr>
          <w:rFonts w:ascii="Arial" w:hAnsi="Arial" w:eastAsia="Arial" w:cs="Arial"/>
          <w:sz w:val="20"/>
          <w:szCs w:val="20"/>
          <w:lang w:val="hu-HU"/>
        </w:rPr>
        <w:t>accountability</w:t>
      </w:r>
      <w:r w:rsidRPr="5677A093" w:rsidR="00972CCB">
        <w:rPr>
          <w:rFonts w:ascii="Arial" w:hAnsi="Arial" w:eastAsia="Arial" w:cs="Arial"/>
          <w:sz w:val="20"/>
          <w:szCs w:val="20"/>
          <w:lang w:val="hu-HU"/>
        </w:rPr>
        <w:t xml:space="preserve"> </w:t>
      </w:r>
      <w:r w:rsidRPr="5677A093" w:rsidR="00972CCB">
        <w:rPr>
          <w:rFonts w:ascii="Arial" w:hAnsi="Arial" w:eastAsia="Arial" w:cs="Arial"/>
          <w:sz w:val="20"/>
          <w:szCs w:val="20"/>
          <w:lang w:val="hu-HU"/>
        </w:rPr>
        <w:t>throughout</w:t>
      </w:r>
      <w:r w:rsidRPr="5677A093" w:rsidR="00972CCB">
        <w:rPr>
          <w:rFonts w:ascii="Arial" w:hAnsi="Arial" w:eastAsia="Arial" w:cs="Arial"/>
          <w:sz w:val="20"/>
          <w:szCs w:val="20"/>
          <w:lang w:val="hu-HU"/>
        </w:rPr>
        <w:t xml:space="preserve"> </w:t>
      </w:r>
      <w:r w:rsidRPr="5677A093" w:rsidR="00972CCB">
        <w:rPr>
          <w:rFonts w:ascii="Arial" w:hAnsi="Arial" w:eastAsia="Arial" w:cs="Arial"/>
          <w:sz w:val="20"/>
          <w:szCs w:val="20"/>
          <w:lang w:val="hu-HU"/>
        </w:rPr>
        <w:t>the</w:t>
      </w:r>
      <w:r w:rsidRPr="5677A093" w:rsidR="00972CCB">
        <w:rPr>
          <w:rFonts w:ascii="Arial" w:hAnsi="Arial" w:eastAsia="Arial" w:cs="Arial"/>
          <w:sz w:val="20"/>
          <w:szCs w:val="20"/>
          <w:lang w:val="hu-HU"/>
        </w:rPr>
        <w:t xml:space="preserve"> </w:t>
      </w:r>
      <w:r w:rsidRPr="5677A093" w:rsidR="00972CCB">
        <w:rPr>
          <w:rFonts w:ascii="Arial" w:hAnsi="Arial" w:eastAsia="Arial" w:cs="Arial"/>
          <w:sz w:val="20"/>
          <w:szCs w:val="20"/>
          <w:lang w:val="hu-HU"/>
        </w:rPr>
        <w:t>duration</w:t>
      </w:r>
      <w:r w:rsidRPr="5677A093" w:rsidR="00972CCB">
        <w:rPr>
          <w:rFonts w:ascii="Arial" w:hAnsi="Arial" w:eastAsia="Arial" w:cs="Arial"/>
          <w:sz w:val="20"/>
          <w:szCs w:val="20"/>
          <w:lang w:val="hu-HU"/>
        </w:rPr>
        <w:t xml:space="preserve"> of </w:t>
      </w:r>
      <w:r w:rsidRPr="5677A093" w:rsidR="00972CCB">
        <w:rPr>
          <w:rFonts w:ascii="Arial" w:hAnsi="Arial" w:eastAsia="Arial" w:cs="Arial"/>
          <w:sz w:val="20"/>
          <w:szCs w:val="20"/>
          <w:lang w:val="hu-HU"/>
        </w:rPr>
        <w:t>this</w:t>
      </w:r>
      <w:r w:rsidRPr="5677A093" w:rsidR="00972CCB">
        <w:rPr>
          <w:rFonts w:ascii="Arial" w:hAnsi="Arial" w:eastAsia="Arial" w:cs="Arial"/>
          <w:sz w:val="20"/>
          <w:szCs w:val="20"/>
          <w:lang w:val="hu-HU"/>
        </w:rPr>
        <w:t xml:space="preserve"> SOW.</w:t>
      </w:r>
      <w:commentRangeEnd w:id="2"/>
      <w:r>
        <w:rPr>
          <w:rStyle w:val="CommentReference"/>
        </w:rPr>
        <w:commentReference w:id="2"/>
      </w:r>
    </w:p>
    <w:p w:rsidR="76FB3E63" w:rsidDel="00FB7BE2" w:rsidP="76FB3E63" w:rsidRDefault="76FB3E63" w14:paraId="116DEED0" w14:textId="6010A19D">
      <w:pPr>
        <w:ind w:left="708"/>
        <w:jc w:val="both"/>
        <w:rPr>
          <w:del w:author="Rachel Benevenuto" w:date="2025-10-29T15:57:00Z" w16du:dateUtc="2025-10-29T14:57:00Z" w:id="3"/>
          <w:rFonts w:ascii="Arial" w:hAnsi="Arial" w:cs="Arial"/>
          <w:sz w:val="20"/>
          <w:szCs w:val="20"/>
          <w:lang w:val="hu-HU"/>
        </w:rPr>
      </w:pPr>
    </w:p>
    <w:p w:rsidRPr="00331BD0" w:rsidR="0085462C" w:rsidDel="00FB7BE2" w:rsidP="00536ED9" w:rsidRDefault="0085462C" w14:paraId="6DB06273" w14:textId="1F45310A">
      <w:pPr>
        <w:ind w:left="708"/>
        <w:jc w:val="both"/>
        <w:rPr>
          <w:del w:author="Rachel Benevenuto" w:date="2025-10-29T15:57:00Z" w16du:dateUtc="2025-10-29T14:57:00Z" w:id="4"/>
          <w:rFonts w:ascii="Arial" w:hAnsi="Arial" w:cs="Arial"/>
          <w:sz w:val="20"/>
          <w:szCs w:val="20"/>
          <w:lang w:val="en-AU"/>
        </w:rPr>
      </w:pPr>
    </w:p>
    <w:p w:rsidRPr="00331BD0" w:rsidR="00A751F4" w:rsidP="00A751F4" w:rsidRDefault="003B412C" w14:paraId="22BDC473" w14:textId="1C079F68">
      <w:pPr>
        <w:pStyle w:val="ListParagraph"/>
        <w:numPr>
          <w:ilvl w:val="0"/>
          <w:numId w:val="2"/>
        </w:numPr>
        <w:ind w:hanging="720"/>
        <w:jc w:val="both"/>
        <w:rPr>
          <w:rFonts w:ascii="Arial" w:hAnsi="Arial" w:cs="Arial"/>
          <w:b/>
          <w:sz w:val="20"/>
          <w:szCs w:val="20"/>
          <w:lang w:val="en-AU"/>
        </w:rPr>
      </w:pPr>
      <w:r w:rsidRPr="0210ECFA">
        <w:rPr>
          <w:rFonts w:ascii="Arial" w:hAnsi="Arial" w:cs="Arial"/>
          <w:b/>
          <w:bCs/>
          <w:sz w:val="20"/>
          <w:szCs w:val="20"/>
          <w:lang w:val="en-AU"/>
        </w:rPr>
        <w:t xml:space="preserve">Compensation &amp; </w:t>
      </w:r>
      <w:r w:rsidR="0066778B">
        <w:rPr>
          <w:rFonts w:ascii="Arial" w:hAnsi="Arial" w:cs="Arial"/>
          <w:b/>
          <w:bCs/>
          <w:sz w:val="20"/>
          <w:szCs w:val="20"/>
          <w:lang w:val="en-AU"/>
        </w:rPr>
        <w:t>Payment Terms</w:t>
      </w:r>
    </w:p>
    <w:p w:rsidRPr="00331BD0" w:rsidR="00A751F4" w:rsidP="00536ED9" w:rsidRDefault="00A751F4" w14:paraId="65262E31" w14:textId="77777777">
      <w:pPr>
        <w:ind w:left="708"/>
        <w:jc w:val="both"/>
        <w:rPr>
          <w:rFonts w:ascii="Arial" w:hAnsi="Arial" w:cs="Arial"/>
          <w:sz w:val="20"/>
          <w:szCs w:val="20"/>
          <w:lang w:val="en-AU"/>
        </w:rPr>
      </w:pPr>
    </w:p>
    <w:p w:rsidRPr="00DF7EB0" w:rsidR="00994CF9" w:rsidP="76FB3E63" w:rsidRDefault="3FD31A05" w14:paraId="5A8537B0" w14:textId="20B6455F">
      <w:pPr>
        <w:pStyle w:val="ListParagraph"/>
        <w:numPr>
          <w:ilvl w:val="1"/>
          <w:numId w:val="2"/>
        </w:numPr>
        <w:spacing w:line="259" w:lineRule="auto"/>
        <w:ind w:hanging="760"/>
        <w:jc w:val="both"/>
        <w:rPr>
          <w:rFonts w:ascii="Arial" w:hAnsi="Arial" w:cs="Arial"/>
          <w:sz w:val="20"/>
          <w:szCs w:val="20"/>
          <w:lang w:val="en-AU"/>
        </w:rPr>
      </w:pPr>
      <w:r w:rsidRPr="5677A093" w:rsidR="3FD31A05">
        <w:rPr>
          <w:rFonts w:ascii="Arial" w:hAnsi="Arial" w:cs="Arial"/>
          <w:sz w:val="20"/>
          <w:szCs w:val="20"/>
          <w:lang w:val="en-AU"/>
        </w:rPr>
        <w:t xml:space="preserve">The Service Provider shall deliver the Services on a time and material basis, using a flat daily rate of 546 EUR. The estimated effort for the engagement is </w:t>
      </w:r>
      <w:r w:rsidRPr="5677A093" w:rsidR="357656F1">
        <w:rPr>
          <w:rFonts w:ascii="Arial" w:hAnsi="Arial" w:cs="Arial"/>
          <w:sz w:val="20"/>
          <w:szCs w:val="20"/>
          <w:lang w:val="en-AU"/>
        </w:rPr>
        <w:t>54</w:t>
      </w:r>
      <w:r w:rsidRPr="5677A093" w:rsidR="00AA4302">
        <w:rPr>
          <w:rFonts w:ascii="Arial" w:hAnsi="Arial" w:cs="Arial"/>
          <w:sz w:val="20"/>
          <w:szCs w:val="20"/>
          <w:lang w:val="en-AU"/>
        </w:rPr>
        <w:t xml:space="preserve"> </w:t>
      </w:r>
      <w:r w:rsidRPr="5677A093" w:rsidR="00AA4302">
        <w:rPr>
          <w:rFonts w:ascii="Arial" w:hAnsi="Arial" w:cs="Arial"/>
          <w:sz w:val="20"/>
          <w:szCs w:val="20"/>
          <w:lang w:val="en-AU"/>
        </w:rPr>
        <w:t>working</w:t>
      </w:r>
      <w:r w:rsidRPr="5677A093" w:rsidR="68B790D4">
        <w:rPr>
          <w:rFonts w:ascii="Arial" w:hAnsi="Arial" w:cs="Arial"/>
          <w:sz w:val="20"/>
          <w:szCs w:val="20"/>
          <w:lang w:val="en-AU"/>
        </w:rPr>
        <w:t xml:space="preserve"> </w:t>
      </w:r>
      <w:r w:rsidRPr="5677A093" w:rsidR="3FD31A05">
        <w:rPr>
          <w:rFonts w:ascii="Arial" w:hAnsi="Arial" w:cs="Arial"/>
          <w:sz w:val="20"/>
          <w:szCs w:val="20"/>
          <w:lang w:val="en-AU"/>
        </w:rPr>
        <w:t xml:space="preserve">days, resulting in a total </w:t>
      </w:r>
      <w:r w:rsidRPr="5677A093" w:rsidR="00B25C1C">
        <w:rPr>
          <w:rFonts w:ascii="Arial" w:hAnsi="Arial" w:cs="Arial"/>
          <w:sz w:val="20"/>
          <w:szCs w:val="20"/>
          <w:lang w:val="en-AU"/>
        </w:rPr>
        <w:t xml:space="preserve">estimated </w:t>
      </w:r>
      <w:r w:rsidRPr="5677A093" w:rsidR="3FD31A05">
        <w:rPr>
          <w:rFonts w:ascii="Arial" w:hAnsi="Arial" w:cs="Arial"/>
          <w:sz w:val="20"/>
          <w:szCs w:val="20"/>
          <w:lang w:val="en-AU"/>
        </w:rPr>
        <w:t xml:space="preserve">cost of </w:t>
      </w:r>
      <w:r w:rsidRPr="5677A093" w:rsidR="2B7CB2A5">
        <w:rPr>
          <w:rFonts w:ascii="Arial" w:hAnsi="Arial" w:cs="Arial"/>
          <w:sz w:val="20"/>
          <w:szCs w:val="20"/>
          <w:lang w:val="en-AU"/>
        </w:rPr>
        <w:t>29</w:t>
      </w:r>
      <w:ins w:author="Rachel Benevenuto" w:date="2025-10-29T16:09:00Z" w:id="697267054">
        <w:r w:rsidRPr="5677A093" w:rsidR="00B6719E">
          <w:rPr>
            <w:rFonts w:ascii="Arial" w:hAnsi="Arial" w:cs="Arial"/>
            <w:sz w:val="20"/>
            <w:szCs w:val="20"/>
            <w:lang w:val="en-AU"/>
          </w:rPr>
          <w:t>,</w:t>
        </w:r>
      </w:ins>
      <w:r w:rsidRPr="5677A093" w:rsidR="17665E34">
        <w:rPr>
          <w:rFonts w:ascii="Arial" w:hAnsi="Arial" w:cs="Arial"/>
          <w:sz w:val="20"/>
          <w:szCs w:val="20"/>
          <w:lang w:val="en-AU"/>
        </w:rPr>
        <w:t>4</w:t>
      </w:r>
      <w:r w:rsidRPr="5677A093" w:rsidR="4A499880">
        <w:rPr>
          <w:rFonts w:ascii="Arial" w:hAnsi="Arial" w:cs="Arial"/>
          <w:sz w:val="20"/>
          <w:szCs w:val="20"/>
          <w:lang w:val="en-AU"/>
        </w:rPr>
        <w:t>84</w:t>
      </w:r>
      <w:r w:rsidRPr="5677A093" w:rsidR="3FD31A05">
        <w:rPr>
          <w:rFonts w:ascii="Arial" w:hAnsi="Arial" w:cs="Arial"/>
          <w:sz w:val="20"/>
          <w:szCs w:val="20"/>
          <w:lang w:val="en-AU"/>
        </w:rPr>
        <w:t xml:space="preserve"> EUR (the “Budget Cap”). </w:t>
      </w:r>
      <w:commentRangeStart w:id="6"/>
      <w:r w:rsidRPr="5677A093" w:rsidR="00C93F07">
        <w:rPr>
          <w:rFonts w:ascii="Arial" w:hAnsi="Arial" w:cs="Arial"/>
          <w:sz w:val="20"/>
          <w:szCs w:val="20"/>
          <w:lang w:val="en-AU"/>
        </w:rPr>
        <w:t>Notwithstanding the time and material basis</w:t>
      </w:r>
      <w:r w:rsidRPr="5677A093" w:rsidR="3FD31A05">
        <w:rPr>
          <w:rFonts w:ascii="Arial" w:hAnsi="Arial" w:cs="Arial"/>
          <w:sz w:val="20"/>
          <w:szCs w:val="20"/>
          <w:lang w:val="en-AU"/>
        </w:rPr>
        <w:t xml:space="preserve">, the total amount invoiced </w:t>
      </w:r>
      <w:r w:rsidRPr="5677A093" w:rsidR="00C93F07">
        <w:rPr>
          <w:rFonts w:ascii="Arial" w:hAnsi="Arial" w:cs="Arial"/>
          <w:sz w:val="20"/>
          <w:szCs w:val="20"/>
          <w:lang w:val="en-AU"/>
        </w:rPr>
        <w:t xml:space="preserve">under this SOW </w:t>
      </w:r>
      <w:r w:rsidRPr="5677A093" w:rsidR="3FD31A05">
        <w:rPr>
          <w:rFonts w:ascii="Arial" w:hAnsi="Arial" w:cs="Arial"/>
          <w:sz w:val="20"/>
          <w:szCs w:val="20"/>
          <w:lang w:val="en-AU"/>
        </w:rPr>
        <w:t xml:space="preserve">shall not exceed the Budget Cap without </w:t>
      </w:r>
      <w:r w:rsidRPr="5677A093" w:rsidR="005E6AE2">
        <w:rPr>
          <w:rFonts w:ascii="Arial" w:hAnsi="Arial" w:cs="Arial"/>
          <w:sz w:val="20"/>
          <w:szCs w:val="20"/>
          <w:lang w:val="en-AU"/>
        </w:rPr>
        <w:t>Colosseum’s</w:t>
      </w:r>
      <w:r w:rsidRPr="5677A093" w:rsidR="3FD31A05">
        <w:rPr>
          <w:rFonts w:ascii="Arial" w:hAnsi="Arial" w:cs="Arial"/>
          <w:sz w:val="20"/>
          <w:szCs w:val="20"/>
          <w:lang w:val="en-AU"/>
        </w:rPr>
        <w:t xml:space="preserve"> prior written consent. </w:t>
      </w:r>
      <w:commentRangeEnd w:id="6"/>
      <w:r>
        <w:rPr>
          <w:rStyle w:val="CommentReference"/>
        </w:rPr>
        <w:commentReference w:id="6"/>
      </w:r>
      <w:r w:rsidRPr="5677A093" w:rsidR="7AEDD89C">
        <w:rPr>
          <w:rFonts w:ascii="Arial" w:hAnsi="Arial" w:cs="Arial"/>
          <w:sz w:val="20"/>
          <w:szCs w:val="20"/>
          <w:lang w:val="en-AU"/>
        </w:rPr>
        <w:t>The Services shall be deemed accepted based on time reporting and execution of the scope unless objections are raised in writing.</w:t>
      </w:r>
    </w:p>
    <w:p w:rsidRPr="00DF7EB0" w:rsidR="005D700E" w:rsidP="00DF7EB0" w:rsidRDefault="005D700E" w14:paraId="1572AD06" w14:textId="77777777">
      <w:pPr>
        <w:pStyle w:val="Default"/>
        <w:ind w:left="720"/>
        <w:rPr>
          <w:color w:val="auto"/>
          <w:sz w:val="20"/>
          <w:szCs w:val="20"/>
          <w:lang w:val="en-AU"/>
        </w:rPr>
      </w:pPr>
    </w:p>
    <w:p w:rsidRPr="00DF7EB0" w:rsidR="005D700E" w:rsidP="00DF7EB0" w:rsidRDefault="005D700E" w14:paraId="6B64871C" w14:textId="33ABF2E7">
      <w:pPr>
        <w:pStyle w:val="Default"/>
        <w:ind w:left="720"/>
        <w:rPr>
          <w:color w:val="auto"/>
          <w:sz w:val="20"/>
          <w:szCs w:val="20"/>
          <w:lang w:val="en-AU"/>
        </w:rPr>
      </w:pPr>
    </w:p>
    <w:p w:rsidR="00536ED9" w:rsidP="00092079" w:rsidRDefault="00630887" w14:paraId="3E59D6C9" w14:textId="13986D32">
      <w:pPr>
        <w:pStyle w:val="ListParagraph"/>
        <w:numPr>
          <w:ilvl w:val="1"/>
          <w:numId w:val="2"/>
        </w:numPr>
        <w:jc w:val="both"/>
        <w:rPr>
          <w:rFonts w:ascii="Arial" w:hAnsi="Arial" w:cs="Arial"/>
          <w:sz w:val="20"/>
          <w:szCs w:val="20"/>
          <w:lang w:val="en-AU"/>
        </w:rPr>
      </w:pPr>
      <w:commentRangeStart w:id="9"/>
      <w:r w:rsidRPr="5677A093" w:rsidR="00366FB9">
        <w:rPr>
          <w:rFonts w:ascii="Arial" w:hAnsi="Arial" w:cs="Arial"/>
          <w:sz w:val="20"/>
          <w:szCs w:val="20"/>
          <w:lang w:val="en-AU"/>
        </w:rPr>
        <w:t xml:space="preserve">All invoicing shall be calculated using the daily rate and shall accurately reflect the actual time spent on the Services. Together with each invoice, during the engagement period, the Service Provider shall </w:t>
      </w:r>
      <w:r w:rsidRPr="5677A093" w:rsidR="00366FB9">
        <w:rPr>
          <w:rFonts w:ascii="Arial" w:hAnsi="Arial" w:cs="Arial"/>
          <w:sz w:val="20"/>
          <w:szCs w:val="20"/>
          <w:lang w:val="en-AU"/>
        </w:rPr>
        <w:t>submit</w:t>
      </w:r>
      <w:r w:rsidRPr="5677A093" w:rsidR="00366FB9">
        <w:rPr>
          <w:rFonts w:ascii="Arial" w:hAnsi="Arial" w:cs="Arial"/>
          <w:sz w:val="20"/>
          <w:szCs w:val="20"/>
          <w:lang w:val="en-AU"/>
        </w:rPr>
        <w:t xml:space="preserve"> detailed timesheets </w:t>
      </w:r>
      <w:r w:rsidRPr="5677A093" w:rsidR="00366FB9">
        <w:rPr>
          <w:rFonts w:ascii="Arial" w:hAnsi="Arial" w:cs="Arial"/>
          <w:sz w:val="20"/>
          <w:szCs w:val="20"/>
          <w:lang w:val="en-AU"/>
        </w:rPr>
        <w:t>containing</w:t>
      </w:r>
      <w:r w:rsidRPr="5677A093" w:rsidR="00366FB9">
        <w:rPr>
          <w:rFonts w:ascii="Arial" w:hAnsi="Arial" w:cs="Arial"/>
          <w:sz w:val="20"/>
          <w:szCs w:val="20"/>
          <w:lang w:val="en-AU"/>
        </w:rPr>
        <w:t xml:space="preserve"> the actual time spent</w:t>
      </w:r>
      <w:r w:rsidRPr="5677A093" w:rsidR="0095691C">
        <w:rPr>
          <w:rFonts w:ascii="Arial" w:hAnsi="Arial" w:cs="Arial"/>
          <w:sz w:val="20"/>
          <w:szCs w:val="20"/>
          <w:lang w:val="en-AU"/>
        </w:rPr>
        <w:t xml:space="preserve"> and</w:t>
      </w:r>
      <w:r w:rsidRPr="5677A093" w:rsidR="00366FB9">
        <w:rPr>
          <w:rFonts w:ascii="Arial" w:hAnsi="Arial" w:cs="Arial"/>
          <w:sz w:val="20"/>
          <w:szCs w:val="20"/>
          <w:lang w:val="en-AU"/>
        </w:rPr>
        <w:t xml:space="preserve"> description of activities, and the corresponding fees calculated at the daily rate specified in Clause 3.1 above. Payment shall be as specified in Clause 2.2 of the MSA</w:t>
      </w:r>
      <w:commentRangeEnd w:id="9"/>
      <w:r>
        <w:rPr>
          <w:rStyle w:val="CommentReference"/>
        </w:rPr>
        <w:commentReference w:id="9"/>
      </w:r>
      <w:r w:rsidRPr="5677A093" w:rsidR="00366FB9">
        <w:rPr>
          <w:rFonts w:ascii="Arial" w:hAnsi="Arial" w:cs="Arial"/>
          <w:sz w:val="20"/>
          <w:szCs w:val="20"/>
          <w:lang w:val="en-AU"/>
        </w:rPr>
        <w:t>.</w:t>
      </w:r>
    </w:p>
    <w:p w:rsidR="00092079" w:rsidP="5677A093" w:rsidRDefault="00092079" w14:paraId="535599E1" w14:textId="77777777">
      <w:pPr>
        <w:pStyle w:val="ListParagraph"/>
        <w:ind w:left="760"/>
        <w:jc w:val="both"/>
        <w:rPr>
          <w:rFonts w:ascii="Arial" w:hAnsi="Arial" w:cs="Arial"/>
          <w:sz w:val="20"/>
          <w:szCs w:val="20"/>
          <w:lang w:val="en-AU"/>
        </w:rPr>
        <w:pPrChange w:author="Becze Szabolcs" w:date="2025-10-31T12:55:00Z" w16du:dateUtc="2025-10-31T10:55:00Z" w:id="11">
          <w:pPr>
            <w:pStyle w:val="ListParagraph"/>
            <w:ind w:left="709" w:hanging="709"/>
            <w:jc w:val="both"/>
          </w:pPr>
        </w:pPrChange>
      </w:pPr>
    </w:p>
    <w:p w:rsidR="00092079" w:rsidP="5677A093" w:rsidRDefault="00092079" w14:paraId="689E8EAD" w14:textId="77777777">
      <w:pPr>
        <w:pStyle w:val="ListParagraph"/>
        <w:keepNext w:val="1"/>
        <w:keepLines w:val="1"/>
        <w:numPr>
          <w:ilvl w:val="0"/>
          <w:numId w:val="2"/>
        </w:numPr>
        <w:ind w:hanging="720"/>
        <w:jc w:val="both"/>
        <w:rPr>
          <w:rFonts w:ascii="Arial" w:hAnsi="Arial" w:cs="Arial"/>
          <w:b w:val="1"/>
          <w:bCs w:val="1"/>
          <w:sz w:val="20"/>
          <w:szCs w:val="20"/>
          <w:lang w:val="en-AU"/>
        </w:rPr>
        <w:pPrChange w:author="Becze Szabolcs" w:date="2025-10-31T12:55:00Z" w16du:dateUtc="2025-10-31T10:55:00Z" w:id="13">
          <w:pPr>
            <w:pStyle w:val="ListParagraph"/>
            <w:keepNext w:val="1"/>
            <w:keepLines w:val="1"/>
            <w:numPr>
              <w:ilvl w:val="0"/>
              <w:numId w:val="2"/>
            </w:numPr>
            <w:ind w:hanging="360"/>
            <w:jc w:val="both"/>
          </w:pPr>
        </w:pPrChange>
      </w:pPr>
      <w:r w:rsidRPr="5677A093" w:rsidR="00092079">
        <w:rPr>
          <w:rFonts w:ascii="Arial" w:hAnsi="Arial" w:cs="Arial"/>
          <w:b w:val="1"/>
          <w:bCs w:val="1"/>
          <w:sz w:val="20"/>
          <w:szCs w:val="20"/>
          <w:lang w:val="en-AU"/>
        </w:rPr>
        <w:t>Data Protection</w:t>
      </w:r>
    </w:p>
    <w:p w:rsidR="00092079" w:rsidP="00092079" w:rsidRDefault="00092079" w14:paraId="25D46CB9" w14:textId="77777777">
      <w:pPr>
        <w:pStyle w:val="ListParagraph"/>
        <w:keepNext w:val="1"/>
        <w:keepLines w:val="1"/>
        <w:jc w:val="both"/>
        <w:rPr>
          <w:rFonts w:ascii="Arial" w:hAnsi="Arial" w:cs="Arial"/>
          <w:sz w:val="20"/>
          <w:szCs w:val="20"/>
          <w:lang w:val="en-AU"/>
        </w:rPr>
      </w:pPr>
    </w:p>
    <w:p w:rsidRPr="000512D3" w:rsidR="00092079" w:rsidP="00092079" w:rsidRDefault="00092079" w14:paraId="615BC1EF" w14:textId="77777777">
      <w:pPr>
        <w:pStyle w:val="ListParagraph"/>
        <w:keepNext w:val="1"/>
        <w:keepLines w:val="1"/>
        <w:jc w:val="both"/>
        <w:rPr>
          <w:rFonts w:ascii="Arial" w:hAnsi="Arial" w:cs="Arial"/>
          <w:sz w:val="20"/>
          <w:szCs w:val="20"/>
          <w:lang w:val="en-AU"/>
          <w:rPrChange w:author="" w16du:dateUtc="2025-07-02T12:26:00Z" w:id="1397984493">
            <w:rPr>
              <w:rFonts w:ascii="Arial" w:hAnsi="Arial" w:cs="Arial"/>
              <w:b/>
              <w:sz w:val="20"/>
              <w:szCs w:val="20"/>
              <w:lang w:val="en-AU"/>
            </w:rPr>
          </w:rPrChange>
        </w:rPr>
      </w:pPr>
      <w:r w:rsidRPr="5677A093" w:rsidR="00092079">
        <w:rPr>
          <w:rFonts w:ascii="Arial" w:hAnsi="Arial" w:cs="Arial"/>
          <w:sz w:val="20"/>
          <w:szCs w:val="20"/>
          <w:lang w:val="en-AU"/>
        </w:rPr>
        <w:t xml:space="preserve">For the performance of the Services, the Service Provider will process personal and act as a data processor on behalf of and under the instructions of Colosseum, acting as a data controller. </w:t>
      </w:r>
      <w:r w:rsidRPr="5677A093" w:rsidR="00092079">
        <w:rPr>
          <w:rFonts w:ascii="Arial" w:hAnsi="Arial" w:cs="Arial"/>
          <w:sz w:val="20"/>
          <w:szCs w:val="20"/>
          <w:lang w:val="en-AU"/>
        </w:rPr>
        <w:t>In accordance with</w:t>
      </w:r>
      <w:r w:rsidRPr="5677A093" w:rsidR="00092079">
        <w:rPr>
          <w:rFonts w:ascii="Arial" w:hAnsi="Arial" w:cs="Arial"/>
          <w:sz w:val="20"/>
          <w:szCs w:val="20"/>
          <w:lang w:val="en-AU"/>
        </w:rPr>
        <w:t xml:space="preserve"> the terms of Clause 6 of the MSA, the details of Service Provider’s processing activities are specified according to Schedule 1 of the DPA attached to this SoW as Annex 1.</w:t>
      </w:r>
    </w:p>
    <w:p w:rsidRPr="00092079" w:rsidR="00092079" w:rsidP="00092079" w:rsidRDefault="00092079" w14:paraId="27D10CD3" w14:textId="77777777">
      <w:pPr>
        <w:jc w:val="both"/>
        <w:rPr>
          <w:rFonts w:ascii="Arial" w:hAnsi="Arial" w:cs="Arial"/>
          <w:sz w:val="20"/>
          <w:szCs w:val="20"/>
          <w:lang w:val="en-AU"/>
          <w:rPrChange w:author="Becze Szabolcs" w:date="2025-10-31T12:55:00Z" w16du:dateUtc="2025-10-31T10:55:00Z" w:id="20">
            <w:rPr>
              <w:lang w:val="en-AU"/>
            </w:rPr>
          </w:rPrChange>
        </w:rPr>
        <w:pPrChange w:author="Becze Szabolcs" w:date="2025-10-31T12:55:00Z" w16du:dateUtc="2025-10-31T10:55:00Z" w:id="21">
          <w:pPr>
            <w:pStyle w:val="ListParagraph"/>
            <w:ind w:left="709" w:hanging="709"/>
            <w:jc w:val="both"/>
          </w:pPr>
        </w:pPrChange>
      </w:pPr>
    </w:p>
    <w:p w:rsidRPr="00331BD0" w:rsidR="00C57BD4" w:rsidP="001726C5" w:rsidRDefault="00C57BD4" w14:paraId="6ECCE02E" w14:textId="77777777">
      <w:pPr>
        <w:ind w:left="708"/>
        <w:jc w:val="both"/>
        <w:rPr>
          <w:rFonts w:ascii="Arial" w:hAnsi="Arial" w:cs="Arial"/>
          <w:sz w:val="20"/>
          <w:szCs w:val="20"/>
          <w:lang w:val="en-AU"/>
        </w:rPr>
      </w:pPr>
    </w:p>
    <w:p w:rsidRPr="00331BD0" w:rsidR="00F57251" w:rsidP="00B652A9" w:rsidRDefault="009C49B4" w14:paraId="12F80C37" w14:textId="29B7C2DB">
      <w:pPr>
        <w:pStyle w:val="ListParagraph"/>
        <w:keepNext/>
        <w:keepLines/>
        <w:numPr>
          <w:ilvl w:val="0"/>
          <w:numId w:val="2"/>
        </w:numPr>
        <w:ind w:hanging="720"/>
        <w:jc w:val="both"/>
        <w:rPr>
          <w:rFonts w:ascii="Arial" w:hAnsi="Arial" w:cs="Arial"/>
          <w:b/>
          <w:sz w:val="20"/>
          <w:szCs w:val="20"/>
          <w:lang w:val="en-AU"/>
        </w:rPr>
      </w:pPr>
      <w:r>
        <w:rPr>
          <w:rFonts w:ascii="Arial" w:hAnsi="Arial" w:cs="Arial"/>
          <w:b/>
          <w:sz w:val="20"/>
          <w:szCs w:val="20"/>
          <w:lang w:val="en-AU"/>
        </w:rPr>
        <w:t xml:space="preserve">Term and </w:t>
      </w:r>
      <w:r w:rsidRPr="00331BD0" w:rsidR="00F57251">
        <w:rPr>
          <w:rFonts w:ascii="Arial" w:hAnsi="Arial" w:cs="Arial"/>
          <w:b/>
          <w:sz w:val="20"/>
          <w:szCs w:val="20"/>
          <w:lang w:val="en-AU"/>
        </w:rPr>
        <w:t xml:space="preserve">Termination </w:t>
      </w:r>
    </w:p>
    <w:p w:rsidRPr="00331BD0" w:rsidR="00F57251" w:rsidP="001726C5" w:rsidRDefault="00F57251" w14:paraId="50F961C3" w14:textId="77777777">
      <w:pPr>
        <w:ind w:left="708"/>
        <w:jc w:val="both"/>
        <w:rPr>
          <w:rFonts w:ascii="Arial" w:hAnsi="Arial" w:cs="Arial"/>
          <w:sz w:val="20"/>
          <w:szCs w:val="20"/>
          <w:lang w:val="en-AU"/>
        </w:rPr>
      </w:pPr>
    </w:p>
    <w:p w:rsidRPr="007A751B" w:rsidR="007068B8" w:rsidP="00136405" w:rsidRDefault="000A23BC" w14:paraId="00C70DD7" w14:textId="1E0D2D29">
      <w:pPr>
        <w:pStyle w:val="ListParagraph"/>
        <w:numPr>
          <w:ilvl w:val="1"/>
          <w:numId w:val="2"/>
        </w:numPr>
        <w:ind w:hanging="760"/>
        <w:jc w:val="both"/>
        <w:rPr>
          <w:rFonts w:ascii="Arial" w:hAnsi="Arial" w:cs="Arial"/>
          <w:sz w:val="20"/>
          <w:szCs w:val="20"/>
          <w:lang w:val="en-AU"/>
        </w:rPr>
      </w:pPr>
      <w:r w:rsidRPr="76FB3E63">
        <w:rPr>
          <w:rFonts w:ascii="Arial" w:hAnsi="Arial" w:cs="Arial"/>
          <w:sz w:val="20"/>
          <w:szCs w:val="20"/>
          <w:lang w:val="en-AU"/>
        </w:rPr>
        <w:t>This SOW is effective as of the</w:t>
      </w:r>
      <w:r w:rsidRPr="76FB3E63" w:rsidR="00A248F4">
        <w:rPr>
          <w:rFonts w:ascii="Arial" w:hAnsi="Arial" w:cs="Arial"/>
          <w:sz w:val="20"/>
          <w:szCs w:val="20"/>
          <w:lang w:val="en-AU"/>
        </w:rPr>
        <w:t xml:space="preserve"> SOW</w:t>
      </w:r>
      <w:r w:rsidRPr="76FB3E63">
        <w:rPr>
          <w:rFonts w:ascii="Arial" w:hAnsi="Arial" w:cs="Arial"/>
          <w:sz w:val="20"/>
          <w:szCs w:val="20"/>
          <w:lang w:val="en-AU"/>
        </w:rPr>
        <w:t xml:space="preserve"> Effective Date and shall remain </w:t>
      </w:r>
      <w:r w:rsidR="00E06F32">
        <w:rPr>
          <w:rFonts w:ascii="Arial" w:hAnsi="Arial" w:cs="Arial"/>
          <w:sz w:val="20"/>
          <w:szCs w:val="20"/>
          <w:lang w:val="en-AU"/>
        </w:rPr>
        <w:t>in effect un</w:t>
      </w:r>
      <w:r w:rsidR="00D82723">
        <w:rPr>
          <w:rFonts w:ascii="Arial" w:hAnsi="Arial" w:cs="Arial"/>
          <w:sz w:val="20"/>
          <w:szCs w:val="20"/>
          <w:lang w:val="en-AU"/>
        </w:rPr>
        <w:t xml:space="preserve">til </w:t>
      </w:r>
      <w:r w:rsidR="00E06F32">
        <w:rPr>
          <w:rFonts w:ascii="Arial" w:hAnsi="Arial" w:cs="Arial"/>
          <w:sz w:val="20"/>
          <w:szCs w:val="20"/>
          <w:lang w:val="en-AU"/>
        </w:rPr>
        <w:t xml:space="preserve">terminated </w:t>
      </w:r>
      <w:r w:rsidR="00684FC7">
        <w:rPr>
          <w:rFonts w:ascii="Arial" w:hAnsi="Arial" w:cs="Arial"/>
          <w:sz w:val="20"/>
          <w:szCs w:val="20"/>
          <w:lang w:val="en-AU"/>
        </w:rPr>
        <w:t xml:space="preserve">by either Party </w:t>
      </w:r>
      <w:r w:rsidR="00DD648D">
        <w:rPr>
          <w:rFonts w:ascii="Arial" w:hAnsi="Arial" w:cs="Arial"/>
          <w:sz w:val="20"/>
          <w:szCs w:val="20"/>
          <w:lang w:val="en-AU"/>
        </w:rPr>
        <w:t>upon</w:t>
      </w:r>
      <w:r w:rsidR="00F97E2A">
        <w:rPr>
          <w:rFonts w:ascii="Arial" w:hAnsi="Arial" w:cs="Arial"/>
          <w:sz w:val="20"/>
          <w:szCs w:val="20"/>
          <w:lang w:val="en-AU"/>
        </w:rPr>
        <w:t xml:space="preserve"> </w:t>
      </w:r>
      <w:r w:rsidR="00136405">
        <w:rPr>
          <w:rFonts w:ascii="Arial" w:hAnsi="Arial" w:cs="Arial"/>
          <w:sz w:val="20"/>
          <w:szCs w:val="20"/>
          <w:lang w:val="en-AU"/>
        </w:rPr>
        <w:t>30</w:t>
      </w:r>
      <w:r w:rsidR="00DD648D">
        <w:rPr>
          <w:rFonts w:ascii="Arial" w:hAnsi="Arial" w:cs="Arial"/>
          <w:sz w:val="20"/>
          <w:szCs w:val="20"/>
          <w:lang w:val="en-AU"/>
        </w:rPr>
        <w:t xml:space="preserve"> </w:t>
      </w:r>
      <w:r w:rsidR="00136405">
        <w:rPr>
          <w:rFonts w:ascii="Arial" w:hAnsi="Arial" w:cs="Arial"/>
          <w:sz w:val="20"/>
          <w:szCs w:val="20"/>
          <w:lang w:val="en-AU"/>
        </w:rPr>
        <w:t>day</w:t>
      </w:r>
      <w:r w:rsidR="00DD648D">
        <w:rPr>
          <w:rFonts w:ascii="Arial" w:hAnsi="Arial" w:cs="Arial"/>
          <w:sz w:val="20"/>
          <w:szCs w:val="20"/>
          <w:lang w:val="en-AU"/>
        </w:rPr>
        <w:t>s</w:t>
      </w:r>
      <w:r w:rsidR="00136405">
        <w:rPr>
          <w:rFonts w:ascii="Arial" w:hAnsi="Arial" w:cs="Arial"/>
          <w:sz w:val="20"/>
          <w:szCs w:val="20"/>
          <w:lang w:val="en-AU"/>
        </w:rPr>
        <w:t xml:space="preserve"> prior written notice</w:t>
      </w:r>
      <w:r w:rsidR="00597EB5">
        <w:rPr>
          <w:rFonts w:ascii="Arial" w:hAnsi="Arial" w:cs="Arial"/>
          <w:sz w:val="20"/>
          <w:szCs w:val="20"/>
          <w:lang w:val="en-AU"/>
        </w:rPr>
        <w:t xml:space="preserve"> to the other Party</w:t>
      </w:r>
      <w:r w:rsidRPr="007A751B" w:rsidR="007068B8">
        <w:rPr>
          <w:rFonts w:ascii="Arial" w:hAnsi="Arial" w:cs="Arial"/>
          <w:sz w:val="20"/>
          <w:szCs w:val="20"/>
          <w:lang w:val="en-AU"/>
        </w:rPr>
        <w:t xml:space="preserve">. </w:t>
      </w:r>
    </w:p>
    <w:p w:rsidRPr="00331BD0" w:rsidR="007068B8" w:rsidP="001D5CAD" w:rsidRDefault="007068B8" w14:paraId="6F6A9B36" w14:textId="77777777">
      <w:pPr>
        <w:pStyle w:val="ListParagraph"/>
        <w:ind w:left="760"/>
        <w:jc w:val="both"/>
        <w:rPr>
          <w:rFonts w:ascii="Arial" w:hAnsi="Arial" w:cs="Arial"/>
          <w:sz w:val="20"/>
          <w:szCs w:val="20"/>
          <w:lang w:val="en-AU"/>
        </w:rPr>
      </w:pPr>
    </w:p>
    <w:p w:rsidRPr="00331BD0" w:rsidR="00B652A9" w:rsidP="001D5CAD" w:rsidRDefault="005D7238" w14:paraId="2B7FA312" w14:textId="31F063ED">
      <w:pPr>
        <w:pStyle w:val="ListParagraph"/>
        <w:numPr>
          <w:ilvl w:val="1"/>
          <w:numId w:val="2"/>
        </w:numPr>
        <w:ind w:hanging="760"/>
        <w:jc w:val="both"/>
        <w:rPr>
          <w:rFonts w:ascii="Arial" w:hAnsi="Arial" w:cs="Arial"/>
          <w:sz w:val="20"/>
          <w:szCs w:val="20"/>
          <w:lang w:val="en-AU"/>
        </w:rPr>
      </w:pPr>
      <w:r>
        <w:rPr>
          <w:rFonts w:ascii="Arial" w:hAnsi="Arial" w:cs="Arial"/>
          <w:sz w:val="20"/>
          <w:szCs w:val="20"/>
          <w:lang w:val="en-AU"/>
        </w:rPr>
        <w:t>Service Provider shall refund C</w:t>
      </w:r>
      <w:r w:rsidRPr="00331BD0" w:rsidR="007068B8">
        <w:rPr>
          <w:rFonts w:ascii="Arial" w:hAnsi="Arial" w:cs="Arial"/>
          <w:sz w:val="20"/>
          <w:szCs w:val="20"/>
          <w:lang w:val="en-AU"/>
        </w:rPr>
        <w:t xml:space="preserve">olosseum </w:t>
      </w:r>
      <w:r w:rsidR="00D278E5">
        <w:rPr>
          <w:rFonts w:ascii="Arial" w:hAnsi="Arial" w:cs="Arial"/>
          <w:sz w:val="20"/>
          <w:szCs w:val="20"/>
          <w:lang w:val="en-AU"/>
        </w:rPr>
        <w:t xml:space="preserve">any excess prepaid fees for the </w:t>
      </w:r>
      <w:r w:rsidRPr="00DC4D97" w:rsidR="00D278E5">
        <w:rPr>
          <w:rFonts w:ascii="Arial" w:hAnsi="Arial" w:cs="Arial"/>
          <w:sz w:val="20"/>
          <w:szCs w:val="20"/>
          <w:lang w:val="en-AU"/>
        </w:rPr>
        <w:t xml:space="preserve">affected </w:t>
      </w:r>
      <w:r w:rsidRPr="00DC4D97" w:rsidR="00DC4D97">
        <w:rPr>
          <w:rFonts w:ascii="Arial" w:hAnsi="Arial" w:cs="Arial"/>
          <w:sz w:val="20"/>
          <w:szCs w:val="20"/>
          <w:lang w:val="en-AU"/>
        </w:rPr>
        <w:t>S</w:t>
      </w:r>
      <w:r w:rsidRPr="00DC4D97" w:rsidR="00D278E5">
        <w:rPr>
          <w:rFonts w:ascii="Arial" w:hAnsi="Arial" w:cs="Arial"/>
          <w:sz w:val="20"/>
          <w:szCs w:val="20"/>
          <w:lang w:val="en-AU"/>
        </w:rPr>
        <w:t>ervices that</w:t>
      </w:r>
      <w:r w:rsidR="00D278E5">
        <w:rPr>
          <w:rFonts w:ascii="Arial" w:hAnsi="Arial" w:cs="Arial"/>
          <w:sz w:val="20"/>
          <w:szCs w:val="20"/>
          <w:lang w:val="en-AU"/>
        </w:rPr>
        <w:t xml:space="preserve"> were not performed prior to the effective date of termination</w:t>
      </w:r>
      <w:r w:rsidRPr="00331BD0" w:rsidR="001D5CAD">
        <w:rPr>
          <w:rFonts w:ascii="Arial" w:hAnsi="Arial" w:cs="Arial"/>
          <w:sz w:val="20"/>
          <w:szCs w:val="20"/>
          <w:lang w:val="en-AU"/>
        </w:rPr>
        <w:t xml:space="preserve">. </w:t>
      </w:r>
      <w:r w:rsidRPr="00331BD0" w:rsidR="007068B8">
        <w:rPr>
          <w:rFonts w:ascii="Arial" w:hAnsi="Arial" w:cs="Arial"/>
          <w:sz w:val="20"/>
          <w:szCs w:val="20"/>
          <w:lang w:val="en-AU"/>
        </w:rPr>
        <w:t xml:space="preserve"> </w:t>
      </w:r>
    </w:p>
    <w:p w:rsidRPr="00331BD0" w:rsidR="00F57251" w:rsidP="001726C5" w:rsidRDefault="00F57251" w14:paraId="072ECD36" w14:textId="77777777">
      <w:pPr>
        <w:ind w:left="708"/>
        <w:jc w:val="both"/>
        <w:rPr>
          <w:rFonts w:ascii="Arial" w:hAnsi="Arial" w:cs="Arial"/>
          <w:sz w:val="20"/>
          <w:szCs w:val="20"/>
          <w:lang w:val="en-AU"/>
        </w:rPr>
      </w:pPr>
    </w:p>
    <w:p w:rsidRPr="00331BD0" w:rsidR="0085462C" w:rsidP="001726C5" w:rsidRDefault="0085462C" w14:paraId="298343CB" w14:textId="77777777">
      <w:pPr>
        <w:ind w:left="708"/>
        <w:jc w:val="both"/>
        <w:rPr>
          <w:rFonts w:ascii="Arial" w:hAnsi="Arial" w:cs="Arial"/>
          <w:sz w:val="20"/>
          <w:szCs w:val="20"/>
          <w:lang w:val="en-AU"/>
        </w:rPr>
      </w:pPr>
    </w:p>
    <w:p w:rsidR="0085462C" w:rsidRDefault="00E52C0C" w14:paraId="35FFD053" w14:textId="7932CD56">
      <w:pPr>
        <w:rPr>
          <w:rFonts w:ascii="Arial" w:hAnsi="Arial" w:cs="Arial"/>
          <w:sz w:val="20"/>
          <w:szCs w:val="20"/>
          <w:lang w:val="en-AU"/>
        </w:rPr>
      </w:pPr>
      <w:r w:rsidRPr="76FB3E63">
        <w:rPr>
          <w:rFonts w:ascii="Arial" w:hAnsi="Arial" w:cs="Arial"/>
          <w:sz w:val="20"/>
          <w:szCs w:val="20"/>
          <w:lang w:val="en-AU"/>
        </w:rPr>
        <w:t>This SOW is executed by the Parties’ duly authorised officers or representatives, as follows:</w:t>
      </w:r>
    </w:p>
    <w:p w:rsidR="00E52C0C" w:rsidP="00536ED9" w:rsidRDefault="00E52C0C" w14:paraId="70B29585" w14:textId="77777777">
      <w:pPr>
        <w:jc w:val="both"/>
        <w:rPr>
          <w:rFonts w:ascii="Arial" w:hAnsi="Arial" w:cs="Arial"/>
          <w:b/>
          <w:sz w:val="20"/>
          <w:szCs w:val="20"/>
          <w:lang w:val="en-AU"/>
        </w:rPr>
      </w:pPr>
    </w:p>
    <w:p w:rsidR="00E52C0C" w:rsidP="00536ED9" w:rsidRDefault="00E52C0C" w14:paraId="5907CE9C" w14:textId="77777777">
      <w:pPr>
        <w:jc w:val="both"/>
        <w:rPr>
          <w:rFonts w:ascii="Arial" w:hAnsi="Arial" w:cs="Arial"/>
          <w:b/>
          <w:sz w:val="20"/>
          <w:szCs w:val="20"/>
          <w:lang w:val="en-AU"/>
        </w:rPr>
      </w:pPr>
    </w:p>
    <w:p w:rsidRPr="0052779A" w:rsidR="0085462C" w:rsidP="00536ED9" w:rsidRDefault="0085462C" w14:paraId="31E7BFB1" w14:textId="0E1F1225">
      <w:pPr>
        <w:jc w:val="both"/>
        <w:rPr>
          <w:rFonts w:ascii="Arial" w:hAnsi="Arial" w:cs="Arial"/>
          <w:b/>
          <w:sz w:val="20"/>
          <w:szCs w:val="20"/>
        </w:rPr>
      </w:pPr>
      <w:r w:rsidRPr="0052779A">
        <w:rPr>
          <w:rFonts w:ascii="Arial" w:hAnsi="Arial" w:cs="Arial"/>
          <w:b/>
          <w:bCs/>
          <w:sz w:val="20"/>
          <w:szCs w:val="20"/>
        </w:rPr>
        <w:t>Colosseum AG</w:t>
      </w:r>
    </w:p>
    <w:p w:rsidRPr="0052779A" w:rsidR="0085462C" w:rsidP="00536ED9" w:rsidRDefault="0085462C" w14:paraId="00BAF665" w14:textId="77777777">
      <w:pPr>
        <w:jc w:val="both"/>
        <w:rPr>
          <w:rFonts w:ascii="Arial" w:hAnsi="Arial" w:cs="Arial"/>
          <w:sz w:val="20"/>
          <w:szCs w:val="20"/>
        </w:rPr>
      </w:pPr>
    </w:p>
    <w:p w:rsidRPr="0052779A" w:rsidR="0085462C" w:rsidP="0085462C" w:rsidRDefault="0085462C" w14:paraId="1F8B2E8D" w14:textId="77777777">
      <w:pPr>
        <w:jc w:val="both"/>
        <w:rPr>
          <w:rFonts w:ascii="Arial" w:hAnsi="Arial" w:cs="Arial"/>
          <w:sz w:val="20"/>
          <w:szCs w:val="20"/>
        </w:rPr>
      </w:pPr>
      <w:r w:rsidRPr="0052779A">
        <w:rPr>
          <w:rFonts w:ascii="Arial" w:hAnsi="Arial" w:cs="Arial"/>
          <w:sz w:val="20"/>
          <w:szCs w:val="20"/>
        </w:rPr>
        <w:t>_______________________</w:t>
      </w:r>
      <w:r w:rsidRPr="0052779A">
        <w:rPr>
          <w:rFonts w:ascii="Arial" w:hAnsi="Arial" w:cs="Arial"/>
          <w:sz w:val="20"/>
          <w:szCs w:val="20"/>
        </w:rPr>
        <w:tab/>
      </w:r>
      <w:r w:rsidRPr="0052779A">
        <w:rPr>
          <w:rFonts w:ascii="Arial" w:hAnsi="Arial" w:cs="Arial"/>
          <w:sz w:val="20"/>
          <w:szCs w:val="20"/>
        </w:rPr>
        <w:tab/>
      </w:r>
      <w:r w:rsidRPr="0052779A">
        <w:rPr>
          <w:rFonts w:ascii="Arial" w:hAnsi="Arial" w:cs="Arial"/>
          <w:sz w:val="20"/>
          <w:szCs w:val="20"/>
        </w:rPr>
        <w:tab/>
      </w:r>
      <w:r w:rsidRPr="0052779A">
        <w:rPr>
          <w:rFonts w:ascii="Arial" w:hAnsi="Arial" w:cs="Arial"/>
          <w:sz w:val="20"/>
          <w:szCs w:val="20"/>
        </w:rPr>
        <w:tab/>
      </w:r>
      <w:r w:rsidRPr="0052779A">
        <w:rPr>
          <w:rFonts w:ascii="Arial" w:hAnsi="Arial" w:cs="Arial"/>
          <w:sz w:val="20"/>
          <w:szCs w:val="20"/>
        </w:rPr>
        <w:t>_______________________</w:t>
      </w:r>
    </w:p>
    <w:p w:rsidRPr="0052779A" w:rsidR="0085462C" w:rsidP="00536ED9" w:rsidRDefault="0085462C" w14:paraId="398590FF" w14:textId="32EDA8F4">
      <w:pPr>
        <w:jc w:val="both"/>
        <w:rPr>
          <w:rFonts w:ascii="Arial" w:hAnsi="Arial" w:cs="Arial"/>
          <w:sz w:val="20"/>
          <w:szCs w:val="20"/>
        </w:rPr>
      </w:pPr>
      <w:r w:rsidRPr="0052779A">
        <w:rPr>
          <w:rFonts w:ascii="Arial" w:hAnsi="Arial" w:cs="Arial"/>
          <w:sz w:val="20"/>
          <w:szCs w:val="20"/>
        </w:rPr>
        <w:t>Name:</w:t>
      </w:r>
      <w:r w:rsidRPr="0052779A" w:rsidR="00365A82">
        <w:rPr>
          <w:rFonts w:ascii="Arial" w:hAnsi="Arial" w:cs="Arial"/>
          <w:sz w:val="20"/>
          <w:szCs w:val="20"/>
        </w:rPr>
        <w:t xml:space="preserve"> Daniel Fehr</w:t>
      </w:r>
      <w:r w:rsidRPr="0052779A">
        <w:rPr>
          <w:rFonts w:ascii="Arial" w:hAnsi="Arial" w:cs="Arial"/>
          <w:sz w:val="20"/>
          <w:szCs w:val="20"/>
        </w:rPr>
        <w:tab/>
      </w:r>
      <w:r w:rsidRPr="0052779A">
        <w:rPr>
          <w:rFonts w:ascii="Arial" w:hAnsi="Arial" w:cs="Arial"/>
          <w:sz w:val="20"/>
          <w:szCs w:val="20"/>
        </w:rPr>
        <w:tab/>
      </w:r>
      <w:r w:rsidRPr="0052779A">
        <w:rPr>
          <w:rFonts w:ascii="Arial" w:hAnsi="Arial" w:cs="Arial"/>
          <w:sz w:val="20"/>
          <w:szCs w:val="20"/>
        </w:rPr>
        <w:tab/>
      </w:r>
      <w:r w:rsidRPr="0052779A">
        <w:rPr>
          <w:rFonts w:ascii="Arial" w:hAnsi="Arial" w:cs="Arial"/>
          <w:sz w:val="20"/>
          <w:szCs w:val="20"/>
        </w:rPr>
        <w:tab/>
      </w:r>
      <w:r w:rsidRPr="0052779A">
        <w:rPr>
          <w:rFonts w:ascii="Arial" w:hAnsi="Arial" w:cs="Arial"/>
          <w:sz w:val="20"/>
          <w:szCs w:val="20"/>
        </w:rPr>
        <w:tab/>
      </w:r>
      <w:r w:rsidRPr="0052779A">
        <w:rPr>
          <w:rFonts w:ascii="Arial" w:hAnsi="Arial" w:cs="Arial"/>
          <w:sz w:val="20"/>
          <w:szCs w:val="20"/>
        </w:rPr>
        <w:t>Name:</w:t>
      </w:r>
      <w:r w:rsidRPr="0052779A" w:rsidR="00365A82">
        <w:rPr>
          <w:rFonts w:ascii="Arial" w:hAnsi="Arial" w:cs="Arial"/>
          <w:sz w:val="20"/>
          <w:szCs w:val="20"/>
        </w:rPr>
        <w:t xml:space="preserve"> Raoul Dias</w:t>
      </w:r>
    </w:p>
    <w:p w:rsidRPr="00331BD0" w:rsidR="0085462C" w:rsidP="00536ED9" w:rsidRDefault="0085462C" w14:paraId="54184756" w14:textId="62776331">
      <w:pPr>
        <w:jc w:val="both"/>
        <w:rPr>
          <w:rFonts w:ascii="Arial" w:hAnsi="Arial" w:cs="Arial"/>
          <w:sz w:val="20"/>
          <w:szCs w:val="20"/>
          <w:lang w:val="en-AU"/>
        </w:rPr>
      </w:pPr>
      <w:r w:rsidRPr="00331BD0">
        <w:rPr>
          <w:rFonts w:ascii="Arial" w:hAnsi="Arial" w:cs="Arial"/>
          <w:sz w:val="20"/>
          <w:szCs w:val="20"/>
          <w:lang w:val="en-AU"/>
        </w:rPr>
        <w:t>Title:</w:t>
      </w:r>
      <w:r w:rsidRPr="00331BD0" w:rsidR="00365A82">
        <w:rPr>
          <w:rFonts w:ascii="Arial" w:hAnsi="Arial" w:cs="Arial"/>
          <w:sz w:val="20"/>
          <w:szCs w:val="20"/>
          <w:lang w:val="en-AU"/>
        </w:rPr>
        <w:t xml:space="preserve"> CFO</w:t>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ab/>
      </w:r>
      <w:r w:rsidRPr="00331BD0">
        <w:rPr>
          <w:rFonts w:ascii="Arial" w:hAnsi="Arial" w:cs="Arial"/>
          <w:sz w:val="20"/>
          <w:szCs w:val="20"/>
          <w:lang w:val="en-AU"/>
        </w:rPr>
        <w:t>Title:</w:t>
      </w:r>
      <w:r w:rsidRPr="00331BD0" w:rsidR="00365A82">
        <w:rPr>
          <w:rFonts w:ascii="Arial" w:hAnsi="Arial" w:cs="Arial"/>
          <w:sz w:val="20"/>
          <w:szCs w:val="20"/>
          <w:lang w:val="en-AU"/>
        </w:rPr>
        <w:t xml:space="preserve"> Chief HR &amp; Legal Officer</w:t>
      </w:r>
    </w:p>
    <w:p w:rsidRPr="009C2C2B" w:rsidR="0085462C" w:rsidP="00536ED9" w:rsidRDefault="0085462C" w14:paraId="42759558" w14:textId="77777777">
      <w:pPr>
        <w:jc w:val="both"/>
        <w:rPr>
          <w:rFonts w:ascii="Arial" w:hAnsi="Arial" w:cs="Arial"/>
          <w:sz w:val="20"/>
          <w:szCs w:val="20"/>
          <w:lang w:val="de-DE"/>
        </w:rPr>
      </w:pPr>
      <w:r w:rsidRPr="009C2C2B">
        <w:rPr>
          <w:rFonts w:ascii="Arial" w:hAnsi="Arial" w:cs="Arial"/>
          <w:sz w:val="20"/>
          <w:szCs w:val="20"/>
          <w:lang w:val="de-DE"/>
        </w:rPr>
        <w:t>Date:</w:t>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Date:</w:t>
      </w:r>
    </w:p>
    <w:p w:rsidRPr="009C2C2B" w:rsidR="0085462C" w:rsidP="00536ED9" w:rsidRDefault="0085462C" w14:paraId="33EF2869" w14:textId="77777777">
      <w:pPr>
        <w:jc w:val="both"/>
        <w:rPr>
          <w:rFonts w:ascii="Arial" w:hAnsi="Arial" w:cs="Arial"/>
          <w:sz w:val="20"/>
          <w:szCs w:val="20"/>
          <w:lang w:val="de-DE"/>
        </w:rPr>
      </w:pPr>
    </w:p>
    <w:p w:rsidRPr="009C2C2B" w:rsidR="0085462C" w:rsidP="00536ED9" w:rsidRDefault="0085462C" w14:paraId="78EE1D02" w14:textId="77777777">
      <w:pPr>
        <w:jc w:val="both"/>
        <w:rPr>
          <w:rFonts w:ascii="Arial" w:hAnsi="Arial" w:cs="Arial"/>
          <w:sz w:val="20"/>
          <w:szCs w:val="20"/>
          <w:lang w:val="de-DE"/>
        </w:rPr>
      </w:pPr>
    </w:p>
    <w:p w:rsidRPr="009C2C2B" w:rsidR="0085462C" w:rsidP="00536ED9" w:rsidRDefault="0085462C" w14:paraId="61DBBFE6" w14:textId="77777777">
      <w:pPr>
        <w:jc w:val="both"/>
        <w:rPr>
          <w:rFonts w:ascii="Arial" w:hAnsi="Arial" w:cs="Arial"/>
          <w:sz w:val="20"/>
          <w:szCs w:val="20"/>
          <w:lang w:val="de-DE"/>
        </w:rPr>
      </w:pPr>
    </w:p>
    <w:p w:rsidRPr="009C2C2B" w:rsidR="0085462C" w:rsidP="00536ED9" w:rsidRDefault="0085462C" w14:paraId="465DC33B" w14:textId="77777777">
      <w:pPr>
        <w:jc w:val="both"/>
        <w:rPr>
          <w:rFonts w:ascii="Arial" w:hAnsi="Arial" w:cs="Arial"/>
          <w:sz w:val="20"/>
          <w:szCs w:val="20"/>
          <w:lang w:val="de-DE"/>
        </w:rPr>
      </w:pPr>
    </w:p>
    <w:p w:rsidRPr="009C2C2B" w:rsidR="0085462C" w:rsidP="00536ED9" w:rsidRDefault="0085462C" w14:paraId="16177EC2" w14:textId="77777777">
      <w:pPr>
        <w:jc w:val="both"/>
        <w:rPr>
          <w:rFonts w:ascii="Arial" w:hAnsi="Arial" w:cs="Arial"/>
          <w:sz w:val="20"/>
          <w:szCs w:val="20"/>
          <w:lang w:val="de-DE"/>
        </w:rPr>
      </w:pPr>
    </w:p>
    <w:p w:rsidRPr="009C2C2B" w:rsidR="0085462C" w:rsidP="00536ED9" w:rsidRDefault="0085462C" w14:paraId="1E66A787" w14:textId="77777777">
      <w:pPr>
        <w:jc w:val="both"/>
        <w:rPr>
          <w:rFonts w:ascii="Arial" w:hAnsi="Arial" w:cs="Arial"/>
          <w:sz w:val="20"/>
          <w:szCs w:val="20"/>
          <w:lang w:val="de-DE"/>
        </w:rPr>
      </w:pPr>
    </w:p>
    <w:p w:rsidRPr="009C2C2B" w:rsidR="0085462C" w:rsidP="0085462C" w:rsidRDefault="00DB50DD" w14:paraId="6335B1B8" w14:textId="5856599A">
      <w:pPr>
        <w:jc w:val="both"/>
        <w:rPr>
          <w:rFonts w:ascii="Arial" w:hAnsi="Arial" w:cs="Arial"/>
          <w:b/>
          <w:bCs/>
          <w:sz w:val="20"/>
          <w:szCs w:val="20"/>
          <w:lang w:val="de-DE"/>
        </w:rPr>
      </w:pPr>
      <w:proofErr w:type="spellStart"/>
      <w:r w:rsidRPr="009C2C2B">
        <w:rPr>
          <w:rFonts w:ascii="Arial" w:hAnsi="Arial" w:cs="Arial"/>
          <w:b/>
          <w:bCs/>
          <w:sz w:val="20"/>
          <w:szCs w:val="20"/>
          <w:lang w:val="de-DE"/>
        </w:rPr>
        <w:t>Sonrisa</w:t>
      </w:r>
      <w:proofErr w:type="spellEnd"/>
      <w:r w:rsidRPr="009C2C2B">
        <w:rPr>
          <w:rFonts w:ascii="Arial" w:hAnsi="Arial" w:cs="Arial"/>
          <w:b/>
          <w:bCs/>
          <w:sz w:val="20"/>
          <w:szCs w:val="20"/>
          <w:lang w:val="de-DE"/>
        </w:rPr>
        <w:t xml:space="preserve"> </w:t>
      </w:r>
      <w:proofErr w:type="spellStart"/>
      <w:r w:rsidRPr="009C2C2B">
        <w:rPr>
          <w:rFonts w:ascii="Arial" w:hAnsi="Arial" w:cs="Arial"/>
          <w:b/>
          <w:bCs/>
          <w:sz w:val="20"/>
          <w:szCs w:val="20"/>
          <w:lang w:val="de-DE"/>
        </w:rPr>
        <w:t>Informatikai</w:t>
      </w:r>
      <w:proofErr w:type="spellEnd"/>
      <w:r w:rsidRPr="009C2C2B">
        <w:rPr>
          <w:rFonts w:ascii="Arial" w:hAnsi="Arial" w:cs="Arial"/>
          <w:b/>
          <w:bCs/>
          <w:sz w:val="20"/>
          <w:szCs w:val="20"/>
          <w:lang w:val="de-DE"/>
        </w:rPr>
        <w:t xml:space="preserve"> </w:t>
      </w:r>
      <w:proofErr w:type="spellStart"/>
      <w:r w:rsidRPr="009C2C2B">
        <w:rPr>
          <w:rFonts w:ascii="Arial" w:hAnsi="Arial" w:cs="Arial"/>
          <w:b/>
          <w:bCs/>
          <w:sz w:val="20"/>
          <w:szCs w:val="20"/>
          <w:lang w:val="de-DE"/>
        </w:rPr>
        <w:t>Kft</w:t>
      </w:r>
      <w:proofErr w:type="spellEnd"/>
      <w:r w:rsidRPr="009C2C2B">
        <w:rPr>
          <w:rFonts w:ascii="Arial" w:hAnsi="Arial" w:cs="Arial"/>
          <w:b/>
          <w:bCs/>
          <w:sz w:val="20"/>
          <w:szCs w:val="20"/>
          <w:lang w:val="de-DE"/>
        </w:rPr>
        <w:t>.</w:t>
      </w:r>
    </w:p>
    <w:p w:rsidRPr="009C2C2B" w:rsidR="0085462C" w:rsidP="0085462C" w:rsidRDefault="0085462C" w14:paraId="1DEFCB38" w14:textId="77777777">
      <w:pPr>
        <w:jc w:val="both"/>
        <w:rPr>
          <w:rFonts w:ascii="Arial" w:hAnsi="Arial" w:cs="Arial"/>
          <w:sz w:val="20"/>
          <w:szCs w:val="20"/>
          <w:lang w:val="de-DE"/>
        </w:rPr>
      </w:pPr>
    </w:p>
    <w:p w:rsidRPr="009C2C2B" w:rsidR="0085462C" w:rsidP="0085462C" w:rsidRDefault="0085462C" w14:paraId="1353E1FD" w14:textId="77777777">
      <w:pPr>
        <w:jc w:val="both"/>
        <w:rPr>
          <w:rFonts w:ascii="Arial" w:hAnsi="Arial" w:cs="Arial"/>
          <w:sz w:val="20"/>
          <w:szCs w:val="20"/>
          <w:lang w:val="de-DE"/>
        </w:rPr>
      </w:pPr>
    </w:p>
    <w:p w:rsidRPr="009C2C2B" w:rsidR="0085462C" w:rsidP="0085462C" w:rsidRDefault="0085462C" w14:paraId="141154B2" w14:textId="77777777">
      <w:pPr>
        <w:jc w:val="both"/>
        <w:rPr>
          <w:rFonts w:ascii="Arial" w:hAnsi="Arial" w:cs="Arial"/>
          <w:sz w:val="20"/>
          <w:szCs w:val="20"/>
          <w:lang w:val="de-DE"/>
        </w:rPr>
      </w:pPr>
    </w:p>
    <w:p w:rsidRPr="009C2C2B" w:rsidR="0085462C" w:rsidP="0085462C" w:rsidRDefault="0085462C" w14:paraId="77EAE376" w14:textId="48799EDC">
      <w:pPr>
        <w:jc w:val="both"/>
        <w:rPr>
          <w:rFonts w:ascii="Arial" w:hAnsi="Arial" w:cs="Arial"/>
          <w:sz w:val="20"/>
          <w:szCs w:val="20"/>
          <w:lang w:val="de-DE"/>
        </w:rPr>
      </w:pPr>
      <w:r w:rsidRPr="009C2C2B">
        <w:rPr>
          <w:rFonts w:ascii="Arial" w:hAnsi="Arial" w:cs="Arial"/>
          <w:sz w:val="20"/>
          <w:szCs w:val="20"/>
          <w:lang w:val="de-DE"/>
        </w:rPr>
        <w:t>_______________________</w:t>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p>
    <w:p w:rsidRPr="009C2C2B" w:rsidR="0085462C" w:rsidP="0085462C" w:rsidRDefault="0085462C" w14:paraId="09252BEB" w14:textId="54817994">
      <w:pPr>
        <w:jc w:val="both"/>
        <w:rPr>
          <w:rFonts w:ascii="Arial" w:hAnsi="Arial" w:cs="Arial"/>
          <w:sz w:val="20"/>
          <w:szCs w:val="20"/>
          <w:lang w:val="de-DE"/>
        </w:rPr>
      </w:pPr>
      <w:r w:rsidRPr="009C2C2B">
        <w:rPr>
          <w:rFonts w:ascii="Arial" w:hAnsi="Arial" w:cs="Arial"/>
          <w:sz w:val="20"/>
          <w:szCs w:val="20"/>
          <w:lang w:val="de-DE"/>
        </w:rPr>
        <w:t>Name:</w:t>
      </w:r>
      <w:r w:rsidRPr="009C2C2B">
        <w:rPr>
          <w:rFonts w:ascii="Arial" w:hAnsi="Arial" w:cs="Arial"/>
          <w:sz w:val="20"/>
          <w:szCs w:val="20"/>
          <w:lang w:val="de-DE"/>
        </w:rPr>
        <w:tab/>
      </w:r>
      <w:proofErr w:type="spellStart"/>
      <w:r w:rsidRPr="009C2C2B" w:rsidR="00474780">
        <w:rPr>
          <w:rFonts w:ascii="Arial" w:hAnsi="Arial" w:cs="Arial"/>
          <w:sz w:val="20"/>
          <w:szCs w:val="20"/>
          <w:lang w:val="de-DE"/>
        </w:rPr>
        <w:t>Szurdi</w:t>
      </w:r>
      <w:proofErr w:type="spellEnd"/>
      <w:r w:rsidRPr="009C2C2B" w:rsidR="00474780">
        <w:rPr>
          <w:rFonts w:ascii="Arial" w:hAnsi="Arial" w:cs="Arial"/>
          <w:sz w:val="20"/>
          <w:szCs w:val="20"/>
          <w:lang w:val="de-DE"/>
        </w:rPr>
        <w:t xml:space="preserve"> </w:t>
      </w:r>
      <w:r w:rsidRPr="009C2C2B" w:rsidR="00DB50DD">
        <w:rPr>
          <w:rFonts w:ascii="Arial" w:hAnsi="Arial" w:cs="Arial"/>
          <w:sz w:val="20"/>
          <w:szCs w:val="20"/>
          <w:lang w:val="de-DE"/>
        </w:rPr>
        <w:t>Mikl</w:t>
      </w:r>
      <w:r w:rsidR="00474780">
        <w:rPr>
          <w:rFonts w:ascii="Arial" w:hAnsi="Arial" w:cs="Arial"/>
          <w:sz w:val="20"/>
          <w:szCs w:val="20"/>
          <w:lang w:val="de-DE"/>
        </w:rPr>
        <w:t>ó</w:t>
      </w:r>
      <w:r w:rsidRPr="009C2C2B" w:rsidR="00DB50DD">
        <w:rPr>
          <w:rFonts w:ascii="Arial" w:hAnsi="Arial" w:cs="Arial"/>
          <w:sz w:val="20"/>
          <w:szCs w:val="20"/>
          <w:lang w:val="de-DE"/>
        </w:rPr>
        <w:t>s</w:t>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r w:rsidRPr="009C2C2B">
        <w:rPr>
          <w:rFonts w:ascii="Arial" w:hAnsi="Arial" w:cs="Arial"/>
          <w:sz w:val="20"/>
          <w:szCs w:val="20"/>
          <w:lang w:val="de-DE"/>
        </w:rPr>
        <w:tab/>
      </w:r>
    </w:p>
    <w:p w:rsidRPr="00331BD0" w:rsidR="0085462C" w:rsidP="0085462C" w:rsidRDefault="0085462C" w14:paraId="72128832" w14:textId="404EE71A">
      <w:pPr>
        <w:jc w:val="both"/>
        <w:rPr>
          <w:rFonts w:ascii="Arial" w:hAnsi="Arial" w:cs="Arial"/>
          <w:sz w:val="20"/>
          <w:szCs w:val="20"/>
          <w:lang w:val="en-AU"/>
        </w:rPr>
      </w:pPr>
      <w:r w:rsidRPr="00DB50DD">
        <w:rPr>
          <w:rFonts w:ascii="Arial" w:hAnsi="Arial" w:cs="Arial"/>
          <w:sz w:val="20"/>
          <w:szCs w:val="20"/>
          <w:lang w:val="en-US"/>
        </w:rPr>
        <w:t>Title:</w:t>
      </w:r>
      <w:r w:rsidR="00DB50DD">
        <w:rPr>
          <w:rFonts w:ascii="Arial" w:hAnsi="Arial" w:cs="Arial"/>
          <w:sz w:val="20"/>
          <w:szCs w:val="20"/>
          <w:lang w:val="en-US"/>
        </w:rPr>
        <w:t xml:space="preserve"> CEO</w:t>
      </w:r>
      <w:r w:rsidRPr="00DB50DD">
        <w:rPr>
          <w:rFonts w:ascii="Arial" w:hAnsi="Arial" w:cs="Arial"/>
          <w:sz w:val="20"/>
          <w:szCs w:val="20"/>
          <w:lang w:val="en-US"/>
        </w:rPr>
        <w:tab/>
      </w:r>
      <w:r w:rsidRPr="00331BD0">
        <w:rPr>
          <w:rFonts w:ascii="Arial" w:hAnsi="Arial" w:cs="Arial"/>
          <w:sz w:val="20"/>
          <w:szCs w:val="20"/>
          <w:lang w:val="en-AU"/>
        </w:rPr>
        <w:tab/>
      </w:r>
      <w:r w:rsidRPr="00331BD0">
        <w:rPr>
          <w:rFonts w:ascii="Arial" w:hAnsi="Arial" w:cs="Arial"/>
          <w:sz w:val="20"/>
          <w:szCs w:val="20"/>
          <w:lang w:val="en-AU"/>
        </w:rPr>
        <w:tab/>
      </w:r>
    </w:p>
    <w:p w:rsidRPr="00331BD0" w:rsidR="0085462C" w:rsidP="0085462C" w:rsidRDefault="0085462C" w14:paraId="4BFFDE59" w14:textId="5CF9D0CD">
      <w:pPr>
        <w:jc w:val="both"/>
        <w:rPr>
          <w:rFonts w:ascii="Arial" w:hAnsi="Arial" w:cs="Arial"/>
          <w:sz w:val="20"/>
          <w:szCs w:val="20"/>
          <w:lang w:val="en-AU"/>
        </w:rPr>
      </w:pPr>
      <w:r w:rsidRPr="76FB3E63">
        <w:rPr>
          <w:rFonts w:ascii="Arial" w:hAnsi="Arial" w:cs="Arial"/>
          <w:sz w:val="20"/>
          <w:szCs w:val="20"/>
          <w:lang w:val="en-AU"/>
        </w:rPr>
        <w:t>Date:</w:t>
      </w:r>
      <w:r>
        <w:tab/>
      </w:r>
      <w:r>
        <w:tab/>
      </w:r>
      <w:r>
        <w:tab/>
      </w:r>
    </w:p>
    <w:p w:rsidRPr="00331BD0" w:rsidR="0085462C" w:rsidP="00536ED9" w:rsidRDefault="0085462C" w14:paraId="3201E3A9" w14:textId="77777777">
      <w:pPr>
        <w:jc w:val="both"/>
        <w:rPr>
          <w:rFonts w:ascii="Arial" w:hAnsi="Arial" w:cs="Arial"/>
          <w:sz w:val="20"/>
          <w:szCs w:val="20"/>
          <w:lang w:val="en-AU"/>
        </w:rPr>
      </w:pPr>
    </w:p>
    <w:p w:rsidRPr="00331BD0" w:rsidR="00B555F0" w:rsidP="00536ED9" w:rsidRDefault="00B555F0" w14:paraId="0D879062" w14:textId="77777777">
      <w:pPr>
        <w:jc w:val="both"/>
        <w:rPr>
          <w:rFonts w:ascii="Arial" w:hAnsi="Arial" w:cs="Arial"/>
          <w:sz w:val="20"/>
          <w:szCs w:val="20"/>
          <w:lang w:val="en-AU"/>
        </w:rPr>
      </w:pPr>
    </w:p>
    <w:p w:rsidR="001745DC" w:rsidRDefault="001745DC" w14:paraId="24BAA5BE" w14:textId="290B56BF">
      <w:pPr>
        <w:rPr>
          <w:rFonts w:ascii="Arial" w:hAnsi="Arial" w:cs="Arial"/>
          <w:sz w:val="20"/>
          <w:szCs w:val="20"/>
          <w:lang w:val="en-AU"/>
        </w:rPr>
      </w:pPr>
      <w:r w:rsidRPr="5677A093">
        <w:rPr>
          <w:rFonts w:ascii="Arial" w:hAnsi="Arial" w:cs="Arial"/>
          <w:sz w:val="20"/>
          <w:szCs w:val="20"/>
          <w:lang w:val="en-AU"/>
        </w:rPr>
        <w:br w:type="page"/>
      </w:r>
    </w:p>
    <w:p w:rsidR="00092079" w:rsidP="00092079" w:rsidRDefault="00092079" w14:paraId="700BE4AD" w14:textId="77777777">
      <w:pPr>
        <w:pStyle w:val="LLSchedule"/>
        <w:keepNext w:val="0"/>
        <w:numPr>
          <w:ilvl w:val="0"/>
          <w:numId w:val="0"/>
        </w:numPr>
        <w:jc w:val="left"/>
        <w:rPr>
          <w:rFonts w:cs="Arial"/>
          <w:u w:val="single"/>
          <w:lang w:val="en-US"/>
        </w:rPr>
      </w:pPr>
      <w:r w:rsidRPr="5677A093" w:rsidR="00092079">
        <w:rPr>
          <w:rFonts w:cs="Arial"/>
          <w:u w:val="single"/>
          <w:lang w:val="en-US"/>
        </w:rPr>
        <w:t>Annex 1</w:t>
      </w:r>
    </w:p>
    <w:p w:rsidR="00092079" w:rsidP="00092079" w:rsidRDefault="00092079" w14:paraId="1350B4C4" w14:textId="77777777">
      <w:pPr>
        <w:pStyle w:val="LLSchedule"/>
        <w:keepNext w:val="0"/>
        <w:numPr>
          <w:ilvl w:val="0"/>
          <w:numId w:val="0"/>
        </w:numPr>
        <w:rPr>
          <w:rFonts w:cs="Arial"/>
          <w:u w:val="single"/>
          <w:lang w:val="en-US"/>
        </w:rPr>
      </w:pPr>
    </w:p>
    <w:p w:rsidRPr="00A51793" w:rsidR="00092079" w:rsidP="00092079" w:rsidRDefault="00092079" w14:paraId="1A3376AE" w14:textId="77777777">
      <w:pPr>
        <w:pStyle w:val="LLSchedule"/>
        <w:keepNext w:val="0"/>
        <w:numPr>
          <w:ilvl w:val="0"/>
          <w:numId w:val="0"/>
        </w:numPr>
        <w:rPr>
          <w:rFonts w:cs="Arial"/>
          <w:lang w:val="en-US"/>
        </w:rPr>
      </w:pPr>
      <w:r w:rsidRPr="5677A093" w:rsidR="00092079">
        <w:rPr>
          <w:rFonts w:cs="Arial"/>
          <w:u w:val="single"/>
          <w:lang w:val="en-US"/>
        </w:rPr>
        <w:t>SCHEDULE 1 TO THE DPA</w:t>
      </w:r>
    </w:p>
    <w:bookmarkStart w:name="_Toc493256534" w:id="29"/>
    <w:p w:rsidRPr="00A51793" w:rsidR="00092079" w:rsidP="00092079" w:rsidRDefault="00092079" w14:paraId="435CC2E2" w14:textId="77777777">
      <w:pPr>
        <w:pStyle w:val="LLSchedule"/>
        <w:keepNext w:val="0"/>
        <w:numPr>
          <w:ilvl w:val="0"/>
          <w:numId w:val="0"/>
        </w:numPr>
        <w:rPr>
          <w:rFonts w:cs="Arial"/>
          <w:lang w:val="en-US" w:eastAsia="nl-NL"/>
        </w:rPr>
      </w:pPr>
      <w:r>
        <w:fldChar w:fldCharType="begin"/>
      </w:r>
      <w:r w:rsidRPr="5677A093">
        <w:rPr>
          <w:rFonts w:cs="Arial"/>
          <w:caps w:val="1"/>
          <w:lang w:val="en-US"/>
        </w:rPr>
        <w:instrText xml:space="preserve"> HYPERLINK \l "_Toc493692072" </w:instrText>
      </w:r>
      <w:r w:rsidRPr="5677A093">
        <w:rPr>
          <w:rFonts w:cs="Arial"/>
          <w:caps w:val="1"/>
          <w:lang w:val="nl-NL"/>
        </w:rPr>
        <w:fldChar w:fldCharType="separate"/>
      </w:r>
      <w:bookmarkStart w:name="_Toc499738759" w:id="32"/>
      <w:bookmarkStart w:name="_Toc518563604" w:id="33"/>
      <w:bookmarkStart w:name="_Toc518564052" w:id="34"/>
      <w:r w:rsidRPr="5677A093" w:rsidR="00092079">
        <w:rPr>
          <w:rFonts w:cs="Arial"/>
          <w:caps w:val="1"/>
          <w:lang w:val="en-US"/>
        </w:rPr>
        <w:t xml:space="preserve">DETAILS </w:t>
      </w:r>
      <w:bookmarkEnd w:id="32"/>
      <w:r w:rsidRPr="5677A093" w:rsidR="00092079">
        <w:rPr>
          <w:rFonts w:cs="Arial"/>
          <w:caps w:val="1"/>
          <w:lang w:val="en-US"/>
        </w:rPr>
        <w:t>of</w:t>
      </w:r>
      <w:r w:rsidRPr="5677A093">
        <w:rPr>
          <w:rFonts w:cs="Arial"/>
          <w:caps w:val="1"/>
          <w:lang w:val="nl-NL"/>
        </w:rPr>
        <w:fldChar w:fldCharType="end"/>
      </w:r>
      <w:bookmarkEnd w:id="29"/>
      <w:r w:rsidRPr="5677A093" w:rsidR="00092079">
        <w:rPr>
          <w:rFonts w:cs="Arial"/>
          <w:caps w:val="1"/>
          <w:lang w:val="en-US"/>
        </w:rPr>
        <w:t xml:space="preserve"> processing of personal data</w:t>
      </w:r>
      <w:bookmarkEnd w:id="33"/>
      <w:bookmarkEnd w:id="34"/>
    </w:p>
    <w:p w:rsidRPr="00A51793" w:rsidR="00092079" w:rsidP="00092079" w:rsidRDefault="00092079" w14:paraId="58AD317D" w14:textId="77777777">
      <w:pPr>
        <w:pStyle w:val="LLNormal"/>
        <w:rPr>
          <w:rFonts w:cs="Arial"/>
          <w:lang w:val="en-US"/>
        </w:rPr>
      </w:pPr>
      <w:r w:rsidRPr="5677A093" w:rsidR="00092079">
        <w:rPr>
          <w:rFonts w:cs="Arial"/>
          <w:lang w:val="en-US"/>
        </w:rPr>
        <w:t xml:space="preserve">This Schedule 1 includes certain details of the Processing of the Personal Data as required by Article 28(3) </w:t>
      </w:r>
      <w:r w:rsidRPr="5677A093" w:rsidR="00092079">
        <w:rPr>
          <w:rFonts w:cs="Arial"/>
          <w:lang w:val="en-US"/>
        </w:rPr>
        <w:t>GDPR</w:t>
      </w:r>
      <w:r w:rsidRPr="5677A093" w:rsidR="00092079">
        <w:rPr>
          <w:rFonts w:cs="Arial"/>
          <w:lang w:val="en-US"/>
        </w:rPr>
        <w:t xml:space="preserve">. </w:t>
      </w:r>
    </w:p>
    <w:p w:rsidRPr="00A51793" w:rsidR="00092079" w:rsidP="00092079" w:rsidRDefault="00092079" w14:paraId="07507D01" w14:textId="77777777">
      <w:pPr>
        <w:pStyle w:val="LLHeading1"/>
        <w:keepNext w:val="0"/>
        <w:rPr>
          <w:rFonts w:cs="Arial"/>
          <w:lang w:val="en-US"/>
        </w:rPr>
      </w:pPr>
      <w:r w:rsidRPr="5677A093" w:rsidR="00092079">
        <w:rPr>
          <w:rFonts w:cs="Arial"/>
          <w:lang w:val="en-US"/>
        </w:rPr>
        <w:t>Subject matter and duration of the Processing of Personal Data</w:t>
      </w:r>
    </w:p>
    <w:p w:rsidRPr="00A51793" w:rsidR="00092079" w:rsidP="00092079" w:rsidRDefault="00092079" w14:paraId="35D834C1" w14:textId="77777777">
      <w:pPr>
        <w:pStyle w:val="LLNormal"/>
        <w:rPr>
          <w:rFonts w:cs="Arial"/>
          <w:lang w:val="en-US"/>
        </w:rPr>
      </w:pPr>
      <w:r w:rsidRPr="5677A093" w:rsidR="00092079">
        <w:rPr>
          <w:rFonts w:cs="Arial"/>
          <w:lang w:val="en-US"/>
        </w:rPr>
        <w:t>The subject matter and duration of the Processing of the Personal Data are set out in the Principal Agreement, as supplemented by this Agreement.</w:t>
      </w:r>
    </w:p>
    <w:p w:rsidRPr="00A51793" w:rsidR="00092079" w:rsidP="00092079" w:rsidRDefault="00092079" w14:paraId="426C9C17" w14:textId="77777777">
      <w:pPr>
        <w:pStyle w:val="LLHeading1"/>
        <w:keepNext w:val="0"/>
        <w:rPr>
          <w:rFonts w:cs="Arial"/>
          <w:lang w:val="en-US"/>
        </w:rPr>
      </w:pPr>
      <w:r w:rsidRPr="5677A093" w:rsidR="00092079">
        <w:rPr>
          <w:rFonts w:cs="Arial"/>
          <w:lang w:val="en-US"/>
        </w:rPr>
        <w:t>The nature and purpose of the Processing of Personal Data</w:t>
      </w:r>
    </w:p>
    <w:p w:rsidRPr="00A51793" w:rsidR="00092079" w:rsidP="00092079" w:rsidRDefault="00092079" w14:paraId="5BACFF3D" w14:textId="77777777">
      <w:pPr>
        <w:pStyle w:val="LLNormal"/>
        <w:spacing w:before="240" w:after="240"/>
        <w:rPr>
          <w:rFonts w:cs="Arial"/>
          <w:lang w:val="en-US"/>
        </w:rPr>
      </w:pPr>
      <w:r w:rsidRPr="5677A093" w:rsidR="00092079">
        <w:rPr>
          <w:rFonts w:cs="Arial"/>
          <w:lang w:val="en-US"/>
        </w:rPr>
        <w:t>As part of the integration process, Personal Data may be processed for the following purposes:</w:t>
      </w:r>
    </w:p>
    <w:p w:rsidRPr="00102E19" w:rsidR="00092079" w:rsidP="00092079" w:rsidRDefault="00092079" w14:paraId="290937DB" w14:textId="77777777">
      <w:pPr>
        <w:pStyle w:val="ListParagraph"/>
        <w:numPr>
          <w:ilvl w:val="0"/>
          <w:numId w:val="33"/>
        </w:numPr>
        <w:rPr>
          <w:rFonts w:ascii="Arial" w:hAnsi="Arial" w:cs="Arial"/>
          <w:sz w:val="20"/>
          <w:szCs w:val="20"/>
          <w:lang w:val="en-US"/>
        </w:rPr>
      </w:pPr>
      <w:r w:rsidRPr="5677A093" w:rsidR="00092079">
        <w:rPr>
          <w:rFonts w:ascii="Arial" w:hAnsi="Arial" w:cs="Arial"/>
          <w:b w:val="1"/>
          <w:bCs w:val="1"/>
          <w:sz w:val="20"/>
          <w:szCs w:val="20"/>
          <w:lang w:val="en-US"/>
        </w:rPr>
        <w:t>System Integration Testing:</w:t>
      </w:r>
      <w:r w:rsidRPr="5677A093" w:rsidR="00092079">
        <w:rPr>
          <w:rFonts w:ascii="Arial" w:hAnsi="Arial" w:cs="Arial"/>
          <w:sz w:val="20"/>
          <w:szCs w:val="20"/>
          <w:lang w:val="en-US"/>
        </w:rPr>
        <w:t xml:space="preserve"> Using sample datasets to </w:t>
      </w:r>
      <w:r w:rsidRPr="5677A093" w:rsidR="00092079">
        <w:rPr>
          <w:rFonts w:ascii="Arial" w:hAnsi="Arial" w:cs="Arial"/>
          <w:sz w:val="20"/>
          <w:szCs w:val="20"/>
          <w:lang w:val="en-US"/>
        </w:rPr>
        <w:t>validate</w:t>
      </w:r>
      <w:r w:rsidRPr="5677A093" w:rsidR="00092079">
        <w:rPr>
          <w:rFonts w:ascii="Arial" w:hAnsi="Arial" w:cs="Arial"/>
          <w:sz w:val="20"/>
          <w:szCs w:val="20"/>
          <w:lang w:val="en-US"/>
        </w:rPr>
        <w:t xml:space="preserve"> system connectivity and data accuracy.</w:t>
      </w:r>
    </w:p>
    <w:p w:rsidR="00092079" w:rsidP="00092079" w:rsidRDefault="00092079" w14:paraId="61B097A3" w14:textId="77777777">
      <w:pPr>
        <w:pStyle w:val="ListParagraph"/>
        <w:numPr>
          <w:ilvl w:val="0"/>
          <w:numId w:val="33"/>
        </w:numPr>
        <w:rPr>
          <w:rFonts w:ascii="Arial" w:hAnsi="Arial" w:cs="Arial"/>
          <w:sz w:val="20"/>
          <w:szCs w:val="20"/>
          <w:lang w:val="en-US"/>
        </w:rPr>
      </w:pPr>
      <w:r w:rsidRPr="5677A093" w:rsidR="00092079">
        <w:rPr>
          <w:rFonts w:ascii="Arial" w:hAnsi="Arial" w:cs="Arial"/>
          <w:b w:val="1"/>
          <w:bCs w:val="1"/>
          <w:sz w:val="20"/>
          <w:szCs w:val="20"/>
          <w:lang w:val="en-US"/>
        </w:rPr>
        <w:t>Transaction Processing &amp; Audit Logging:</w:t>
      </w:r>
      <w:r w:rsidRPr="5677A093" w:rsidR="00092079">
        <w:rPr>
          <w:rFonts w:ascii="Arial" w:hAnsi="Arial" w:cs="Arial"/>
          <w:sz w:val="20"/>
          <w:szCs w:val="20"/>
          <w:lang w:val="en-US"/>
        </w:rPr>
        <w:t xml:space="preserve"> Ensuring secure logging and tracking of financial transactions.</w:t>
      </w:r>
    </w:p>
    <w:p w:rsidRPr="00102E19" w:rsidR="00092079" w:rsidP="00092079" w:rsidRDefault="00092079" w14:paraId="4EB62234" w14:textId="77777777">
      <w:pPr>
        <w:pStyle w:val="ListParagraph"/>
        <w:rPr>
          <w:rFonts w:ascii="Arial" w:hAnsi="Arial" w:cs="Arial"/>
          <w:sz w:val="20"/>
          <w:szCs w:val="20"/>
          <w:lang w:val="en-US"/>
        </w:rPr>
      </w:pPr>
    </w:p>
    <w:p w:rsidRPr="00A51793" w:rsidR="00092079" w:rsidP="00092079" w:rsidRDefault="00092079" w14:paraId="3C4B0480" w14:textId="77777777">
      <w:pPr>
        <w:pStyle w:val="LLHeading1"/>
        <w:keepNext w:val="0"/>
        <w:rPr>
          <w:rFonts w:cs="Arial"/>
          <w:lang w:val="en-US"/>
        </w:rPr>
      </w:pPr>
      <w:r w:rsidRPr="5677A093" w:rsidR="00092079">
        <w:rPr>
          <w:rFonts w:cs="Arial"/>
          <w:lang w:val="en-US"/>
        </w:rPr>
        <w:t xml:space="preserve">The categories of Data Subject to whom </w:t>
      </w:r>
      <w:r w:rsidRPr="5677A093" w:rsidR="00092079">
        <w:rPr>
          <w:rFonts w:cs="Arial"/>
          <w:lang w:val="en-US"/>
        </w:rPr>
        <w:t>the Personal</w:t>
      </w:r>
      <w:r w:rsidRPr="5677A093" w:rsidR="00092079">
        <w:rPr>
          <w:rFonts w:cs="Arial"/>
          <w:lang w:val="en-US"/>
        </w:rPr>
        <w:t xml:space="preserve"> Data relates </w:t>
      </w:r>
    </w:p>
    <w:p w:rsidRPr="00A51793" w:rsidR="00092079" w:rsidP="00092079" w:rsidRDefault="00092079" w14:paraId="24F873A6" w14:textId="77777777">
      <w:pPr>
        <w:pStyle w:val="LLNormal"/>
        <w:spacing w:before="240" w:after="240"/>
        <w:rPr>
          <w:rFonts w:cs="Arial"/>
          <w:lang w:val="en-US"/>
        </w:rPr>
      </w:pPr>
      <w:r w:rsidRPr="5677A093" w:rsidR="00092079">
        <w:rPr>
          <w:rFonts w:cs="Arial"/>
          <w:lang w:val="en-US"/>
        </w:rPr>
        <w:t>Personal Data processed as part of the integration may relate to the following categories of data subjects:</w:t>
      </w:r>
    </w:p>
    <w:p w:rsidRPr="00102E19" w:rsidR="00092079" w:rsidP="00092079" w:rsidRDefault="00092079" w14:paraId="414C49C7" w14:textId="77777777">
      <w:pPr>
        <w:pStyle w:val="ListParagraph"/>
        <w:numPr>
          <w:ilvl w:val="0"/>
          <w:numId w:val="32"/>
        </w:numPr>
        <w:rPr>
          <w:rFonts w:ascii="Arial" w:hAnsi="Arial" w:cs="Arial"/>
          <w:sz w:val="20"/>
          <w:szCs w:val="20"/>
          <w:lang w:val="en-US"/>
        </w:rPr>
      </w:pPr>
      <w:r w:rsidRPr="5677A093" w:rsidR="00092079">
        <w:rPr>
          <w:rFonts w:ascii="Arial" w:hAnsi="Arial" w:cs="Arial"/>
          <w:b w:val="1"/>
          <w:bCs w:val="1"/>
          <w:sz w:val="20"/>
          <w:szCs w:val="20"/>
          <w:lang w:val="en-US"/>
        </w:rPr>
        <w:t>Suppliers &amp; Vendors</w:t>
      </w:r>
      <w:r w:rsidRPr="5677A093" w:rsidR="00092079">
        <w:rPr>
          <w:rFonts w:ascii="Arial" w:hAnsi="Arial" w:cs="Arial"/>
          <w:sz w:val="20"/>
          <w:szCs w:val="20"/>
          <w:lang w:val="en-US"/>
        </w:rPr>
        <w:t xml:space="preserve"> – Business partners interacting with the financial system.</w:t>
      </w:r>
    </w:p>
    <w:p w:rsidR="00092079" w:rsidP="00092079" w:rsidRDefault="00092079" w14:paraId="26B73BEC" w14:textId="77777777">
      <w:pPr>
        <w:pStyle w:val="ListParagraph"/>
        <w:numPr>
          <w:ilvl w:val="0"/>
          <w:numId w:val="32"/>
        </w:numPr>
        <w:rPr>
          <w:rFonts w:ascii="Arial" w:hAnsi="Arial" w:cs="Arial"/>
          <w:sz w:val="20"/>
          <w:szCs w:val="20"/>
          <w:lang w:val="en-US"/>
        </w:rPr>
      </w:pPr>
      <w:r w:rsidRPr="5677A093" w:rsidR="00092079">
        <w:rPr>
          <w:rFonts w:ascii="Arial" w:hAnsi="Arial" w:cs="Arial"/>
          <w:b w:val="1"/>
          <w:bCs w:val="1"/>
          <w:sz w:val="20"/>
          <w:szCs w:val="20"/>
          <w:lang w:val="en-US"/>
        </w:rPr>
        <w:t>Clients / Patients</w:t>
      </w:r>
      <w:r w:rsidRPr="5677A093" w:rsidR="00092079">
        <w:rPr>
          <w:rFonts w:ascii="Arial" w:hAnsi="Arial" w:cs="Arial"/>
          <w:sz w:val="20"/>
          <w:szCs w:val="20"/>
          <w:lang w:val="en-US"/>
        </w:rPr>
        <w:t xml:space="preserve"> – If financial transactions involve customer payments or invoices.</w:t>
      </w:r>
    </w:p>
    <w:p w:rsidRPr="00102E19" w:rsidR="00092079" w:rsidP="00092079" w:rsidRDefault="00092079" w14:paraId="5E82A466" w14:textId="77777777">
      <w:pPr>
        <w:pStyle w:val="ListParagraph"/>
        <w:rPr>
          <w:rFonts w:ascii="Arial" w:hAnsi="Arial" w:cs="Arial"/>
          <w:sz w:val="20"/>
          <w:szCs w:val="20"/>
          <w:lang w:val="en-US"/>
        </w:rPr>
      </w:pPr>
    </w:p>
    <w:p w:rsidRPr="00A51793" w:rsidR="00092079" w:rsidP="00092079" w:rsidRDefault="00092079" w14:paraId="54E9CAD3" w14:textId="77777777">
      <w:pPr>
        <w:pStyle w:val="LLHeading1"/>
        <w:keepNext w:val="0"/>
        <w:rPr>
          <w:rFonts w:cs="Arial"/>
          <w:lang w:val="en-US"/>
        </w:rPr>
      </w:pPr>
      <w:r w:rsidRPr="5677A093" w:rsidR="00092079">
        <w:rPr>
          <w:rFonts w:cs="Arial"/>
          <w:lang w:val="en-US"/>
        </w:rPr>
        <w:t>The types of Personal Data to be Processed</w:t>
      </w:r>
    </w:p>
    <w:p w:rsidRPr="00A51793" w:rsidR="00092079" w:rsidP="00092079" w:rsidRDefault="00092079" w14:paraId="2816DE77" w14:textId="77777777">
      <w:pPr>
        <w:pStyle w:val="LLNormal"/>
        <w:spacing w:before="240" w:after="240"/>
        <w:rPr>
          <w:rFonts w:cs="Arial"/>
          <w:lang w:val="en-US"/>
        </w:rPr>
      </w:pPr>
      <w:r w:rsidRPr="5677A093" w:rsidR="00092079">
        <w:rPr>
          <w:rFonts w:cs="Arial"/>
          <w:lang w:val="en-US"/>
        </w:rPr>
        <w:t>The following categories of Personal Data may be processed within the scope of the integration:</w:t>
      </w:r>
    </w:p>
    <w:p w:rsidRPr="00102E19" w:rsidR="00092079" w:rsidP="00092079" w:rsidRDefault="00092079" w14:paraId="7DAB0C01" w14:textId="77777777">
      <w:pPr>
        <w:pStyle w:val="ListParagraph"/>
        <w:numPr>
          <w:ilvl w:val="0"/>
          <w:numId w:val="31"/>
        </w:numPr>
        <w:rPr>
          <w:rFonts w:ascii="Arial" w:hAnsi="Arial" w:cs="Arial"/>
          <w:sz w:val="20"/>
          <w:szCs w:val="20"/>
          <w:lang w:val="en-US"/>
        </w:rPr>
      </w:pPr>
      <w:r w:rsidRPr="5677A093" w:rsidR="00092079">
        <w:rPr>
          <w:rFonts w:ascii="Arial" w:hAnsi="Arial" w:cs="Arial"/>
          <w:b w:val="1"/>
          <w:bCs w:val="1"/>
          <w:sz w:val="20"/>
          <w:szCs w:val="20"/>
          <w:lang w:val="en-US"/>
        </w:rPr>
        <w:t>Financial Transaction Data</w:t>
      </w:r>
      <w:r w:rsidRPr="5677A093" w:rsidR="00092079">
        <w:rPr>
          <w:rFonts w:ascii="Arial" w:hAnsi="Arial" w:cs="Arial"/>
          <w:sz w:val="20"/>
          <w:szCs w:val="20"/>
          <w:lang w:val="en-US"/>
        </w:rPr>
        <w:t xml:space="preserve"> – Invoices, payment records, bank account details, transaction history.</w:t>
      </w:r>
    </w:p>
    <w:p w:rsidRPr="00141275" w:rsidR="00092079" w:rsidP="5677A093" w:rsidRDefault="00092079" w14:paraId="7C9CF0A0" w14:textId="2B5E06C8">
      <w:pPr>
        <w:pStyle w:val="ListParagraph"/>
        <w:numPr>
          <w:ilvl w:val="0"/>
          <w:numId w:val="31"/>
        </w:numPr>
        <w:rPr>
          <w:rFonts w:ascii="Arial" w:hAnsi="Arial" w:cs="Arial"/>
          <w:sz w:val="20"/>
          <w:szCs w:val="20"/>
          <w:lang w:val="en-US"/>
          <w:rPrChange w:author="Becze Szabolcs" w:date="2025-10-31T13:09:00Z" w16du:dateUtc="2025-10-31T11:09:00Z" w:id="2055670602">
            <w:rPr>
              <w:lang w:val="en-US"/>
            </w:rPr>
          </w:rPrChange>
        </w:rPr>
        <w:pPrChange w:author="Becze Szabolcs" w:date="2025-10-31T13:09:00Z" w16du:dateUtc="2025-10-31T11:09:00Z" w:id="68">
          <w:pPr>
            <w:jc w:val="both"/>
          </w:pPr>
        </w:pPrChange>
      </w:pPr>
      <w:r w:rsidRPr="5677A093" w:rsidR="00092079">
        <w:rPr>
          <w:rFonts w:ascii="Arial" w:hAnsi="Arial" w:cs="Arial"/>
          <w:b w:val="1"/>
          <w:bCs w:val="1"/>
          <w:sz w:val="20"/>
          <w:szCs w:val="20"/>
          <w:lang w:val="en-US"/>
        </w:rPr>
        <w:t>Client Payment Data (if applicable)</w:t>
      </w:r>
      <w:r w:rsidRPr="5677A093" w:rsidR="00092079">
        <w:rPr>
          <w:rFonts w:ascii="Arial" w:hAnsi="Arial" w:cs="Arial"/>
          <w:sz w:val="20"/>
          <w:szCs w:val="20"/>
          <w:lang w:val="en-US"/>
        </w:rPr>
        <w:t xml:space="preserve"> – Customer billing details, invoice records, payment confirmations.</w:t>
      </w:r>
    </w:p>
    <w:p w:rsidRPr="00331BD0" w:rsidR="00B555F0" w:rsidP="00536ED9" w:rsidRDefault="00B555F0" w14:paraId="330BA94B" w14:textId="77777777">
      <w:pPr>
        <w:jc w:val="both"/>
        <w:rPr>
          <w:rFonts w:ascii="Arial" w:hAnsi="Arial" w:cs="Arial"/>
          <w:sz w:val="20"/>
          <w:szCs w:val="20"/>
          <w:lang w:val="en-AU"/>
        </w:rPr>
      </w:pPr>
    </w:p>
    <w:sectPr w:rsidRPr="00331BD0" w:rsidR="00B555F0" w:rsidSect="00A53CA4">
      <w:headerReference w:type="default" r:id="rId15"/>
      <w:footerReference w:type="even" r:id="rId16"/>
      <w:footerReference w:type="default" r:id="rId17"/>
      <w:pgSz w:w="11900" w:h="16840" w:orient="portrait"/>
      <w:pgMar w:top="1664"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RB" w:author="Rachel Benevenuto" w:date="2025-10-29T16:16:00Z" w:id="2">
    <w:p w:rsidR="0073390B" w:rsidP="0073390B" w:rsidRDefault="0073390B" w14:paraId="0AEF2105" w14:textId="64234FE0">
      <w:pPr>
        <w:pStyle w:val="CommentText"/>
      </w:pPr>
      <w:r>
        <w:rPr>
          <w:rStyle w:val="CommentReference"/>
        </w:rPr>
        <w:annotationRef/>
      </w:r>
      <w:r>
        <w:t>Sonrisa: clause 3.3 was moved here and has the same wording as provided in the 1st SOW.</w:t>
      </w:r>
    </w:p>
  </w:comment>
  <w:comment w:initials="RB" w:author="Rachel Benevenuto" w:date="2025-10-29T16:23:00Z" w:id="6">
    <w:p w:rsidR="00854181" w:rsidP="00854181" w:rsidRDefault="00854181" w14:paraId="2C4D6BBE" w14:textId="77777777">
      <w:pPr>
        <w:pStyle w:val="CommentText"/>
      </w:pPr>
      <w:r>
        <w:rPr>
          <w:rStyle w:val="CommentReference"/>
        </w:rPr>
        <w:annotationRef/>
      </w:r>
      <w:r>
        <w:t>Sonrisa: the same wording as provided in the 1st SOW.</w:t>
      </w:r>
    </w:p>
  </w:comment>
  <w:comment w:initials="RB" w:author="Rachel Benevenuto" w:date="2025-10-29T16:23:00Z" w:id="9">
    <w:p w:rsidR="00854181" w:rsidP="00854181" w:rsidRDefault="00854181" w14:paraId="0D4C89B5" w14:textId="77777777">
      <w:pPr>
        <w:pStyle w:val="CommentText"/>
      </w:pPr>
      <w:r>
        <w:rPr>
          <w:rStyle w:val="CommentReference"/>
        </w:rPr>
        <w:annotationRef/>
      </w:r>
      <w:r>
        <w:t>Sonrisa: the same as above.</w:t>
      </w:r>
    </w:p>
  </w:comment>
</w:comments>
</file>

<file path=word/commentsExtended.xml><?xml version="1.0" encoding="utf-8"?>
<w15:commentsEx xmlns:mc="http://schemas.openxmlformats.org/markup-compatibility/2006" xmlns:w15="http://schemas.microsoft.com/office/word/2012/wordml" mc:Ignorable="w15">
  <w15:commentEx w15:done="1" w15:paraId="0AEF2105"/>
  <w15:commentEx w15:done="1" w15:paraId="2C4D6BBE"/>
  <w15:commentEx w15:done="1" w15:paraId="0D4C89B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6238355" w16cex:dateUtc="2025-10-29T15:16:00Z"/>
  <w16cex:commentExtensible w16cex:durableId="3A5161C0" w16cex:dateUtc="2025-10-29T15:23:00Z"/>
  <w16cex:commentExtensible w16cex:durableId="04913867" w16cex:dateUtc="2025-10-29T15:23:00Z">
    <w16cex:extLst>
      <w16:ext w16:uri="{CE6994B0-6A32-4C9F-8C6B-6E91EDA988CE}">
        <cr:reactions xmlns:cr="http://schemas.microsoft.com/office/comments/2020/reactions">
          <cr:reaction reactionType="1">
            <cr:reactionInfo dateUtc="2025-10-31T11:12:18Z">
              <cr:user userId="S::becze.szabolcs@sonrisa.hu::47159747-7e7f-4674-adb9-87f73b37f450" userProvider="AD" userName="Becze Szabolcs"/>
            </cr:reactionInfo>
          </cr:reaction>
        </cr:reactions>
      </w16:ext>
    </w16cex:extLst>
  </w16cex:commentExtensible>
</w16cex:commentsExtensible>
</file>

<file path=word/commentsIds.xml><?xml version="1.0" encoding="utf-8"?>
<w16cid:commentsIds xmlns:mc="http://schemas.openxmlformats.org/markup-compatibility/2006" xmlns:w16cid="http://schemas.microsoft.com/office/word/2016/wordml/cid" mc:Ignorable="w16cid">
  <w16cid:commentId w16cid:paraId="0AEF2105" w16cid:durableId="16238355"/>
  <w16cid:commentId w16cid:paraId="2C4D6BBE" w16cid:durableId="3A5161C0"/>
  <w16cid:commentId w16cid:paraId="0D4C89B5" w16cid:durableId="0491386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E333D" w:rsidP="00E711B3" w:rsidRDefault="002E333D" w14:paraId="53C55A1C" w14:textId="77777777">
      <w:r>
        <w:separator/>
      </w:r>
    </w:p>
  </w:endnote>
  <w:endnote w:type="continuationSeparator" w:id="0">
    <w:p w:rsidR="002E333D" w:rsidP="00E711B3" w:rsidRDefault="002E333D" w14:paraId="15FC5B51" w14:textId="77777777">
      <w:r>
        <w:continuationSeparator/>
      </w:r>
    </w:p>
  </w:endnote>
  <w:endnote w:type="continuationNotice" w:id="1">
    <w:p w:rsidR="002E333D" w:rsidRDefault="002E333D" w14:paraId="1E8A2FB5"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w:altName w:val="Segoe UI Historic"/>
    <w:charset w:val="4D"/>
    <w:family w:val="auto"/>
    <w:pitch w:val="variable"/>
    <w:sig w:usb0="A00002FF" w:usb1="7800205A" w:usb2="14600000" w:usb3="00000000" w:csb0="00000193" w:csb1="00000000"/>
  </w:font>
  <w:font w:name="Helvetica">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28205470"/>
      <w:docPartObj>
        <w:docPartGallery w:val="Page Numbers (Bottom of Page)"/>
        <w:docPartUnique/>
      </w:docPartObj>
    </w:sdtPr>
    <w:sdtContent>
      <w:p w:rsidR="00565040" w:rsidP="00180DEF" w:rsidRDefault="00565040" w14:paraId="1F7D408D" w14:textId="7777777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565040" w:rsidP="00565040" w:rsidRDefault="00565040" w14:paraId="2322141A"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61801578"/>
      <w:docPartObj>
        <w:docPartGallery w:val="Page Numbers (Bottom of Page)"/>
        <w:docPartUnique/>
      </w:docPartObj>
    </w:sdtPr>
    <w:sdtContent>
      <w:p w:rsidR="00565040" w:rsidP="00180DEF" w:rsidRDefault="00565040" w14:paraId="1338A54B" w14:textId="77777777">
        <w:pPr>
          <w:pStyle w:val="Footer"/>
          <w:framePr w:wrap="none" w:hAnchor="margin" w:vAnchor="text" w:xAlign="right" w:y="1"/>
          <w:rPr>
            <w:rStyle w:val="PageNumber"/>
          </w:rPr>
        </w:pPr>
        <w:r w:rsidRPr="00565040">
          <w:rPr>
            <w:rStyle w:val="PageNumber"/>
            <w:sz w:val="22"/>
            <w:szCs w:val="22"/>
          </w:rPr>
          <w:fldChar w:fldCharType="begin"/>
        </w:r>
        <w:r w:rsidRPr="00565040">
          <w:rPr>
            <w:rStyle w:val="PageNumber"/>
            <w:sz w:val="22"/>
            <w:szCs w:val="22"/>
          </w:rPr>
          <w:instrText xml:space="preserve"> PAGE </w:instrText>
        </w:r>
        <w:r w:rsidRPr="00565040">
          <w:rPr>
            <w:rStyle w:val="PageNumber"/>
            <w:sz w:val="22"/>
            <w:szCs w:val="22"/>
          </w:rPr>
          <w:fldChar w:fldCharType="separate"/>
        </w:r>
        <w:r w:rsidRPr="00565040">
          <w:rPr>
            <w:rStyle w:val="PageNumber"/>
            <w:noProof/>
            <w:sz w:val="22"/>
            <w:szCs w:val="22"/>
          </w:rPr>
          <w:t>1</w:t>
        </w:r>
        <w:r w:rsidRPr="00565040">
          <w:rPr>
            <w:rStyle w:val="PageNumber"/>
            <w:sz w:val="22"/>
            <w:szCs w:val="22"/>
          </w:rPr>
          <w:fldChar w:fldCharType="end"/>
        </w:r>
      </w:p>
    </w:sdtContent>
    <w:sdtEndPr>
      <w:rPr>
        <w:rStyle w:val="PageNumber"/>
      </w:rPr>
    </w:sdtEndPr>
  </w:sdt>
  <w:p w:rsidR="00565040" w:rsidP="00565040" w:rsidRDefault="00565040" w14:paraId="7F29F98C" w14:textId="7777777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E333D" w:rsidP="00E711B3" w:rsidRDefault="002E333D" w14:paraId="698946CA" w14:textId="77777777">
      <w:r>
        <w:separator/>
      </w:r>
    </w:p>
  </w:footnote>
  <w:footnote w:type="continuationSeparator" w:id="0">
    <w:p w:rsidR="002E333D" w:rsidP="00E711B3" w:rsidRDefault="002E333D" w14:paraId="511746A3" w14:textId="77777777">
      <w:r>
        <w:continuationSeparator/>
      </w:r>
    </w:p>
  </w:footnote>
  <w:footnote w:type="continuationNotice" w:id="1">
    <w:p w:rsidR="002E333D" w:rsidRDefault="002E333D" w14:paraId="129C3CD5"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E711B3" w:rsidRDefault="00685ABD" w14:paraId="329E29BB" w14:textId="2BAC7E7E">
    <w:pPr>
      <w:pStyle w:val="Header"/>
    </w:pPr>
    <w:r>
      <w:rPr>
        <w:rFonts w:ascii="Helvetica" w:hAnsi="Helvetica"/>
        <w:b/>
        <w:noProof/>
        <w:sz w:val="16"/>
        <w:szCs w:val="16"/>
      </w:rPr>
      <w:drawing>
        <wp:anchor distT="0" distB="0" distL="114300" distR="114300" simplePos="0" relativeHeight="251658240" behindDoc="0" locked="0" layoutInCell="1" allowOverlap="1" wp14:anchorId="137D78A0" wp14:editId="38D126F4">
          <wp:simplePos x="0" y="0"/>
          <wp:positionH relativeFrom="margin">
            <wp:posOffset>4342342</wp:posOffset>
          </wp:positionH>
          <wp:positionV relativeFrom="margin">
            <wp:posOffset>-628650</wp:posOffset>
          </wp:positionV>
          <wp:extent cx="1574797" cy="452115"/>
          <wp:effectExtent l="0" t="0" r="6985" b="5715"/>
          <wp:wrapSquare wrapText="bothSides"/>
          <wp:docPr id="2" name="Grafik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t="23038" b="22133"/>
                  <a:stretch>
                    <a:fillRect/>
                  </a:stretch>
                </pic:blipFill>
                <pic:spPr>
                  <a:xfrm>
                    <a:off x="0" y="0"/>
                    <a:ext cx="1574797" cy="452115"/>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4">
    <w:nsid w:val="451481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a5db4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30911A"/>
    <w:multiLevelType w:val="hybridMultilevel"/>
    <w:tmpl w:val="50007790"/>
    <w:lvl w:ilvl="0" w:tplc="415E0EAC">
      <w:start w:val="1"/>
      <w:numFmt w:val="bullet"/>
      <w:lvlText w:val=""/>
      <w:lvlJc w:val="left"/>
      <w:pPr>
        <w:ind w:left="720" w:hanging="360"/>
      </w:pPr>
      <w:rPr>
        <w:rFonts w:hint="default" w:ascii="Symbol" w:hAnsi="Symbol"/>
      </w:rPr>
    </w:lvl>
    <w:lvl w:ilvl="1" w:tplc="413A9AE2">
      <w:start w:val="1"/>
      <w:numFmt w:val="bullet"/>
      <w:lvlText w:val="o"/>
      <w:lvlJc w:val="left"/>
      <w:pPr>
        <w:ind w:left="1440" w:hanging="360"/>
      </w:pPr>
      <w:rPr>
        <w:rFonts w:hint="default" w:ascii="Courier New" w:hAnsi="Courier New"/>
      </w:rPr>
    </w:lvl>
    <w:lvl w:ilvl="2" w:tplc="426A4F36">
      <w:start w:val="1"/>
      <w:numFmt w:val="bullet"/>
      <w:lvlText w:val=""/>
      <w:lvlJc w:val="left"/>
      <w:pPr>
        <w:ind w:left="2160" w:hanging="360"/>
      </w:pPr>
      <w:rPr>
        <w:rFonts w:hint="default" w:ascii="Wingdings" w:hAnsi="Wingdings"/>
      </w:rPr>
    </w:lvl>
    <w:lvl w:ilvl="3" w:tplc="30F22232">
      <w:start w:val="1"/>
      <w:numFmt w:val="bullet"/>
      <w:lvlText w:val=""/>
      <w:lvlJc w:val="left"/>
      <w:pPr>
        <w:ind w:left="2880" w:hanging="360"/>
      </w:pPr>
      <w:rPr>
        <w:rFonts w:hint="default" w:ascii="Symbol" w:hAnsi="Symbol"/>
      </w:rPr>
    </w:lvl>
    <w:lvl w:ilvl="4" w:tplc="1A28B6F8">
      <w:start w:val="1"/>
      <w:numFmt w:val="bullet"/>
      <w:lvlText w:val="o"/>
      <w:lvlJc w:val="left"/>
      <w:pPr>
        <w:ind w:left="3600" w:hanging="360"/>
      </w:pPr>
      <w:rPr>
        <w:rFonts w:hint="default" w:ascii="Courier New" w:hAnsi="Courier New"/>
      </w:rPr>
    </w:lvl>
    <w:lvl w:ilvl="5" w:tplc="EA02EECA">
      <w:start w:val="1"/>
      <w:numFmt w:val="bullet"/>
      <w:lvlText w:val=""/>
      <w:lvlJc w:val="left"/>
      <w:pPr>
        <w:ind w:left="4320" w:hanging="360"/>
      </w:pPr>
      <w:rPr>
        <w:rFonts w:hint="default" w:ascii="Wingdings" w:hAnsi="Wingdings"/>
      </w:rPr>
    </w:lvl>
    <w:lvl w:ilvl="6" w:tplc="5A7EF618">
      <w:start w:val="1"/>
      <w:numFmt w:val="bullet"/>
      <w:lvlText w:val=""/>
      <w:lvlJc w:val="left"/>
      <w:pPr>
        <w:ind w:left="5040" w:hanging="360"/>
      </w:pPr>
      <w:rPr>
        <w:rFonts w:hint="default" w:ascii="Symbol" w:hAnsi="Symbol"/>
      </w:rPr>
    </w:lvl>
    <w:lvl w:ilvl="7" w:tplc="7AB60600">
      <w:start w:val="1"/>
      <w:numFmt w:val="bullet"/>
      <w:lvlText w:val="o"/>
      <w:lvlJc w:val="left"/>
      <w:pPr>
        <w:ind w:left="5760" w:hanging="360"/>
      </w:pPr>
      <w:rPr>
        <w:rFonts w:hint="default" w:ascii="Courier New" w:hAnsi="Courier New"/>
      </w:rPr>
    </w:lvl>
    <w:lvl w:ilvl="8" w:tplc="A2424914">
      <w:start w:val="1"/>
      <w:numFmt w:val="bullet"/>
      <w:lvlText w:val=""/>
      <w:lvlJc w:val="left"/>
      <w:pPr>
        <w:ind w:left="6480" w:hanging="360"/>
      </w:pPr>
      <w:rPr>
        <w:rFonts w:hint="default" w:ascii="Wingdings" w:hAnsi="Wingdings"/>
      </w:rPr>
    </w:lvl>
  </w:abstractNum>
  <w:abstractNum w:abstractNumId="1" w15:restartNumberingAfterBreak="0">
    <w:nsid w:val="058A2153"/>
    <w:multiLevelType w:val="multilevel"/>
    <w:tmpl w:val="F6BAD11A"/>
    <w:lvl w:ilvl="0">
      <w:start w:val="1"/>
      <w:numFmt w:val="decimal"/>
      <w:pStyle w:val="LLAgr2Heading1"/>
      <w:lvlText w:val="%1"/>
      <w:lvlJc w:val="left"/>
      <w:pPr>
        <w:tabs>
          <w:tab w:val="num" w:pos="851"/>
        </w:tabs>
        <w:ind w:left="851" w:hanging="851"/>
      </w:pPr>
      <w:rPr>
        <w:rFonts w:hint="default"/>
      </w:rPr>
    </w:lvl>
    <w:lvl w:ilvl="1">
      <w:start w:val="1"/>
      <w:numFmt w:val="decimal"/>
      <w:pStyle w:val="LLAgr2Heading2"/>
      <w:lvlText w:val="%1.%2"/>
      <w:lvlJc w:val="left"/>
      <w:pPr>
        <w:tabs>
          <w:tab w:val="num" w:pos="851"/>
        </w:tabs>
        <w:ind w:left="851" w:hanging="851"/>
      </w:pPr>
      <w:rPr>
        <w:rFonts w:hint="default"/>
        <w:lang w:val="en-US"/>
      </w:rPr>
    </w:lvl>
    <w:lvl w:ilvl="2">
      <w:start w:val="1"/>
      <w:numFmt w:val="decimal"/>
      <w:pStyle w:val="LLAgr2Heading3"/>
      <w:lvlText w:val="%1.%2.%3"/>
      <w:lvlJc w:val="left"/>
      <w:pPr>
        <w:tabs>
          <w:tab w:val="num" w:pos="851"/>
        </w:tabs>
        <w:ind w:left="851" w:hanging="851"/>
      </w:pPr>
      <w:rPr>
        <w:rFonts w:hint="default"/>
      </w:rPr>
    </w:lvl>
    <w:lvl w:ilvl="3">
      <w:start w:val="1"/>
      <w:numFmt w:val="decimal"/>
      <w:pStyle w:val="LLAgr2Heading4"/>
      <w:lvlText w:val="%1.%2.%3.%4"/>
      <w:lvlJc w:val="left"/>
      <w:pPr>
        <w:tabs>
          <w:tab w:val="num" w:pos="851"/>
        </w:tabs>
        <w:ind w:left="851" w:hanging="851"/>
      </w:pPr>
      <w:rPr>
        <w:rFonts w:hint="default"/>
      </w:rPr>
    </w:lvl>
    <w:lvl w:ilvl="4">
      <w:start w:val="1"/>
      <w:numFmt w:val="decimal"/>
      <w:pStyle w:val="LLAgr2Heading5"/>
      <w:lvlText w:val="%1.%2.%3.%4.%5"/>
      <w:lvlJc w:val="left"/>
      <w:pPr>
        <w:tabs>
          <w:tab w:val="num" w:pos="851"/>
        </w:tabs>
        <w:ind w:left="851" w:hanging="851"/>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 w15:restartNumberingAfterBreak="0">
    <w:nsid w:val="0661642F"/>
    <w:multiLevelType w:val="multilevel"/>
    <w:tmpl w:val="350C564E"/>
    <w:lvl w:ilvl="0">
      <w:start w:val="1"/>
      <w:numFmt w:val="decimal"/>
      <w:lvlText w:val="%1."/>
      <w:lvlJc w:val="left"/>
      <w:pPr>
        <w:tabs>
          <w:tab w:val="num" w:pos="1260"/>
        </w:tabs>
        <w:ind w:left="12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B1164D"/>
    <w:multiLevelType w:val="multilevel"/>
    <w:tmpl w:val="7256AD5E"/>
    <w:name w:val="LL_Dash"/>
    <w:lvl w:ilvl="0">
      <w:start w:val="1"/>
      <w:numFmt w:val="bullet"/>
      <w:pStyle w:val="LLDash1"/>
      <w:lvlText w:val=""/>
      <w:lvlJc w:val="left"/>
      <w:pPr>
        <w:tabs>
          <w:tab w:val="num" w:pos="851"/>
        </w:tabs>
        <w:ind w:left="851" w:hanging="851"/>
      </w:pPr>
      <w:rPr>
        <w:rFonts w:hint="default" w:ascii="Symbol" w:hAnsi="Symbol"/>
        <w:color w:val="auto"/>
      </w:rPr>
    </w:lvl>
    <w:lvl w:ilvl="1">
      <w:start w:val="1"/>
      <w:numFmt w:val="bullet"/>
      <w:pStyle w:val="LLDash2"/>
      <w:lvlText w:val=""/>
      <w:lvlJc w:val="left"/>
      <w:pPr>
        <w:tabs>
          <w:tab w:val="num" w:pos="1418"/>
        </w:tabs>
        <w:ind w:left="1418" w:hanging="567"/>
      </w:pPr>
      <w:rPr>
        <w:rFonts w:hint="default" w:ascii="Symbol" w:hAnsi="Symbol"/>
        <w:color w:val="auto"/>
      </w:rPr>
    </w:lvl>
    <w:lvl w:ilvl="2">
      <w:start w:val="1"/>
      <w:numFmt w:val="bullet"/>
      <w:pStyle w:val="LLDash3"/>
      <w:lvlText w:val=""/>
      <w:lvlJc w:val="left"/>
      <w:pPr>
        <w:tabs>
          <w:tab w:val="num" w:pos="1985"/>
        </w:tabs>
        <w:ind w:left="1985" w:hanging="567"/>
      </w:pPr>
      <w:rPr>
        <w:rFonts w:hint="default" w:ascii="Symbol" w:hAnsi="Symbol"/>
        <w:color w:val="auto"/>
      </w:rPr>
    </w:lvl>
    <w:lvl w:ilvl="3">
      <w:start w:val="1"/>
      <w:numFmt w:val="bullet"/>
      <w:pStyle w:val="LLDash4"/>
      <w:lvlText w:val=""/>
      <w:lvlJc w:val="left"/>
      <w:pPr>
        <w:tabs>
          <w:tab w:val="num" w:pos="2552"/>
        </w:tabs>
        <w:ind w:left="2552" w:hanging="567"/>
      </w:pPr>
      <w:rPr>
        <w:rFonts w:hint="default" w:ascii="Symbol" w:hAnsi="Symbol"/>
        <w:color w:val="auto"/>
      </w:rPr>
    </w:lvl>
    <w:lvl w:ilvl="4">
      <w:start w:val="1"/>
      <w:numFmt w:val="bullet"/>
      <w:pStyle w:val="LLDash5"/>
      <w:lvlText w:val=""/>
      <w:lvlJc w:val="left"/>
      <w:pPr>
        <w:tabs>
          <w:tab w:val="num" w:pos="3119"/>
        </w:tabs>
        <w:ind w:left="3119" w:hanging="567"/>
      </w:pPr>
      <w:rPr>
        <w:rFonts w:hint="default" w:ascii="Symbol" w:hAnsi="Symbol"/>
        <w:color w:val="auto"/>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4" w15:restartNumberingAfterBreak="0">
    <w:nsid w:val="15424694"/>
    <w:multiLevelType w:val="hybridMultilevel"/>
    <w:tmpl w:val="D7C65D1A"/>
    <w:lvl w:ilvl="0" w:tplc="9B744714">
      <w:start w:val="1"/>
      <w:numFmt w:val="lowerLetter"/>
      <w:lvlText w:val="%1)"/>
      <w:lvlJc w:val="left"/>
      <w:pPr>
        <w:ind w:left="106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562A60"/>
    <w:multiLevelType w:val="hybridMultilevel"/>
    <w:tmpl w:val="64243890"/>
    <w:lvl w:ilvl="0" w:tplc="45AE94A4">
      <w:start w:val="1"/>
      <w:numFmt w:val="bullet"/>
      <w:lvlText w:val=""/>
      <w:lvlJc w:val="left"/>
      <w:pPr>
        <w:ind w:left="720" w:hanging="360"/>
      </w:pPr>
      <w:rPr>
        <w:rFonts w:hint="default" w:ascii="Symbol" w:hAnsi="Symbol"/>
      </w:rPr>
    </w:lvl>
    <w:lvl w:ilvl="1" w:tplc="DCE85D40">
      <w:start w:val="1"/>
      <w:numFmt w:val="bullet"/>
      <w:lvlText w:val="o"/>
      <w:lvlJc w:val="left"/>
      <w:pPr>
        <w:ind w:left="1440" w:hanging="360"/>
      </w:pPr>
      <w:rPr>
        <w:rFonts w:hint="default" w:ascii="Courier New" w:hAnsi="Courier New"/>
      </w:rPr>
    </w:lvl>
    <w:lvl w:ilvl="2" w:tplc="F5E270E6">
      <w:start w:val="1"/>
      <w:numFmt w:val="bullet"/>
      <w:lvlText w:val=""/>
      <w:lvlJc w:val="left"/>
      <w:pPr>
        <w:ind w:left="2160" w:hanging="360"/>
      </w:pPr>
      <w:rPr>
        <w:rFonts w:hint="default" w:ascii="Wingdings" w:hAnsi="Wingdings"/>
      </w:rPr>
    </w:lvl>
    <w:lvl w:ilvl="3" w:tplc="C3A2AEFE">
      <w:start w:val="1"/>
      <w:numFmt w:val="bullet"/>
      <w:lvlText w:val=""/>
      <w:lvlJc w:val="left"/>
      <w:pPr>
        <w:ind w:left="2880" w:hanging="360"/>
      </w:pPr>
      <w:rPr>
        <w:rFonts w:hint="default" w:ascii="Symbol" w:hAnsi="Symbol"/>
      </w:rPr>
    </w:lvl>
    <w:lvl w:ilvl="4" w:tplc="D4706168">
      <w:start w:val="1"/>
      <w:numFmt w:val="bullet"/>
      <w:lvlText w:val="o"/>
      <w:lvlJc w:val="left"/>
      <w:pPr>
        <w:ind w:left="3600" w:hanging="360"/>
      </w:pPr>
      <w:rPr>
        <w:rFonts w:hint="default" w:ascii="Courier New" w:hAnsi="Courier New"/>
      </w:rPr>
    </w:lvl>
    <w:lvl w:ilvl="5" w:tplc="476A344E">
      <w:start w:val="1"/>
      <w:numFmt w:val="bullet"/>
      <w:lvlText w:val=""/>
      <w:lvlJc w:val="left"/>
      <w:pPr>
        <w:ind w:left="4320" w:hanging="360"/>
      </w:pPr>
      <w:rPr>
        <w:rFonts w:hint="default" w:ascii="Wingdings" w:hAnsi="Wingdings"/>
      </w:rPr>
    </w:lvl>
    <w:lvl w:ilvl="6" w:tplc="EB801EC6">
      <w:start w:val="1"/>
      <w:numFmt w:val="bullet"/>
      <w:lvlText w:val=""/>
      <w:lvlJc w:val="left"/>
      <w:pPr>
        <w:ind w:left="5040" w:hanging="360"/>
      </w:pPr>
      <w:rPr>
        <w:rFonts w:hint="default" w:ascii="Symbol" w:hAnsi="Symbol"/>
      </w:rPr>
    </w:lvl>
    <w:lvl w:ilvl="7" w:tplc="E6B091F4">
      <w:start w:val="1"/>
      <w:numFmt w:val="bullet"/>
      <w:lvlText w:val="o"/>
      <w:lvlJc w:val="left"/>
      <w:pPr>
        <w:ind w:left="5760" w:hanging="360"/>
      </w:pPr>
      <w:rPr>
        <w:rFonts w:hint="default" w:ascii="Courier New" w:hAnsi="Courier New"/>
      </w:rPr>
    </w:lvl>
    <w:lvl w:ilvl="8" w:tplc="DA207950">
      <w:start w:val="1"/>
      <w:numFmt w:val="bullet"/>
      <w:lvlText w:val=""/>
      <w:lvlJc w:val="left"/>
      <w:pPr>
        <w:ind w:left="6480" w:hanging="360"/>
      </w:pPr>
      <w:rPr>
        <w:rFonts w:hint="default" w:ascii="Wingdings" w:hAnsi="Wingdings"/>
      </w:rPr>
    </w:lvl>
  </w:abstractNum>
  <w:abstractNum w:abstractNumId="6" w15:restartNumberingAfterBreak="0">
    <w:nsid w:val="164B7011"/>
    <w:multiLevelType w:val="multilevel"/>
    <w:tmpl w:val="37926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6A3836"/>
    <w:multiLevelType w:val="hybridMultilevel"/>
    <w:tmpl w:val="90AEE69A"/>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D0745DB"/>
    <w:multiLevelType w:val="multilevel"/>
    <w:tmpl w:val="4AAAD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F314EF"/>
    <w:multiLevelType w:val="hybridMultilevel"/>
    <w:tmpl w:val="9A3436AC"/>
    <w:lvl w:ilvl="0" w:tplc="20000001">
      <w:start w:val="1"/>
      <w:numFmt w:val="bullet"/>
      <w:lvlText w:val=""/>
      <w:lvlJc w:val="left"/>
      <w:pPr>
        <w:ind w:left="1480" w:hanging="360"/>
      </w:pPr>
      <w:rPr>
        <w:rFonts w:hint="default" w:ascii="Symbol" w:hAnsi="Symbol"/>
      </w:rPr>
    </w:lvl>
    <w:lvl w:ilvl="1" w:tplc="20000003" w:tentative="1">
      <w:start w:val="1"/>
      <w:numFmt w:val="bullet"/>
      <w:lvlText w:val="o"/>
      <w:lvlJc w:val="left"/>
      <w:pPr>
        <w:ind w:left="2200" w:hanging="360"/>
      </w:pPr>
      <w:rPr>
        <w:rFonts w:hint="default" w:ascii="Courier New" w:hAnsi="Courier New" w:cs="Courier New"/>
      </w:rPr>
    </w:lvl>
    <w:lvl w:ilvl="2" w:tplc="20000005" w:tentative="1">
      <w:start w:val="1"/>
      <w:numFmt w:val="bullet"/>
      <w:lvlText w:val=""/>
      <w:lvlJc w:val="left"/>
      <w:pPr>
        <w:ind w:left="2920" w:hanging="360"/>
      </w:pPr>
      <w:rPr>
        <w:rFonts w:hint="default" w:ascii="Wingdings" w:hAnsi="Wingdings"/>
      </w:rPr>
    </w:lvl>
    <w:lvl w:ilvl="3" w:tplc="20000001" w:tentative="1">
      <w:start w:val="1"/>
      <w:numFmt w:val="bullet"/>
      <w:lvlText w:val=""/>
      <w:lvlJc w:val="left"/>
      <w:pPr>
        <w:ind w:left="3640" w:hanging="360"/>
      </w:pPr>
      <w:rPr>
        <w:rFonts w:hint="default" w:ascii="Symbol" w:hAnsi="Symbol"/>
      </w:rPr>
    </w:lvl>
    <w:lvl w:ilvl="4" w:tplc="20000003" w:tentative="1">
      <w:start w:val="1"/>
      <w:numFmt w:val="bullet"/>
      <w:lvlText w:val="o"/>
      <w:lvlJc w:val="left"/>
      <w:pPr>
        <w:ind w:left="4360" w:hanging="360"/>
      </w:pPr>
      <w:rPr>
        <w:rFonts w:hint="default" w:ascii="Courier New" w:hAnsi="Courier New" w:cs="Courier New"/>
      </w:rPr>
    </w:lvl>
    <w:lvl w:ilvl="5" w:tplc="20000005" w:tentative="1">
      <w:start w:val="1"/>
      <w:numFmt w:val="bullet"/>
      <w:lvlText w:val=""/>
      <w:lvlJc w:val="left"/>
      <w:pPr>
        <w:ind w:left="5080" w:hanging="360"/>
      </w:pPr>
      <w:rPr>
        <w:rFonts w:hint="default" w:ascii="Wingdings" w:hAnsi="Wingdings"/>
      </w:rPr>
    </w:lvl>
    <w:lvl w:ilvl="6" w:tplc="20000001" w:tentative="1">
      <w:start w:val="1"/>
      <w:numFmt w:val="bullet"/>
      <w:lvlText w:val=""/>
      <w:lvlJc w:val="left"/>
      <w:pPr>
        <w:ind w:left="5800" w:hanging="360"/>
      </w:pPr>
      <w:rPr>
        <w:rFonts w:hint="default" w:ascii="Symbol" w:hAnsi="Symbol"/>
      </w:rPr>
    </w:lvl>
    <w:lvl w:ilvl="7" w:tplc="20000003" w:tentative="1">
      <w:start w:val="1"/>
      <w:numFmt w:val="bullet"/>
      <w:lvlText w:val="o"/>
      <w:lvlJc w:val="left"/>
      <w:pPr>
        <w:ind w:left="6520" w:hanging="360"/>
      </w:pPr>
      <w:rPr>
        <w:rFonts w:hint="default" w:ascii="Courier New" w:hAnsi="Courier New" w:cs="Courier New"/>
      </w:rPr>
    </w:lvl>
    <w:lvl w:ilvl="8" w:tplc="20000005" w:tentative="1">
      <w:start w:val="1"/>
      <w:numFmt w:val="bullet"/>
      <w:lvlText w:val=""/>
      <w:lvlJc w:val="left"/>
      <w:pPr>
        <w:ind w:left="7240" w:hanging="360"/>
      </w:pPr>
      <w:rPr>
        <w:rFonts w:hint="default" w:ascii="Wingdings" w:hAnsi="Wingdings"/>
      </w:rPr>
    </w:lvl>
  </w:abstractNum>
  <w:abstractNum w:abstractNumId="10" w15:restartNumberingAfterBreak="0">
    <w:nsid w:val="230EA02E"/>
    <w:multiLevelType w:val="hybridMultilevel"/>
    <w:tmpl w:val="E16A6244"/>
    <w:lvl w:ilvl="0" w:tplc="574EAF46">
      <w:start w:val="1"/>
      <w:numFmt w:val="bullet"/>
      <w:lvlText w:val=""/>
      <w:lvlJc w:val="left"/>
      <w:pPr>
        <w:ind w:left="720" w:hanging="360"/>
      </w:pPr>
      <w:rPr>
        <w:rFonts w:hint="default" w:ascii="Symbol" w:hAnsi="Symbol"/>
      </w:rPr>
    </w:lvl>
    <w:lvl w:ilvl="1" w:tplc="C22811C6">
      <w:start w:val="1"/>
      <w:numFmt w:val="bullet"/>
      <w:lvlText w:val="o"/>
      <w:lvlJc w:val="left"/>
      <w:pPr>
        <w:ind w:left="1440" w:hanging="360"/>
      </w:pPr>
      <w:rPr>
        <w:rFonts w:hint="default" w:ascii="Courier New" w:hAnsi="Courier New"/>
      </w:rPr>
    </w:lvl>
    <w:lvl w:ilvl="2" w:tplc="20E2FD82">
      <w:start w:val="1"/>
      <w:numFmt w:val="bullet"/>
      <w:lvlText w:val=""/>
      <w:lvlJc w:val="left"/>
      <w:pPr>
        <w:ind w:left="2160" w:hanging="360"/>
      </w:pPr>
      <w:rPr>
        <w:rFonts w:hint="default" w:ascii="Wingdings" w:hAnsi="Wingdings"/>
      </w:rPr>
    </w:lvl>
    <w:lvl w:ilvl="3" w:tplc="2586FC68">
      <w:start w:val="1"/>
      <w:numFmt w:val="bullet"/>
      <w:lvlText w:val=""/>
      <w:lvlJc w:val="left"/>
      <w:pPr>
        <w:ind w:left="2880" w:hanging="360"/>
      </w:pPr>
      <w:rPr>
        <w:rFonts w:hint="default" w:ascii="Symbol" w:hAnsi="Symbol"/>
      </w:rPr>
    </w:lvl>
    <w:lvl w:ilvl="4" w:tplc="D2AE0008">
      <w:start w:val="1"/>
      <w:numFmt w:val="bullet"/>
      <w:lvlText w:val="o"/>
      <w:lvlJc w:val="left"/>
      <w:pPr>
        <w:ind w:left="3600" w:hanging="360"/>
      </w:pPr>
      <w:rPr>
        <w:rFonts w:hint="default" w:ascii="Courier New" w:hAnsi="Courier New"/>
      </w:rPr>
    </w:lvl>
    <w:lvl w:ilvl="5" w:tplc="96E8CF06">
      <w:start w:val="1"/>
      <w:numFmt w:val="bullet"/>
      <w:lvlText w:val=""/>
      <w:lvlJc w:val="left"/>
      <w:pPr>
        <w:ind w:left="4320" w:hanging="360"/>
      </w:pPr>
      <w:rPr>
        <w:rFonts w:hint="default" w:ascii="Wingdings" w:hAnsi="Wingdings"/>
      </w:rPr>
    </w:lvl>
    <w:lvl w:ilvl="6" w:tplc="C77090D2">
      <w:start w:val="1"/>
      <w:numFmt w:val="bullet"/>
      <w:lvlText w:val=""/>
      <w:lvlJc w:val="left"/>
      <w:pPr>
        <w:ind w:left="5040" w:hanging="360"/>
      </w:pPr>
      <w:rPr>
        <w:rFonts w:hint="default" w:ascii="Symbol" w:hAnsi="Symbol"/>
      </w:rPr>
    </w:lvl>
    <w:lvl w:ilvl="7" w:tplc="47CE0CF6">
      <w:start w:val="1"/>
      <w:numFmt w:val="bullet"/>
      <w:lvlText w:val="o"/>
      <w:lvlJc w:val="left"/>
      <w:pPr>
        <w:ind w:left="5760" w:hanging="360"/>
      </w:pPr>
      <w:rPr>
        <w:rFonts w:hint="default" w:ascii="Courier New" w:hAnsi="Courier New"/>
      </w:rPr>
    </w:lvl>
    <w:lvl w:ilvl="8" w:tplc="B6323112">
      <w:start w:val="1"/>
      <w:numFmt w:val="bullet"/>
      <w:lvlText w:val=""/>
      <w:lvlJc w:val="left"/>
      <w:pPr>
        <w:ind w:left="6480" w:hanging="360"/>
      </w:pPr>
      <w:rPr>
        <w:rFonts w:hint="default" w:ascii="Wingdings" w:hAnsi="Wingdings"/>
      </w:rPr>
    </w:lvl>
  </w:abstractNum>
  <w:abstractNum w:abstractNumId="11" w15:restartNumberingAfterBreak="0">
    <w:nsid w:val="27C4559A"/>
    <w:multiLevelType w:val="hybridMultilevel"/>
    <w:tmpl w:val="5D445EF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2C057883"/>
    <w:multiLevelType w:val="multilevel"/>
    <w:tmpl w:val="1B60A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771A2B"/>
    <w:multiLevelType w:val="multilevel"/>
    <w:tmpl w:val="53DEF3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DD5277"/>
    <w:multiLevelType w:val="multilevel"/>
    <w:tmpl w:val="AB8A5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205A07"/>
    <w:multiLevelType w:val="hybridMultilevel"/>
    <w:tmpl w:val="F0E4EB7E"/>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6" w15:restartNumberingAfterBreak="0">
    <w:nsid w:val="38B130F0"/>
    <w:multiLevelType w:val="hybridMultilevel"/>
    <w:tmpl w:val="43DCA99E"/>
    <w:lvl w:ilvl="0" w:tplc="ABBE29AA">
      <w:start w:val="1"/>
      <w:numFmt w:val="bullet"/>
      <w:lvlText w:val=""/>
      <w:lvlJc w:val="left"/>
      <w:pPr>
        <w:ind w:left="720" w:hanging="360"/>
      </w:pPr>
      <w:rPr>
        <w:rFonts w:hint="default" w:ascii="Symbol" w:hAnsi="Symbol"/>
      </w:rPr>
    </w:lvl>
    <w:lvl w:ilvl="1" w:tplc="CD4091B2">
      <w:start w:val="1"/>
      <w:numFmt w:val="bullet"/>
      <w:lvlText w:val="o"/>
      <w:lvlJc w:val="left"/>
      <w:pPr>
        <w:ind w:left="1440" w:hanging="360"/>
      </w:pPr>
      <w:rPr>
        <w:rFonts w:hint="default" w:ascii="Courier New" w:hAnsi="Courier New"/>
      </w:rPr>
    </w:lvl>
    <w:lvl w:ilvl="2" w:tplc="D764B71E">
      <w:start w:val="1"/>
      <w:numFmt w:val="bullet"/>
      <w:lvlText w:val=""/>
      <w:lvlJc w:val="left"/>
      <w:pPr>
        <w:ind w:left="2160" w:hanging="360"/>
      </w:pPr>
      <w:rPr>
        <w:rFonts w:hint="default" w:ascii="Wingdings" w:hAnsi="Wingdings"/>
      </w:rPr>
    </w:lvl>
    <w:lvl w:ilvl="3" w:tplc="9484F8B8">
      <w:start w:val="1"/>
      <w:numFmt w:val="bullet"/>
      <w:lvlText w:val=""/>
      <w:lvlJc w:val="left"/>
      <w:pPr>
        <w:ind w:left="2880" w:hanging="360"/>
      </w:pPr>
      <w:rPr>
        <w:rFonts w:hint="default" w:ascii="Symbol" w:hAnsi="Symbol"/>
      </w:rPr>
    </w:lvl>
    <w:lvl w:ilvl="4" w:tplc="3F1A3E42">
      <w:start w:val="1"/>
      <w:numFmt w:val="bullet"/>
      <w:lvlText w:val="o"/>
      <w:lvlJc w:val="left"/>
      <w:pPr>
        <w:ind w:left="3600" w:hanging="360"/>
      </w:pPr>
      <w:rPr>
        <w:rFonts w:hint="default" w:ascii="Courier New" w:hAnsi="Courier New"/>
      </w:rPr>
    </w:lvl>
    <w:lvl w:ilvl="5" w:tplc="D868BEEC">
      <w:start w:val="1"/>
      <w:numFmt w:val="bullet"/>
      <w:lvlText w:val=""/>
      <w:lvlJc w:val="left"/>
      <w:pPr>
        <w:ind w:left="4320" w:hanging="360"/>
      </w:pPr>
      <w:rPr>
        <w:rFonts w:hint="default" w:ascii="Wingdings" w:hAnsi="Wingdings"/>
      </w:rPr>
    </w:lvl>
    <w:lvl w:ilvl="6" w:tplc="D6BA23B2">
      <w:start w:val="1"/>
      <w:numFmt w:val="bullet"/>
      <w:lvlText w:val=""/>
      <w:lvlJc w:val="left"/>
      <w:pPr>
        <w:ind w:left="5040" w:hanging="360"/>
      </w:pPr>
      <w:rPr>
        <w:rFonts w:hint="default" w:ascii="Symbol" w:hAnsi="Symbol"/>
      </w:rPr>
    </w:lvl>
    <w:lvl w:ilvl="7" w:tplc="B8D8C644">
      <w:start w:val="1"/>
      <w:numFmt w:val="bullet"/>
      <w:lvlText w:val="o"/>
      <w:lvlJc w:val="left"/>
      <w:pPr>
        <w:ind w:left="5760" w:hanging="360"/>
      </w:pPr>
      <w:rPr>
        <w:rFonts w:hint="default" w:ascii="Courier New" w:hAnsi="Courier New"/>
      </w:rPr>
    </w:lvl>
    <w:lvl w:ilvl="8" w:tplc="A8180D70">
      <w:start w:val="1"/>
      <w:numFmt w:val="bullet"/>
      <w:lvlText w:val=""/>
      <w:lvlJc w:val="left"/>
      <w:pPr>
        <w:ind w:left="6480" w:hanging="360"/>
      </w:pPr>
      <w:rPr>
        <w:rFonts w:hint="default" w:ascii="Wingdings" w:hAnsi="Wingdings"/>
      </w:rPr>
    </w:lvl>
  </w:abstractNum>
  <w:abstractNum w:abstractNumId="17" w15:restartNumberingAfterBreak="0">
    <w:nsid w:val="3B660992"/>
    <w:multiLevelType w:val="multilevel"/>
    <w:tmpl w:val="CB809A04"/>
    <w:lvl w:ilvl="0">
      <w:start w:val="1"/>
      <w:numFmt w:val="bullet"/>
      <w:lvlText w:val=""/>
      <w:lvlJc w:val="left"/>
      <w:pPr>
        <w:tabs>
          <w:tab w:val="num" w:pos="1480"/>
        </w:tabs>
        <w:ind w:left="1480" w:hanging="360"/>
      </w:pPr>
      <w:rPr>
        <w:rFonts w:hint="default" w:ascii="Symbol" w:hAnsi="Symbol"/>
        <w:sz w:val="20"/>
      </w:rPr>
    </w:lvl>
    <w:lvl w:ilvl="1" w:tentative="1">
      <w:start w:val="1"/>
      <w:numFmt w:val="bullet"/>
      <w:lvlText w:val="o"/>
      <w:lvlJc w:val="left"/>
      <w:pPr>
        <w:tabs>
          <w:tab w:val="num" w:pos="2200"/>
        </w:tabs>
        <w:ind w:left="2200" w:hanging="360"/>
      </w:pPr>
      <w:rPr>
        <w:rFonts w:hint="default" w:ascii="Courier New" w:hAnsi="Courier New"/>
        <w:sz w:val="20"/>
      </w:rPr>
    </w:lvl>
    <w:lvl w:ilvl="2" w:tentative="1">
      <w:start w:val="1"/>
      <w:numFmt w:val="bullet"/>
      <w:lvlText w:val=""/>
      <w:lvlJc w:val="left"/>
      <w:pPr>
        <w:tabs>
          <w:tab w:val="num" w:pos="2920"/>
        </w:tabs>
        <w:ind w:left="2920" w:hanging="360"/>
      </w:pPr>
      <w:rPr>
        <w:rFonts w:hint="default" w:ascii="Wingdings" w:hAnsi="Wingdings"/>
        <w:sz w:val="20"/>
      </w:rPr>
    </w:lvl>
    <w:lvl w:ilvl="3" w:tentative="1">
      <w:start w:val="1"/>
      <w:numFmt w:val="bullet"/>
      <w:lvlText w:val=""/>
      <w:lvlJc w:val="left"/>
      <w:pPr>
        <w:tabs>
          <w:tab w:val="num" w:pos="3640"/>
        </w:tabs>
        <w:ind w:left="3640" w:hanging="360"/>
      </w:pPr>
      <w:rPr>
        <w:rFonts w:hint="default" w:ascii="Wingdings" w:hAnsi="Wingdings"/>
        <w:sz w:val="20"/>
      </w:rPr>
    </w:lvl>
    <w:lvl w:ilvl="4" w:tentative="1">
      <w:start w:val="1"/>
      <w:numFmt w:val="bullet"/>
      <w:lvlText w:val=""/>
      <w:lvlJc w:val="left"/>
      <w:pPr>
        <w:tabs>
          <w:tab w:val="num" w:pos="4360"/>
        </w:tabs>
        <w:ind w:left="4360" w:hanging="360"/>
      </w:pPr>
      <w:rPr>
        <w:rFonts w:hint="default" w:ascii="Wingdings" w:hAnsi="Wingdings"/>
        <w:sz w:val="20"/>
      </w:rPr>
    </w:lvl>
    <w:lvl w:ilvl="5" w:tentative="1">
      <w:start w:val="1"/>
      <w:numFmt w:val="bullet"/>
      <w:lvlText w:val=""/>
      <w:lvlJc w:val="left"/>
      <w:pPr>
        <w:tabs>
          <w:tab w:val="num" w:pos="5080"/>
        </w:tabs>
        <w:ind w:left="5080" w:hanging="360"/>
      </w:pPr>
      <w:rPr>
        <w:rFonts w:hint="default" w:ascii="Wingdings" w:hAnsi="Wingdings"/>
        <w:sz w:val="20"/>
      </w:rPr>
    </w:lvl>
    <w:lvl w:ilvl="6" w:tentative="1">
      <w:start w:val="1"/>
      <w:numFmt w:val="bullet"/>
      <w:lvlText w:val=""/>
      <w:lvlJc w:val="left"/>
      <w:pPr>
        <w:tabs>
          <w:tab w:val="num" w:pos="5800"/>
        </w:tabs>
        <w:ind w:left="5800" w:hanging="360"/>
      </w:pPr>
      <w:rPr>
        <w:rFonts w:hint="default" w:ascii="Wingdings" w:hAnsi="Wingdings"/>
        <w:sz w:val="20"/>
      </w:rPr>
    </w:lvl>
    <w:lvl w:ilvl="7" w:tentative="1">
      <w:start w:val="1"/>
      <w:numFmt w:val="bullet"/>
      <w:lvlText w:val=""/>
      <w:lvlJc w:val="left"/>
      <w:pPr>
        <w:tabs>
          <w:tab w:val="num" w:pos="6520"/>
        </w:tabs>
        <w:ind w:left="6520" w:hanging="360"/>
      </w:pPr>
      <w:rPr>
        <w:rFonts w:hint="default" w:ascii="Wingdings" w:hAnsi="Wingdings"/>
        <w:sz w:val="20"/>
      </w:rPr>
    </w:lvl>
    <w:lvl w:ilvl="8" w:tentative="1">
      <w:start w:val="1"/>
      <w:numFmt w:val="bullet"/>
      <w:lvlText w:val=""/>
      <w:lvlJc w:val="left"/>
      <w:pPr>
        <w:tabs>
          <w:tab w:val="num" w:pos="7240"/>
        </w:tabs>
        <w:ind w:left="7240" w:hanging="360"/>
      </w:pPr>
      <w:rPr>
        <w:rFonts w:hint="default" w:ascii="Wingdings" w:hAnsi="Wingdings"/>
        <w:sz w:val="20"/>
      </w:rPr>
    </w:lvl>
  </w:abstractNum>
  <w:abstractNum w:abstractNumId="18" w15:restartNumberingAfterBreak="0">
    <w:nsid w:val="3B7A7BF7"/>
    <w:multiLevelType w:val="hybridMultilevel"/>
    <w:tmpl w:val="F05A5A44"/>
    <w:lvl w:ilvl="0" w:tplc="04130001">
      <w:start w:val="1"/>
      <w:numFmt w:val="bullet"/>
      <w:lvlText w:val=""/>
      <w:lvlJc w:val="left"/>
      <w:pPr>
        <w:ind w:left="1571" w:hanging="360"/>
      </w:pPr>
      <w:rPr>
        <w:rFonts w:hint="default" w:ascii="Symbol" w:hAnsi="Symbol"/>
      </w:rPr>
    </w:lvl>
    <w:lvl w:ilvl="1" w:tplc="04130003" w:tentative="1">
      <w:start w:val="1"/>
      <w:numFmt w:val="bullet"/>
      <w:lvlText w:val="o"/>
      <w:lvlJc w:val="left"/>
      <w:pPr>
        <w:ind w:left="2291" w:hanging="360"/>
      </w:pPr>
      <w:rPr>
        <w:rFonts w:hint="default" w:ascii="Courier New" w:hAnsi="Courier New" w:cs="Courier New"/>
      </w:rPr>
    </w:lvl>
    <w:lvl w:ilvl="2" w:tplc="04130005" w:tentative="1">
      <w:start w:val="1"/>
      <w:numFmt w:val="bullet"/>
      <w:lvlText w:val=""/>
      <w:lvlJc w:val="left"/>
      <w:pPr>
        <w:ind w:left="3011" w:hanging="360"/>
      </w:pPr>
      <w:rPr>
        <w:rFonts w:hint="default" w:ascii="Wingdings" w:hAnsi="Wingdings"/>
      </w:rPr>
    </w:lvl>
    <w:lvl w:ilvl="3" w:tplc="04130001" w:tentative="1">
      <w:start w:val="1"/>
      <w:numFmt w:val="bullet"/>
      <w:lvlText w:val=""/>
      <w:lvlJc w:val="left"/>
      <w:pPr>
        <w:ind w:left="3731" w:hanging="360"/>
      </w:pPr>
      <w:rPr>
        <w:rFonts w:hint="default" w:ascii="Symbol" w:hAnsi="Symbol"/>
      </w:rPr>
    </w:lvl>
    <w:lvl w:ilvl="4" w:tplc="04130003" w:tentative="1">
      <w:start w:val="1"/>
      <w:numFmt w:val="bullet"/>
      <w:lvlText w:val="o"/>
      <w:lvlJc w:val="left"/>
      <w:pPr>
        <w:ind w:left="4451" w:hanging="360"/>
      </w:pPr>
      <w:rPr>
        <w:rFonts w:hint="default" w:ascii="Courier New" w:hAnsi="Courier New" w:cs="Courier New"/>
      </w:rPr>
    </w:lvl>
    <w:lvl w:ilvl="5" w:tplc="04130005" w:tentative="1">
      <w:start w:val="1"/>
      <w:numFmt w:val="bullet"/>
      <w:lvlText w:val=""/>
      <w:lvlJc w:val="left"/>
      <w:pPr>
        <w:ind w:left="5171" w:hanging="360"/>
      </w:pPr>
      <w:rPr>
        <w:rFonts w:hint="default" w:ascii="Wingdings" w:hAnsi="Wingdings"/>
      </w:rPr>
    </w:lvl>
    <w:lvl w:ilvl="6" w:tplc="04130001" w:tentative="1">
      <w:start w:val="1"/>
      <w:numFmt w:val="bullet"/>
      <w:lvlText w:val=""/>
      <w:lvlJc w:val="left"/>
      <w:pPr>
        <w:ind w:left="5891" w:hanging="360"/>
      </w:pPr>
      <w:rPr>
        <w:rFonts w:hint="default" w:ascii="Symbol" w:hAnsi="Symbol"/>
      </w:rPr>
    </w:lvl>
    <w:lvl w:ilvl="7" w:tplc="04130003" w:tentative="1">
      <w:start w:val="1"/>
      <w:numFmt w:val="bullet"/>
      <w:lvlText w:val="o"/>
      <w:lvlJc w:val="left"/>
      <w:pPr>
        <w:ind w:left="6611" w:hanging="360"/>
      </w:pPr>
      <w:rPr>
        <w:rFonts w:hint="default" w:ascii="Courier New" w:hAnsi="Courier New" w:cs="Courier New"/>
      </w:rPr>
    </w:lvl>
    <w:lvl w:ilvl="8" w:tplc="04130005" w:tentative="1">
      <w:start w:val="1"/>
      <w:numFmt w:val="bullet"/>
      <w:lvlText w:val=""/>
      <w:lvlJc w:val="left"/>
      <w:pPr>
        <w:ind w:left="7331" w:hanging="360"/>
      </w:pPr>
      <w:rPr>
        <w:rFonts w:hint="default" w:ascii="Wingdings" w:hAnsi="Wingdings"/>
      </w:rPr>
    </w:lvl>
  </w:abstractNum>
  <w:abstractNum w:abstractNumId="19" w15:restartNumberingAfterBreak="0">
    <w:nsid w:val="3DD84491"/>
    <w:multiLevelType w:val="multilevel"/>
    <w:tmpl w:val="6BEEE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800E49"/>
    <w:multiLevelType w:val="multilevel"/>
    <w:tmpl w:val="10D8A018"/>
    <w:lvl w:ilvl="0">
      <w:start w:val="5"/>
      <w:numFmt w:val="decimal"/>
      <w:lvlText w:val="%1."/>
      <w:lvlJc w:val="left"/>
      <w:pPr>
        <w:ind w:left="1080" w:hanging="360"/>
      </w:pPr>
      <w:rPr>
        <w:rFonts w:hint="default"/>
      </w:rPr>
    </w:lvl>
    <w:lvl w:ilvl="1">
      <w:start w:val="1"/>
      <w:numFmt w:val="decimal"/>
      <w:lvlText w:val="%1.%2"/>
      <w:lvlJc w:val="left"/>
      <w:pPr>
        <w:ind w:left="1120" w:hanging="360"/>
      </w:pPr>
    </w:lvl>
    <w:lvl w:ilvl="2">
      <w:start w:val="1"/>
      <w:numFmt w:val="decimal"/>
      <w:isLgl/>
      <w:lvlText w:val="%1.%2.%3"/>
      <w:lvlJc w:val="left"/>
      <w:pPr>
        <w:ind w:left="1520" w:hanging="720"/>
      </w:pPr>
      <w:rPr>
        <w:rFonts w:hint="default"/>
      </w:rPr>
    </w:lvl>
    <w:lvl w:ilvl="3">
      <w:start w:val="1"/>
      <w:numFmt w:val="decimal"/>
      <w:isLgl/>
      <w:lvlText w:val="%1.%2.%3.%4"/>
      <w:lvlJc w:val="left"/>
      <w:pPr>
        <w:ind w:left="1560" w:hanging="720"/>
      </w:pPr>
      <w:rPr>
        <w:rFonts w:hint="default"/>
      </w:rPr>
    </w:lvl>
    <w:lvl w:ilvl="4">
      <w:start w:val="1"/>
      <w:numFmt w:val="decimal"/>
      <w:isLgl/>
      <w:lvlText w:val="%1.%2.%3.%4.%5"/>
      <w:lvlJc w:val="left"/>
      <w:pPr>
        <w:ind w:left="1960" w:hanging="1080"/>
      </w:pPr>
      <w:rPr>
        <w:rFonts w:hint="default"/>
      </w:rPr>
    </w:lvl>
    <w:lvl w:ilvl="5">
      <w:start w:val="1"/>
      <w:numFmt w:val="decimal"/>
      <w:isLgl/>
      <w:lvlText w:val="%1.%2.%3.%4.%5.%6"/>
      <w:lvlJc w:val="left"/>
      <w:pPr>
        <w:ind w:left="2000" w:hanging="1080"/>
      </w:pPr>
      <w:rPr>
        <w:rFonts w:hint="default"/>
      </w:rPr>
    </w:lvl>
    <w:lvl w:ilvl="6">
      <w:start w:val="1"/>
      <w:numFmt w:val="decimal"/>
      <w:isLgl/>
      <w:lvlText w:val="%1.%2.%3.%4.%5.%6.%7"/>
      <w:lvlJc w:val="left"/>
      <w:pPr>
        <w:ind w:left="2400" w:hanging="1440"/>
      </w:pPr>
      <w:rPr>
        <w:rFonts w:hint="default"/>
      </w:rPr>
    </w:lvl>
    <w:lvl w:ilvl="7">
      <w:start w:val="1"/>
      <w:numFmt w:val="decimal"/>
      <w:isLgl/>
      <w:lvlText w:val="%1.%2.%3.%4.%5.%6.%7.%8"/>
      <w:lvlJc w:val="left"/>
      <w:pPr>
        <w:ind w:left="2440" w:hanging="1440"/>
      </w:pPr>
      <w:rPr>
        <w:rFonts w:hint="default"/>
      </w:rPr>
    </w:lvl>
    <w:lvl w:ilvl="8">
      <w:start w:val="1"/>
      <w:numFmt w:val="decimal"/>
      <w:isLgl/>
      <w:lvlText w:val="%1.%2.%3.%4.%5.%6.%7.%8.%9"/>
      <w:lvlJc w:val="left"/>
      <w:pPr>
        <w:ind w:left="2840" w:hanging="1800"/>
      </w:pPr>
      <w:rPr>
        <w:rFonts w:hint="default"/>
      </w:rPr>
    </w:lvl>
  </w:abstractNum>
  <w:abstractNum w:abstractNumId="21" w15:restartNumberingAfterBreak="0">
    <w:nsid w:val="4BAF5089"/>
    <w:multiLevelType w:val="multilevel"/>
    <w:tmpl w:val="8EA6DD98"/>
    <w:lvl w:ilvl="0">
      <w:start w:val="1"/>
      <w:numFmt w:val="decimal"/>
      <w:lvlText w:val="%1."/>
      <w:lvlJc w:val="left"/>
      <w:pPr>
        <w:ind w:left="720" w:hanging="36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50BB5E9A"/>
    <w:multiLevelType w:val="multilevel"/>
    <w:tmpl w:val="DE7E3432"/>
    <w:name w:val="LL_Whereas"/>
    <w:lvl w:ilvl="0">
      <w:start w:val="1"/>
      <w:numFmt w:val="upperLetter"/>
      <w:pStyle w:val="LLWhereas"/>
      <w:lvlText w:val="(%1)"/>
      <w:lvlJc w:val="left"/>
      <w:pPr>
        <w:tabs>
          <w:tab w:val="num" w:pos="851"/>
        </w:tabs>
        <w:ind w:left="851" w:hanging="851"/>
      </w:pPr>
      <w:rPr>
        <w:rFonts w:hint="default"/>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3" w15:restartNumberingAfterBreak="0">
    <w:nsid w:val="52A01124"/>
    <w:multiLevelType w:val="hybridMultilevel"/>
    <w:tmpl w:val="EB54A56C"/>
    <w:lvl w:ilvl="0" w:tplc="9B62710A">
      <w:start w:val="1"/>
      <w:numFmt w:val="lowerLetter"/>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24" w15:restartNumberingAfterBreak="0">
    <w:nsid w:val="572142B6"/>
    <w:multiLevelType w:val="hybridMultilevel"/>
    <w:tmpl w:val="6700C78E"/>
    <w:lvl w:ilvl="0" w:tplc="9D30EA62">
      <w:numFmt w:val="bullet"/>
      <w:lvlText w:val="-"/>
      <w:lvlJc w:val="left"/>
      <w:pPr>
        <w:ind w:left="720" w:hanging="360"/>
      </w:pPr>
      <w:rPr>
        <w:rFonts w:hint="default" w:ascii="Calibri" w:hAnsi="Calibri" w:eastAsia="Times New Roman" w:cs="Calibri"/>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25" w15:restartNumberingAfterBreak="0">
    <w:nsid w:val="65425879"/>
    <w:multiLevelType w:val="multilevel"/>
    <w:tmpl w:val="0E9E2AB4"/>
    <w:lvl w:ilvl="0">
      <w:start w:val="1"/>
      <w:numFmt w:val="decimal"/>
      <w:pStyle w:val="Level1"/>
      <w:lvlText w:val="%1."/>
      <w:lvlJc w:val="left"/>
      <w:pPr>
        <w:tabs>
          <w:tab w:val="num" w:pos="709"/>
        </w:tabs>
        <w:ind w:left="709" w:hanging="709"/>
      </w:pPr>
      <w:rPr>
        <w:rFonts w:hint="default" w:ascii="Arial" w:hAnsi="Arial" w:cs="Arial"/>
        <w:b w:val="0"/>
        <w:i w:val="0"/>
        <w:sz w:val="20"/>
        <w:szCs w:val="20"/>
      </w:rPr>
    </w:lvl>
    <w:lvl w:ilvl="1">
      <w:start w:val="1"/>
      <w:numFmt w:val="decimal"/>
      <w:pStyle w:val="Level2"/>
      <w:isLgl/>
      <w:lvlText w:val="%1.%2"/>
      <w:lvlJc w:val="left"/>
      <w:pPr>
        <w:tabs>
          <w:tab w:val="num" w:pos="709"/>
        </w:tabs>
        <w:ind w:left="709" w:hanging="709"/>
      </w:pPr>
      <w:rPr>
        <w:rFonts w:hint="default" w:ascii="Arial" w:hAnsi="Arial" w:cs="Arial"/>
        <w:b w:val="0"/>
        <w:sz w:val="20"/>
        <w:szCs w:val="20"/>
      </w:rPr>
    </w:lvl>
    <w:lvl w:ilvl="2">
      <w:start w:val="1"/>
      <w:numFmt w:val="lowerLetter"/>
      <w:pStyle w:val="Level3"/>
      <w:lvlText w:val="(%3)"/>
      <w:lvlJc w:val="left"/>
      <w:pPr>
        <w:tabs>
          <w:tab w:val="num" w:pos="1417"/>
        </w:tabs>
        <w:ind w:left="1417" w:hanging="708"/>
      </w:pPr>
      <w:rPr>
        <w:rFonts w:hint="default" w:ascii="Arial" w:hAnsi="Arial" w:cs="Arial"/>
        <w:b w:val="0"/>
        <w:i w:val="0"/>
        <w:sz w:val="20"/>
        <w:szCs w:val="20"/>
      </w:rPr>
    </w:lvl>
    <w:lvl w:ilvl="3">
      <w:start w:val="1"/>
      <w:numFmt w:val="lowerRoman"/>
      <w:pStyle w:val="Level4"/>
      <w:lvlText w:val="(%4)"/>
      <w:lvlJc w:val="left"/>
      <w:pPr>
        <w:tabs>
          <w:tab w:val="num" w:pos="2284"/>
        </w:tabs>
        <w:ind w:left="2268" w:hanging="850"/>
      </w:pPr>
      <w:rPr>
        <w:rFonts w:hint="default" w:ascii="Arial" w:hAnsi="Arial" w:cs="Arial"/>
        <w:b w:val="0"/>
        <w:sz w:val="20"/>
        <w:szCs w:val="20"/>
      </w:rPr>
    </w:lvl>
    <w:lvl w:ilvl="4">
      <w:start w:val="1"/>
      <w:numFmt w:val="decimal"/>
      <w:pStyle w:val="Level5"/>
      <w:lvlText w:val="(%5)"/>
      <w:lvlJc w:val="left"/>
      <w:pPr>
        <w:tabs>
          <w:tab w:val="num" w:pos="2835"/>
        </w:tabs>
        <w:ind w:left="2835" w:hanging="709"/>
      </w:pPr>
      <w:rPr>
        <w:rFonts w:hint="default" w:ascii="Arial" w:hAnsi="Arial" w:cs="Arial"/>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6" w15:restartNumberingAfterBreak="0">
    <w:nsid w:val="680B36D8"/>
    <w:multiLevelType w:val="hybridMultilevel"/>
    <w:tmpl w:val="6FFC795A"/>
    <w:lvl w:ilvl="0" w:tplc="E1C6F2CA">
      <w:start w:val="1"/>
      <w:numFmt w:val="lowerLetter"/>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27" w15:restartNumberingAfterBreak="0">
    <w:nsid w:val="687B062A"/>
    <w:multiLevelType w:val="hybridMultilevel"/>
    <w:tmpl w:val="51409B5C"/>
    <w:lvl w:ilvl="0" w:tplc="04130001">
      <w:start w:val="1"/>
      <w:numFmt w:val="bullet"/>
      <w:lvlText w:val=""/>
      <w:lvlJc w:val="left"/>
      <w:pPr>
        <w:ind w:left="1624" w:hanging="360"/>
      </w:pPr>
      <w:rPr>
        <w:rFonts w:hint="default" w:ascii="Symbol" w:hAnsi="Symbol"/>
      </w:rPr>
    </w:lvl>
    <w:lvl w:ilvl="1" w:tplc="04130003" w:tentative="1">
      <w:start w:val="1"/>
      <w:numFmt w:val="bullet"/>
      <w:lvlText w:val="o"/>
      <w:lvlJc w:val="left"/>
      <w:pPr>
        <w:ind w:left="2344" w:hanging="360"/>
      </w:pPr>
      <w:rPr>
        <w:rFonts w:hint="default" w:ascii="Courier New" w:hAnsi="Courier New" w:cs="Courier New"/>
      </w:rPr>
    </w:lvl>
    <w:lvl w:ilvl="2" w:tplc="04130005" w:tentative="1">
      <w:start w:val="1"/>
      <w:numFmt w:val="bullet"/>
      <w:lvlText w:val=""/>
      <w:lvlJc w:val="left"/>
      <w:pPr>
        <w:ind w:left="3064" w:hanging="360"/>
      </w:pPr>
      <w:rPr>
        <w:rFonts w:hint="default" w:ascii="Wingdings" w:hAnsi="Wingdings"/>
      </w:rPr>
    </w:lvl>
    <w:lvl w:ilvl="3" w:tplc="04130001" w:tentative="1">
      <w:start w:val="1"/>
      <w:numFmt w:val="bullet"/>
      <w:lvlText w:val=""/>
      <w:lvlJc w:val="left"/>
      <w:pPr>
        <w:ind w:left="3784" w:hanging="360"/>
      </w:pPr>
      <w:rPr>
        <w:rFonts w:hint="default" w:ascii="Symbol" w:hAnsi="Symbol"/>
      </w:rPr>
    </w:lvl>
    <w:lvl w:ilvl="4" w:tplc="04130003" w:tentative="1">
      <w:start w:val="1"/>
      <w:numFmt w:val="bullet"/>
      <w:lvlText w:val="o"/>
      <w:lvlJc w:val="left"/>
      <w:pPr>
        <w:ind w:left="4504" w:hanging="360"/>
      </w:pPr>
      <w:rPr>
        <w:rFonts w:hint="default" w:ascii="Courier New" w:hAnsi="Courier New" w:cs="Courier New"/>
      </w:rPr>
    </w:lvl>
    <w:lvl w:ilvl="5" w:tplc="04130005" w:tentative="1">
      <w:start w:val="1"/>
      <w:numFmt w:val="bullet"/>
      <w:lvlText w:val=""/>
      <w:lvlJc w:val="left"/>
      <w:pPr>
        <w:ind w:left="5224" w:hanging="360"/>
      </w:pPr>
      <w:rPr>
        <w:rFonts w:hint="default" w:ascii="Wingdings" w:hAnsi="Wingdings"/>
      </w:rPr>
    </w:lvl>
    <w:lvl w:ilvl="6" w:tplc="04130001" w:tentative="1">
      <w:start w:val="1"/>
      <w:numFmt w:val="bullet"/>
      <w:lvlText w:val=""/>
      <w:lvlJc w:val="left"/>
      <w:pPr>
        <w:ind w:left="5944" w:hanging="360"/>
      </w:pPr>
      <w:rPr>
        <w:rFonts w:hint="default" w:ascii="Symbol" w:hAnsi="Symbol"/>
      </w:rPr>
    </w:lvl>
    <w:lvl w:ilvl="7" w:tplc="04130003" w:tentative="1">
      <w:start w:val="1"/>
      <w:numFmt w:val="bullet"/>
      <w:lvlText w:val="o"/>
      <w:lvlJc w:val="left"/>
      <w:pPr>
        <w:ind w:left="6664" w:hanging="360"/>
      </w:pPr>
      <w:rPr>
        <w:rFonts w:hint="default" w:ascii="Courier New" w:hAnsi="Courier New" w:cs="Courier New"/>
      </w:rPr>
    </w:lvl>
    <w:lvl w:ilvl="8" w:tplc="04130005" w:tentative="1">
      <w:start w:val="1"/>
      <w:numFmt w:val="bullet"/>
      <w:lvlText w:val=""/>
      <w:lvlJc w:val="left"/>
      <w:pPr>
        <w:ind w:left="7384" w:hanging="360"/>
      </w:pPr>
      <w:rPr>
        <w:rFonts w:hint="default" w:ascii="Wingdings" w:hAnsi="Wingdings"/>
      </w:rPr>
    </w:lvl>
  </w:abstractNum>
  <w:abstractNum w:abstractNumId="28" w15:restartNumberingAfterBreak="0">
    <w:nsid w:val="6BFE50C0"/>
    <w:multiLevelType w:val="multilevel"/>
    <w:tmpl w:val="2ED62EBA"/>
    <w:name w:val="LLHeading"/>
    <w:lvl w:ilvl="0">
      <w:start w:val="1"/>
      <w:numFmt w:val="decimal"/>
      <w:pStyle w:val="LLHeading1"/>
      <w:lvlText w:val="%1"/>
      <w:lvlJc w:val="left"/>
      <w:pPr>
        <w:tabs>
          <w:tab w:val="num" w:pos="851"/>
        </w:tabs>
        <w:ind w:left="851" w:hanging="851"/>
      </w:pPr>
      <w:rPr>
        <w:rFonts w:hint="default"/>
      </w:rPr>
    </w:lvl>
    <w:lvl w:ilvl="1">
      <w:start w:val="1"/>
      <w:numFmt w:val="decimal"/>
      <w:pStyle w:val="LLHeading2"/>
      <w:lvlText w:val="%1.%2"/>
      <w:lvlJc w:val="left"/>
      <w:pPr>
        <w:tabs>
          <w:tab w:val="num" w:pos="851"/>
        </w:tabs>
        <w:ind w:left="851" w:hanging="851"/>
      </w:pPr>
      <w:rPr>
        <w:rFonts w:hint="default"/>
      </w:rPr>
    </w:lvl>
    <w:lvl w:ilvl="2">
      <w:start w:val="1"/>
      <w:numFmt w:val="decimal"/>
      <w:pStyle w:val="LLHeading3"/>
      <w:lvlText w:val="%1.%2.%3"/>
      <w:lvlJc w:val="left"/>
      <w:pPr>
        <w:tabs>
          <w:tab w:val="num" w:pos="851"/>
        </w:tabs>
        <w:ind w:left="851" w:hanging="851"/>
      </w:pPr>
      <w:rPr>
        <w:rFonts w:hint="default"/>
      </w:rPr>
    </w:lvl>
    <w:lvl w:ilvl="3">
      <w:start w:val="1"/>
      <w:numFmt w:val="decimal"/>
      <w:pStyle w:val="LLHeading4"/>
      <w:lvlText w:val="%1.%2.%3.%4"/>
      <w:lvlJc w:val="left"/>
      <w:pPr>
        <w:tabs>
          <w:tab w:val="num" w:pos="851"/>
        </w:tabs>
        <w:ind w:left="851" w:hanging="851"/>
      </w:pPr>
      <w:rPr>
        <w:rFonts w:hint="default"/>
      </w:rPr>
    </w:lvl>
    <w:lvl w:ilvl="4">
      <w:start w:val="1"/>
      <w:numFmt w:val="decimal"/>
      <w:pStyle w:val="LLHeading5"/>
      <w:lvlText w:val="%1.%2.%3.%4.%5"/>
      <w:lvlJc w:val="left"/>
      <w:pPr>
        <w:tabs>
          <w:tab w:val="num" w:pos="851"/>
        </w:tabs>
        <w:ind w:left="851" w:hanging="851"/>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9" w15:restartNumberingAfterBreak="0">
    <w:nsid w:val="73F379F3"/>
    <w:multiLevelType w:val="hybridMultilevel"/>
    <w:tmpl w:val="44222322"/>
    <w:lvl w:ilvl="0" w:tplc="20000001">
      <w:start w:val="1"/>
      <w:numFmt w:val="bullet"/>
      <w:lvlText w:val=""/>
      <w:lvlJc w:val="left"/>
      <w:pPr>
        <w:ind w:left="1571" w:hanging="360"/>
      </w:pPr>
      <w:rPr>
        <w:rFonts w:hint="default" w:ascii="Symbol" w:hAnsi="Symbol"/>
      </w:rPr>
    </w:lvl>
    <w:lvl w:ilvl="1" w:tplc="20000003" w:tentative="1">
      <w:start w:val="1"/>
      <w:numFmt w:val="bullet"/>
      <w:lvlText w:val="o"/>
      <w:lvlJc w:val="left"/>
      <w:pPr>
        <w:ind w:left="2291" w:hanging="360"/>
      </w:pPr>
      <w:rPr>
        <w:rFonts w:hint="default" w:ascii="Courier New" w:hAnsi="Courier New" w:cs="Courier New"/>
      </w:rPr>
    </w:lvl>
    <w:lvl w:ilvl="2" w:tplc="20000005" w:tentative="1">
      <w:start w:val="1"/>
      <w:numFmt w:val="bullet"/>
      <w:lvlText w:val=""/>
      <w:lvlJc w:val="left"/>
      <w:pPr>
        <w:ind w:left="3011" w:hanging="360"/>
      </w:pPr>
      <w:rPr>
        <w:rFonts w:hint="default" w:ascii="Wingdings" w:hAnsi="Wingdings"/>
      </w:rPr>
    </w:lvl>
    <w:lvl w:ilvl="3" w:tplc="20000001" w:tentative="1">
      <w:start w:val="1"/>
      <w:numFmt w:val="bullet"/>
      <w:lvlText w:val=""/>
      <w:lvlJc w:val="left"/>
      <w:pPr>
        <w:ind w:left="3731" w:hanging="360"/>
      </w:pPr>
      <w:rPr>
        <w:rFonts w:hint="default" w:ascii="Symbol" w:hAnsi="Symbol"/>
      </w:rPr>
    </w:lvl>
    <w:lvl w:ilvl="4" w:tplc="20000003" w:tentative="1">
      <w:start w:val="1"/>
      <w:numFmt w:val="bullet"/>
      <w:lvlText w:val="o"/>
      <w:lvlJc w:val="left"/>
      <w:pPr>
        <w:ind w:left="4451" w:hanging="360"/>
      </w:pPr>
      <w:rPr>
        <w:rFonts w:hint="default" w:ascii="Courier New" w:hAnsi="Courier New" w:cs="Courier New"/>
      </w:rPr>
    </w:lvl>
    <w:lvl w:ilvl="5" w:tplc="20000005" w:tentative="1">
      <w:start w:val="1"/>
      <w:numFmt w:val="bullet"/>
      <w:lvlText w:val=""/>
      <w:lvlJc w:val="left"/>
      <w:pPr>
        <w:ind w:left="5171" w:hanging="360"/>
      </w:pPr>
      <w:rPr>
        <w:rFonts w:hint="default" w:ascii="Wingdings" w:hAnsi="Wingdings"/>
      </w:rPr>
    </w:lvl>
    <w:lvl w:ilvl="6" w:tplc="20000001" w:tentative="1">
      <w:start w:val="1"/>
      <w:numFmt w:val="bullet"/>
      <w:lvlText w:val=""/>
      <w:lvlJc w:val="left"/>
      <w:pPr>
        <w:ind w:left="5891" w:hanging="360"/>
      </w:pPr>
      <w:rPr>
        <w:rFonts w:hint="default" w:ascii="Symbol" w:hAnsi="Symbol"/>
      </w:rPr>
    </w:lvl>
    <w:lvl w:ilvl="7" w:tplc="20000003" w:tentative="1">
      <w:start w:val="1"/>
      <w:numFmt w:val="bullet"/>
      <w:lvlText w:val="o"/>
      <w:lvlJc w:val="left"/>
      <w:pPr>
        <w:ind w:left="6611" w:hanging="360"/>
      </w:pPr>
      <w:rPr>
        <w:rFonts w:hint="default" w:ascii="Courier New" w:hAnsi="Courier New" w:cs="Courier New"/>
      </w:rPr>
    </w:lvl>
    <w:lvl w:ilvl="8" w:tplc="20000005" w:tentative="1">
      <w:start w:val="1"/>
      <w:numFmt w:val="bullet"/>
      <w:lvlText w:val=""/>
      <w:lvlJc w:val="left"/>
      <w:pPr>
        <w:ind w:left="7331" w:hanging="360"/>
      </w:pPr>
      <w:rPr>
        <w:rFonts w:hint="default" w:ascii="Wingdings" w:hAnsi="Wingdings"/>
      </w:rPr>
    </w:lvl>
  </w:abstractNum>
  <w:abstractNum w:abstractNumId="30" w15:restartNumberingAfterBreak="0">
    <w:nsid w:val="75AB7512"/>
    <w:multiLevelType w:val="multilevel"/>
    <w:tmpl w:val="FCECAE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C67E16"/>
    <w:multiLevelType w:val="hybridMultilevel"/>
    <w:tmpl w:val="BAF02C7A"/>
    <w:lvl w:ilvl="0" w:tplc="C1C65770">
      <w:start w:val="1"/>
      <w:numFmt w:val="lowerLetter"/>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32" w15:restartNumberingAfterBreak="0">
    <w:nsid w:val="7D3D6704"/>
    <w:multiLevelType w:val="multilevel"/>
    <w:tmpl w:val="6FB04B1A"/>
    <w:name w:val="LL_Schedule"/>
    <w:lvl w:ilvl="0">
      <w:start w:val="1"/>
      <w:numFmt w:val="decimal"/>
      <w:pStyle w:val="LLSchedule"/>
      <w:suff w:val="nothing"/>
      <w:lvlText w:val="Schedule %1"/>
      <w:lvlJc w:val="left"/>
      <w:pPr>
        <w:ind w:left="0" w:firstLine="0"/>
      </w:pPr>
      <w:rPr>
        <w:rFonts w:hint="default" w:ascii="Arial" w:hAnsi="Arial"/>
        <w:b/>
        <w:i w:val="0"/>
        <w:caps w:val="0"/>
        <w:u w:val="single"/>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num w:numId="36">
    <w:abstractNumId w:val="34"/>
  </w:num>
  <w:num w:numId="35">
    <w:abstractNumId w:val="33"/>
  </w:num>
  <w:num w:numId="1" w16cid:durableId="744104776">
    <w:abstractNumId w:val="0"/>
  </w:num>
  <w:num w:numId="2" w16cid:durableId="1978488226">
    <w:abstractNumId w:val="21"/>
  </w:num>
  <w:num w:numId="3" w16cid:durableId="1266839341">
    <w:abstractNumId w:val="23"/>
  </w:num>
  <w:num w:numId="4" w16cid:durableId="1051534268">
    <w:abstractNumId w:val="26"/>
  </w:num>
  <w:num w:numId="5" w16cid:durableId="755590489">
    <w:abstractNumId w:val="11"/>
  </w:num>
  <w:num w:numId="6" w16cid:durableId="1864586818">
    <w:abstractNumId w:val="31"/>
  </w:num>
  <w:num w:numId="7" w16cid:durableId="2014844402">
    <w:abstractNumId w:val="15"/>
  </w:num>
  <w:num w:numId="8" w16cid:durableId="1735002282">
    <w:abstractNumId w:val="4"/>
  </w:num>
  <w:num w:numId="9" w16cid:durableId="1875657278">
    <w:abstractNumId w:val="28"/>
  </w:num>
  <w:num w:numId="10" w16cid:durableId="643970783">
    <w:abstractNumId w:val="1"/>
  </w:num>
  <w:num w:numId="11" w16cid:durableId="1210529219">
    <w:abstractNumId w:val="32"/>
  </w:num>
  <w:num w:numId="12" w16cid:durableId="987978511">
    <w:abstractNumId w:val="22"/>
  </w:num>
  <w:num w:numId="13" w16cid:durableId="147563365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27227018">
    <w:abstractNumId w:val="27"/>
  </w:num>
  <w:num w:numId="15" w16cid:durableId="227957173">
    <w:abstractNumId w:val="18"/>
  </w:num>
  <w:num w:numId="16" w16cid:durableId="1834253780">
    <w:abstractNumId w:val="25"/>
  </w:num>
  <w:num w:numId="17" w16cid:durableId="810054476">
    <w:abstractNumId w:val="2"/>
  </w:num>
  <w:num w:numId="18" w16cid:durableId="671369423">
    <w:abstractNumId w:val="19"/>
  </w:num>
  <w:num w:numId="19" w16cid:durableId="1307196621">
    <w:abstractNumId w:val="8"/>
  </w:num>
  <w:num w:numId="20" w16cid:durableId="691104856">
    <w:abstractNumId w:val="30"/>
  </w:num>
  <w:num w:numId="21" w16cid:durableId="1910263153">
    <w:abstractNumId w:val="13"/>
  </w:num>
  <w:num w:numId="22" w16cid:durableId="787627365">
    <w:abstractNumId w:val="12"/>
  </w:num>
  <w:num w:numId="23" w16cid:durableId="303506645">
    <w:abstractNumId w:val="6"/>
  </w:num>
  <w:num w:numId="24" w16cid:durableId="374276790">
    <w:abstractNumId w:val="14"/>
  </w:num>
  <w:num w:numId="25" w16cid:durableId="1491866810">
    <w:abstractNumId w:val="7"/>
  </w:num>
  <w:num w:numId="26" w16cid:durableId="1850291952">
    <w:abstractNumId w:val="3"/>
  </w:num>
  <w:num w:numId="27" w16cid:durableId="1490168530">
    <w:abstractNumId w:val="29"/>
  </w:num>
  <w:num w:numId="28" w16cid:durableId="747263182">
    <w:abstractNumId w:val="9"/>
  </w:num>
  <w:num w:numId="29" w16cid:durableId="181210892">
    <w:abstractNumId w:val="24"/>
  </w:num>
  <w:num w:numId="30" w16cid:durableId="350105969">
    <w:abstractNumId w:val="17"/>
  </w:num>
  <w:num w:numId="31" w16cid:durableId="1871719833">
    <w:abstractNumId w:val="10"/>
  </w:num>
  <w:num w:numId="32" w16cid:durableId="2009752859">
    <w:abstractNumId w:val="16"/>
  </w:num>
  <w:num w:numId="33" w16cid:durableId="24521996">
    <w:abstractNumId w:val="5"/>
  </w:num>
  <w:num w:numId="34" w16cid:durableId="1251548961">
    <w:abstractNumId w:val="20"/>
  </w:num>
</w:numbering>
</file>

<file path=word/people.xml><?xml version="1.0" encoding="utf-8"?>
<w15:people xmlns:mc="http://schemas.openxmlformats.org/markup-compatibility/2006" xmlns:w15="http://schemas.microsoft.com/office/word/2012/wordml" mc:Ignorable="w15">
  <w15:person w15:author="Rachel Benevenuto">
    <w15:presenceInfo w15:providerId="AD" w15:userId="S::rachel.benevenuto@colosseumdental.com::27d093b1-29ee-4a90-80d2-017620b72fc8"/>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true"/>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ED9"/>
    <w:rsid w:val="000159AA"/>
    <w:rsid w:val="00022E7D"/>
    <w:rsid w:val="00024B4E"/>
    <w:rsid w:val="00030A92"/>
    <w:rsid w:val="000418E7"/>
    <w:rsid w:val="00041994"/>
    <w:rsid w:val="00051A8A"/>
    <w:rsid w:val="00053DAC"/>
    <w:rsid w:val="00066AE5"/>
    <w:rsid w:val="00081918"/>
    <w:rsid w:val="00087C09"/>
    <w:rsid w:val="00090008"/>
    <w:rsid w:val="00092079"/>
    <w:rsid w:val="00097B01"/>
    <w:rsid w:val="000A09A9"/>
    <w:rsid w:val="000A23BC"/>
    <w:rsid w:val="000B383F"/>
    <w:rsid w:val="000B6974"/>
    <w:rsid w:val="000C16B6"/>
    <w:rsid w:val="000C3B59"/>
    <w:rsid w:val="000C50C2"/>
    <w:rsid w:val="000C637D"/>
    <w:rsid w:val="000C7E76"/>
    <w:rsid w:val="000D0409"/>
    <w:rsid w:val="000D52BB"/>
    <w:rsid w:val="000E2FBF"/>
    <w:rsid w:val="000E504E"/>
    <w:rsid w:val="000F16D8"/>
    <w:rsid w:val="000F63BB"/>
    <w:rsid w:val="00103D04"/>
    <w:rsid w:val="0010418B"/>
    <w:rsid w:val="00104EE7"/>
    <w:rsid w:val="00106CBB"/>
    <w:rsid w:val="00113E6D"/>
    <w:rsid w:val="001155AB"/>
    <w:rsid w:val="00121F39"/>
    <w:rsid w:val="00131D66"/>
    <w:rsid w:val="0013347D"/>
    <w:rsid w:val="00136405"/>
    <w:rsid w:val="00136D0E"/>
    <w:rsid w:val="00141275"/>
    <w:rsid w:val="00143E80"/>
    <w:rsid w:val="00146B58"/>
    <w:rsid w:val="00156C4F"/>
    <w:rsid w:val="00157D88"/>
    <w:rsid w:val="00161DFF"/>
    <w:rsid w:val="0016400C"/>
    <w:rsid w:val="0016645D"/>
    <w:rsid w:val="001672F9"/>
    <w:rsid w:val="001726C5"/>
    <w:rsid w:val="00172E69"/>
    <w:rsid w:val="00173479"/>
    <w:rsid w:val="001745DC"/>
    <w:rsid w:val="00175C68"/>
    <w:rsid w:val="00180DEF"/>
    <w:rsid w:val="001939FA"/>
    <w:rsid w:val="00194946"/>
    <w:rsid w:val="00196791"/>
    <w:rsid w:val="00197565"/>
    <w:rsid w:val="001A1A46"/>
    <w:rsid w:val="001A3559"/>
    <w:rsid w:val="001A71F9"/>
    <w:rsid w:val="001C0FA9"/>
    <w:rsid w:val="001C11AE"/>
    <w:rsid w:val="001C296A"/>
    <w:rsid w:val="001C38CE"/>
    <w:rsid w:val="001C615A"/>
    <w:rsid w:val="001C7118"/>
    <w:rsid w:val="001D0C71"/>
    <w:rsid w:val="001D279A"/>
    <w:rsid w:val="001D576C"/>
    <w:rsid w:val="001D5CAD"/>
    <w:rsid w:val="001F460E"/>
    <w:rsid w:val="001F7EBE"/>
    <w:rsid w:val="00200F22"/>
    <w:rsid w:val="0020238A"/>
    <w:rsid w:val="0022444A"/>
    <w:rsid w:val="00234244"/>
    <w:rsid w:val="0023518F"/>
    <w:rsid w:val="00240094"/>
    <w:rsid w:val="002438C8"/>
    <w:rsid w:val="002474A2"/>
    <w:rsid w:val="00251C9B"/>
    <w:rsid w:val="002531FF"/>
    <w:rsid w:val="00256AE5"/>
    <w:rsid w:val="00261C3A"/>
    <w:rsid w:val="002720CB"/>
    <w:rsid w:val="00276F72"/>
    <w:rsid w:val="0027752E"/>
    <w:rsid w:val="00280AE7"/>
    <w:rsid w:val="00281099"/>
    <w:rsid w:val="00282745"/>
    <w:rsid w:val="002917B1"/>
    <w:rsid w:val="00292D5A"/>
    <w:rsid w:val="002A66D8"/>
    <w:rsid w:val="002B1183"/>
    <w:rsid w:val="002B3D2F"/>
    <w:rsid w:val="002B6867"/>
    <w:rsid w:val="002D0811"/>
    <w:rsid w:val="002D67D0"/>
    <w:rsid w:val="002E333D"/>
    <w:rsid w:val="002E3940"/>
    <w:rsid w:val="002E5319"/>
    <w:rsid w:val="002F483F"/>
    <w:rsid w:val="0030193A"/>
    <w:rsid w:val="00316A45"/>
    <w:rsid w:val="00322D2A"/>
    <w:rsid w:val="00326958"/>
    <w:rsid w:val="00327693"/>
    <w:rsid w:val="00331BD0"/>
    <w:rsid w:val="00331D2B"/>
    <w:rsid w:val="00332910"/>
    <w:rsid w:val="0033362F"/>
    <w:rsid w:val="003351AF"/>
    <w:rsid w:val="00335848"/>
    <w:rsid w:val="00336067"/>
    <w:rsid w:val="003511CB"/>
    <w:rsid w:val="0036032F"/>
    <w:rsid w:val="00361DFF"/>
    <w:rsid w:val="003636D1"/>
    <w:rsid w:val="00363BBE"/>
    <w:rsid w:val="003642A1"/>
    <w:rsid w:val="00364A31"/>
    <w:rsid w:val="00364B26"/>
    <w:rsid w:val="00364C42"/>
    <w:rsid w:val="00365A82"/>
    <w:rsid w:val="00366FB9"/>
    <w:rsid w:val="003755D1"/>
    <w:rsid w:val="00375ECA"/>
    <w:rsid w:val="00376CED"/>
    <w:rsid w:val="003772E2"/>
    <w:rsid w:val="003775EC"/>
    <w:rsid w:val="00377C04"/>
    <w:rsid w:val="003808ED"/>
    <w:rsid w:val="00384C90"/>
    <w:rsid w:val="00393EA5"/>
    <w:rsid w:val="00394DB6"/>
    <w:rsid w:val="003967F2"/>
    <w:rsid w:val="00396A9A"/>
    <w:rsid w:val="003A041B"/>
    <w:rsid w:val="003B2209"/>
    <w:rsid w:val="003B412C"/>
    <w:rsid w:val="003B6838"/>
    <w:rsid w:val="003C027F"/>
    <w:rsid w:val="003C234C"/>
    <w:rsid w:val="003C349A"/>
    <w:rsid w:val="003D1644"/>
    <w:rsid w:val="003D1F0F"/>
    <w:rsid w:val="003D3991"/>
    <w:rsid w:val="003D69F0"/>
    <w:rsid w:val="003E1DAE"/>
    <w:rsid w:val="003E2FCD"/>
    <w:rsid w:val="003E3835"/>
    <w:rsid w:val="003E6190"/>
    <w:rsid w:val="003E6EAC"/>
    <w:rsid w:val="003F2591"/>
    <w:rsid w:val="003F6030"/>
    <w:rsid w:val="003F72F4"/>
    <w:rsid w:val="0040069D"/>
    <w:rsid w:val="0040247B"/>
    <w:rsid w:val="004036F3"/>
    <w:rsid w:val="00404EF6"/>
    <w:rsid w:val="004055C2"/>
    <w:rsid w:val="00411489"/>
    <w:rsid w:val="00413CC3"/>
    <w:rsid w:val="00416388"/>
    <w:rsid w:val="004175EE"/>
    <w:rsid w:val="004258D4"/>
    <w:rsid w:val="00431CAE"/>
    <w:rsid w:val="00436F6E"/>
    <w:rsid w:val="00437125"/>
    <w:rsid w:val="004472D8"/>
    <w:rsid w:val="00457A9D"/>
    <w:rsid w:val="00474780"/>
    <w:rsid w:val="00475B36"/>
    <w:rsid w:val="00480D67"/>
    <w:rsid w:val="00486D76"/>
    <w:rsid w:val="00492417"/>
    <w:rsid w:val="004A0D72"/>
    <w:rsid w:val="004A20C5"/>
    <w:rsid w:val="004A264D"/>
    <w:rsid w:val="004B09BB"/>
    <w:rsid w:val="004B3BB8"/>
    <w:rsid w:val="004D2E83"/>
    <w:rsid w:val="004D61C6"/>
    <w:rsid w:val="004E1D73"/>
    <w:rsid w:val="004E1FCF"/>
    <w:rsid w:val="004E6A30"/>
    <w:rsid w:val="004F301D"/>
    <w:rsid w:val="00502DFF"/>
    <w:rsid w:val="00503219"/>
    <w:rsid w:val="00507761"/>
    <w:rsid w:val="00513ECC"/>
    <w:rsid w:val="005202FE"/>
    <w:rsid w:val="00522AD3"/>
    <w:rsid w:val="0052779A"/>
    <w:rsid w:val="00536E8C"/>
    <w:rsid w:val="00536ED9"/>
    <w:rsid w:val="00536EDA"/>
    <w:rsid w:val="00540D18"/>
    <w:rsid w:val="005469FA"/>
    <w:rsid w:val="00554066"/>
    <w:rsid w:val="00557114"/>
    <w:rsid w:val="005641E5"/>
    <w:rsid w:val="00565040"/>
    <w:rsid w:val="00574246"/>
    <w:rsid w:val="005748F7"/>
    <w:rsid w:val="00574FDA"/>
    <w:rsid w:val="00577A07"/>
    <w:rsid w:val="0058327A"/>
    <w:rsid w:val="0058475D"/>
    <w:rsid w:val="00595AC6"/>
    <w:rsid w:val="005970B2"/>
    <w:rsid w:val="00597E5B"/>
    <w:rsid w:val="00597EB5"/>
    <w:rsid w:val="005A3A39"/>
    <w:rsid w:val="005A3D6F"/>
    <w:rsid w:val="005A7279"/>
    <w:rsid w:val="005A7C24"/>
    <w:rsid w:val="005B2834"/>
    <w:rsid w:val="005C4FFF"/>
    <w:rsid w:val="005D0F32"/>
    <w:rsid w:val="005D3697"/>
    <w:rsid w:val="005D700E"/>
    <w:rsid w:val="005D7238"/>
    <w:rsid w:val="005E310E"/>
    <w:rsid w:val="005E566F"/>
    <w:rsid w:val="005E6AAA"/>
    <w:rsid w:val="005E6AE2"/>
    <w:rsid w:val="005F12D2"/>
    <w:rsid w:val="005F5C3C"/>
    <w:rsid w:val="005F6B1E"/>
    <w:rsid w:val="005F7E4E"/>
    <w:rsid w:val="00600B75"/>
    <w:rsid w:val="00602A87"/>
    <w:rsid w:val="006070E2"/>
    <w:rsid w:val="00613030"/>
    <w:rsid w:val="006176EA"/>
    <w:rsid w:val="00630887"/>
    <w:rsid w:val="00633A4D"/>
    <w:rsid w:val="006362FA"/>
    <w:rsid w:val="00636570"/>
    <w:rsid w:val="006415E1"/>
    <w:rsid w:val="006426C1"/>
    <w:rsid w:val="00645FA1"/>
    <w:rsid w:val="00647ACB"/>
    <w:rsid w:val="00650E11"/>
    <w:rsid w:val="00651D4D"/>
    <w:rsid w:val="006528F5"/>
    <w:rsid w:val="00661740"/>
    <w:rsid w:val="00661841"/>
    <w:rsid w:val="00661DA7"/>
    <w:rsid w:val="00662F06"/>
    <w:rsid w:val="0066446D"/>
    <w:rsid w:val="00664C62"/>
    <w:rsid w:val="00666FB9"/>
    <w:rsid w:val="0066778B"/>
    <w:rsid w:val="00667B03"/>
    <w:rsid w:val="006707C5"/>
    <w:rsid w:val="00674D65"/>
    <w:rsid w:val="0068305D"/>
    <w:rsid w:val="00683B5C"/>
    <w:rsid w:val="00684612"/>
    <w:rsid w:val="00684FC7"/>
    <w:rsid w:val="00685ABD"/>
    <w:rsid w:val="0069033D"/>
    <w:rsid w:val="006924A2"/>
    <w:rsid w:val="00693D85"/>
    <w:rsid w:val="006A2C2D"/>
    <w:rsid w:val="006A3CE5"/>
    <w:rsid w:val="006A63D9"/>
    <w:rsid w:val="006A7F97"/>
    <w:rsid w:val="006B31FF"/>
    <w:rsid w:val="006B33C7"/>
    <w:rsid w:val="006B3F59"/>
    <w:rsid w:val="006C7F1B"/>
    <w:rsid w:val="006D0100"/>
    <w:rsid w:val="006D2E98"/>
    <w:rsid w:val="006D7749"/>
    <w:rsid w:val="006E0754"/>
    <w:rsid w:val="006E157A"/>
    <w:rsid w:val="006E3A67"/>
    <w:rsid w:val="006F2BF4"/>
    <w:rsid w:val="006F2D48"/>
    <w:rsid w:val="007027F9"/>
    <w:rsid w:val="007058AD"/>
    <w:rsid w:val="00705963"/>
    <w:rsid w:val="007068B8"/>
    <w:rsid w:val="007155A2"/>
    <w:rsid w:val="007159CC"/>
    <w:rsid w:val="007175CF"/>
    <w:rsid w:val="0073390B"/>
    <w:rsid w:val="00733E56"/>
    <w:rsid w:val="007342C3"/>
    <w:rsid w:val="00737886"/>
    <w:rsid w:val="0074133E"/>
    <w:rsid w:val="00756D38"/>
    <w:rsid w:val="007605CE"/>
    <w:rsid w:val="00761FAB"/>
    <w:rsid w:val="00764F74"/>
    <w:rsid w:val="00767F56"/>
    <w:rsid w:val="00771553"/>
    <w:rsid w:val="0077325E"/>
    <w:rsid w:val="007737AD"/>
    <w:rsid w:val="007802B4"/>
    <w:rsid w:val="00786191"/>
    <w:rsid w:val="00787A31"/>
    <w:rsid w:val="007924C2"/>
    <w:rsid w:val="00794FD2"/>
    <w:rsid w:val="00796AD7"/>
    <w:rsid w:val="007A1571"/>
    <w:rsid w:val="007A1CAA"/>
    <w:rsid w:val="007A2FC7"/>
    <w:rsid w:val="007A48BC"/>
    <w:rsid w:val="007A751B"/>
    <w:rsid w:val="007A75E0"/>
    <w:rsid w:val="007C3C8F"/>
    <w:rsid w:val="007C48C6"/>
    <w:rsid w:val="007D05AC"/>
    <w:rsid w:val="007D6BDD"/>
    <w:rsid w:val="007D74E4"/>
    <w:rsid w:val="007F5727"/>
    <w:rsid w:val="007F62F5"/>
    <w:rsid w:val="00807313"/>
    <w:rsid w:val="008167B5"/>
    <w:rsid w:val="00817489"/>
    <w:rsid w:val="00822AA4"/>
    <w:rsid w:val="008267A0"/>
    <w:rsid w:val="00827460"/>
    <w:rsid w:val="00830B03"/>
    <w:rsid w:val="00831359"/>
    <w:rsid w:val="00844FB6"/>
    <w:rsid w:val="008454C8"/>
    <w:rsid w:val="00854181"/>
    <w:rsid w:val="0085462C"/>
    <w:rsid w:val="008559F5"/>
    <w:rsid w:val="008615C4"/>
    <w:rsid w:val="00862A35"/>
    <w:rsid w:val="00862B19"/>
    <w:rsid w:val="00864F5F"/>
    <w:rsid w:val="00876C9F"/>
    <w:rsid w:val="00877B10"/>
    <w:rsid w:val="00883254"/>
    <w:rsid w:val="00886934"/>
    <w:rsid w:val="00887432"/>
    <w:rsid w:val="00887472"/>
    <w:rsid w:val="00892BFE"/>
    <w:rsid w:val="0089603E"/>
    <w:rsid w:val="00896FDC"/>
    <w:rsid w:val="00897C00"/>
    <w:rsid w:val="008A2E0C"/>
    <w:rsid w:val="008A5A55"/>
    <w:rsid w:val="008A5FD0"/>
    <w:rsid w:val="008B26ED"/>
    <w:rsid w:val="008B7370"/>
    <w:rsid w:val="008C6FA5"/>
    <w:rsid w:val="008C743D"/>
    <w:rsid w:val="008D109F"/>
    <w:rsid w:val="008D1230"/>
    <w:rsid w:val="008D2063"/>
    <w:rsid w:val="008E5375"/>
    <w:rsid w:val="008F2562"/>
    <w:rsid w:val="008F2C3C"/>
    <w:rsid w:val="00904071"/>
    <w:rsid w:val="00907095"/>
    <w:rsid w:val="00911844"/>
    <w:rsid w:val="00912E92"/>
    <w:rsid w:val="00921593"/>
    <w:rsid w:val="00924885"/>
    <w:rsid w:val="00927768"/>
    <w:rsid w:val="009300CB"/>
    <w:rsid w:val="00931D25"/>
    <w:rsid w:val="00932085"/>
    <w:rsid w:val="009363CA"/>
    <w:rsid w:val="009365B4"/>
    <w:rsid w:val="0094673F"/>
    <w:rsid w:val="00954FD1"/>
    <w:rsid w:val="0095691C"/>
    <w:rsid w:val="009575E1"/>
    <w:rsid w:val="00962E73"/>
    <w:rsid w:val="00971414"/>
    <w:rsid w:val="00972CCB"/>
    <w:rsid w:val="00975E3E"/>
    <w:rsid w:val="00980989"/>
    <w:rsid w:val="00982DAE"/>
    <w:rsid w:val="009934DD"/>
    <w:rsid w:val="0099395C"/>
    <w:rsid w:val="00994BCF"/>
    <w:rsid w:val="00994CF9"/>
    <w:rsid w:val="0099601A"/>
    <w:rsid w:val="009A19A2"/>
    <w:rsid w:val="009A2F31"/>
    <w:rsid w:val="009A6732"/>
    <w:rsid w:val="009A68F2"/>
    <w:rsid w:val="009B3CE0"/>
    <w:rsid w:val="009C2C2B"/>
    <w:rsid w:val="009C49B4"/>
    <w:rsid w:val="009C5ADC"/>
    <w:rsid w:val="009D2355"/>
    <w:rsid w:val="009D2A08"/>
    <w:rsid w:val="009D3C3F"/>
    <w:rsid w:val="009D5101"/>
    <w:rsid w:val="009E13ED"/>
    <w:rsid w:val="009E7043"/>
    <w:rsid w:val="009E7CA5"/>
    <w:rsid w:val="009F584B"/>
    <w:rsid w:val="009F7E81"/>
    <w:rsid w:val="00A129E3"/>
    <w:rsid w:val="00A14A27"/>
    <w:rsid w:val="00A14F5F"/>
    <w:rsid w:val="00A1663C"/>
    <w:rsid w:val="00A16FA1"/>
    <w:rsid w:val="00A1730F"/>
    <w:rsid w:val="00A17E1B"/>
    <w:rsid w:val="00A204F8"/>
    <w:rsid w:val="00A227FD"/>
    <w:rsid w:val="00A229E7"/>
    <w:rsid w:val="00A248F4"/>
    <w:rsid w:val="00A3659D"/>
    <w:rsid w:val="00A44CD1"/>
    <w:rsid w:val="00A50161"/>
    <w:rsid w:val="00A53CA4"/>
    <w:rsid w:val="00A545E3"/>
    <w:rsid w:val="00A7173D"/>
    <w:rsid w:val="00A7216C"/>
    <w:rsid w:val="00A751F4"/>
    <w:rsid w:val="00A75C0E"/>
    <w:rsid w:val="00A90F5B"/>
    <w:rsid w:val="00AA3333"/>
    <w:rsid w:val="00AA4302"/>
    <w:rsid w:val="00AA73E3"/>
    <w:rsid w:val="00AB4552"/>
    <w:rsid w:val="00AB7C54"/>
    <w:rsid w:val="00AC05B3"/>
    <w:rsid w:val="00AC0B24"/>
    <w:rsid w:val="00AC132D"/>
    <w:rsid w:val="00AE533B"/>
    <w:rsid w:val="00AE66C5"/>
    <w:rsid w:val="00AE66DB"/>
    <w:rsid w:val="00AE7F45"/>
    <w:rsid w:val="00AF2BAF"/>
    <w:rsid w:val="00AF47F0"/>
    <w:rsid w:val="00AF7CEF"/>
    <w:rsid w:val="00B0124A"/>
    <w:rsid w:val="00B06202"/>
    <w:rsid w:val="00B06ACD"/>
    <w:rsid w:val="00B07BC5"/>
    <w:rsid w:val="00B1094F"/>
    <w:rsid w:val="00B10FE4"/>
    <w:rsid w:val="00B11670"/>
    <w:rsid w:val="00B1794A"/>
    <w:rsid w:val="00B17B11"/>
    <w:rsid w:val="00B25C1C"/>
    <w:rsid w:val="00B277BA"/>
    <w:rsid w:val="00B34721"/>
    <w:rsid w:val="00B353F8"/>
    <w:rsid w:val="00B37D18"/>
    <w:rsid w:val="00B4416C"/>
    <w:rsid w:val="00B4605B"/>
    <w:rsid w:val="00B46566"/>
    <w:rsid w:val="00B47D47"/>
    <w:rsid w:val="00B51C9C"/>
    <w:rsid w:val="00B53274"/>
    <w:rsid w:val="00B54D2F"/>
    <w:rsid w:val="00B55566"/>
    <w:rsid w:val="00B555F0"/>
    <w:rsid w:val="00B57484"/>
    <w:rsid w:val="00B625DF"/>
    <w:rsid w:val="00B6399C"/>
    <w:rsid w:val="00B652A9"/>
    <w:rsid w:val="00B66FCF"/>
    <w:rsid w:val="00B6719E"/>
    <w:rsid w:val="00B70D30"/>
    <w:rsid w:val="00B72C9D"/>
    <w:rsid w:val="00B7380E"/>
    <w:rsid w:val="00B92ADE"/>
    <w:rsid w:val="00BA14B2"/>
    <w:rsid w:val="00BA7BF9"/>
    <w:rsid w:val="00BB00B1"/>
    <w:rsid w:val="00BB3898"/>
    <w:rsid w:val="00BB4336"/>
    <w:rsid w:val="00BC379D"/>
    <w:rsid w:val="00BD1A9E"/>
    <w:rsid w:val="00BD1D8B"/>
    <w:rsid w:val="00BD29BD"/>
    <w:rsid w:val="00BD4224"/>
    <w:rsid w:val="00BD509F"/>
    <w:rsid w:val="00BD54BE"/>
    <w:rsid w:val="00C0104A"/>
    <w:rsid w:val="00C0520A"/>
    <w:rsid w:val="00C07690"/>
    <w:rsid w:val="00C11618"/>
    <w:rsid w:val="00C15724"/>
    <w:rsid w:val="00C21C6D"/>
    <w:rsid w:val="00C2352E"/>
    <w:rsid w:val="00C24327"/>
    <w:rsid w:val="00C25F59"/>
    <w:rsid w:val="00C3443C"/>
    <w:rsid w:val="00C35F19"/>
    <w:rsid w:val="00C36EC1"/>
    <w:rsid w:val="00C449C5"/>
    <w:rsid w:val="00C5183E"/>
    <w:rsid w:val="00C539D1"/>
    <w:rsid w:val="00C544B7"/>
    <w:rsid w:val="00C57BD4"/>
    <w:rsid w:val="00C642D0"/>
    <w:rsid w:val="00C67169"/>
    <w:rsid w:val="00C717C2"/>
    <w:rsid w:val="00C75E5A"/>
    <w:rsid w:val="00C761B9"/>
    <w:rsid w:val="00C77375"/>
    <w:rsid w:val="00C84D18"/>
    <w:rsid w:val="00C84E38"/>
    <w:rsid w:val="00C90B34"/>
    <w:rsid w:val="00C91497"/>
    <w:rsid w:val="00C9244F"/>
    <w:rsid w:val="00C93F07"/>
    <w:rsid w:val="00C94262"/>
    <w:rsid w:val="00CA64FF"/>
    <w:rsid w:val="00CB0F7E"/>
    <w:rsid w:val="00CC6435"/>
    <w:rsid w:val="00CC72CD"/>
    <w:rsid w:val="00CE1171"/>
    <w:rsid w:val="00CE1421"/>
    <w:rsid w:val="00CE4B11"/>
    <w:rsid w:val="00CE5225"/>
    <w:rsid w:val="00CE553F"/>
    <w:rsid w:val="00CE691D"/>
    <w:rsid w:val="00CF1C6E"/>
    <w:rsid w:val="00CF6C56"/>
    <w:rsid w:val="00CF7BF7"/>
    <w:rsid w:val="00D01D75"/>
    <w:rsid w:val="00D02262"/>
    <w:rsid w:val="00D03E6F"/>
    <w:rsid w:val="00D048F2"/>
    <w:rsid w:val="00D059E6"/>
    <w:rsid w:val="00D07A29"/>
    <w:rsid w:val="00D10520"/>
    <w:rsid w:val="00D121B2"/>
    <w:rsid w:val="00D15F96"/>
    <w:rsid w:val="00D2255C"/>
    <w:rsid w:val="00D241CC"/>
    <w:rsid w:val="00D260AB"/>
    <w:rsid w:val="00D27583"/>
    <w:rsid w:val="00D278E5"/>
    <w:rsid w:val="00D27BA6"/>
    <w:rsid w:val="00D309D6"/>
    <w:rsid w:val="00D3453D"/>
    <w:rsid w:val="00D35649"/>
    <w:rsid w:val="00D435BE"/>
    <w:rsid w:val="00D462B9"/>
    <w:rsid w:val="00D5597F"/>
    <w:rsid w:val="00D6539E"/>
    <w:rsid w:val="00D65F60"/>
    <w:rsid w:val="00D70A41"/>
    <w:rsid w:val="00D772BF"/>
    <w:rsid w:val="00D82723"/>
    <w:rsid w:val="00D85D89"/>
    <w:rsid w:val="00D94ABC"/>
    <w:rsid w:val="00DA0CBC"/>
    <w:rsid w:val="00DA4DF8"/>
    <w:rsid w:val="00DB0AAC"/>
    <w:rsid w:val="00DB132E"/>
    <w:rsid w:val="00DB50DD"/>
    <w:rsid w:val="00DB69B5"/>
    <w:rsid w:val="00DC4D97"/>
    <w:rsid w:val="00DC53F6"/>
    <w:rsid w:val="00DC7E00"/>
    <w:rsid w:val="00DD2010"/>
    <w:rsid w:val="00DD2964"/>
    <w:rsid w:val="00DD2B0F"/>
    <w:rsid w:val="00DD4980"/>
    <w:rsid w:val="00DD634E"/>
    <w:rsid w:val="00DD648D"/>
    <w:rsid w:val="00DE2AF7"/>
    <w:rsid w:val="00DE34FE"/>
    <w:rsid w:val="00DE51FF"/>
    <w:rsid w:val="00DE75C1"/>
    <w:rsid w:val="00DF0E4B"/>
    <w:rsid w:val="00DF32AB"/>
    <w:rsid w:val="00DF5C73"/>
    <w:rsid w:val="00DF791C"/>
    <w:rsid w:val="00DF7EB0"/>
    <w:rsid w:val="00E05ED2"/>
    <w:rsid w:val="00E06F32"/>
    <w:rsid w:val="00E15C6F"/>
    <w:rsid w:val="00E16579"/>
    <w:rsid w:val="00E246CA"/>
    <w:rsid w:val="00E24A6C"/>
    <w:rsid w:val="00E26DF0"/>
    <w:rsid w:val="00E415CA"/>
    <w:rsid w:val="00E42A09"/>
    <w:rsid w:val="00E42C29"/>
    <w:rsid w:val="00E44FC3"/>
    <w:rsid w:val="00E45762"/>
    <w:rsid w:val="00E51054"/>
    <w:rsid w:val="00E5140E"/>
    <w:rsid w:val="00E51959"/>
    <w:rsid w:val="00E52C0C"/>
    <w:rsid w:val="00E575F5"/>
    <w:rsid w:val="00E62B98"/>
    <w:rsid w:val="00E711B3"/>
    <w:rsid w:val="00E71D2A"/>
    <w:rsid w:val="00E824E5"/>
    <w:rsid w:val="00E909E1"/>
    <w:rsid w:val="00EA0BE4"/>
    <w:rsid w:val="00EA106B"/>
    <w:rsid w:val="00EB1023"/>
    <w:rsid w:val="00EB44C7"/>
    <w:rsid w:val="00EC0BDD"/>
    <w:rsid w:val="00EC1011"/>
    <w:rsid w:val="00ED17FB"/>
    <w:rsid w:val="00ED1DFA"/>
    <w:rsid w:val="00ED56F3"/>
    <w:rsid w:val="00ED7731"/>
    <w:rsid w:val="00EE7EB8"/>
    <w:rsid w:val="00EF7298"/>
    <w:rsid w:val="00F02554"/>
    <w:rsid w:val="00F034D3"/>
    <w:rsid w:val="00F061E2"/>
    <w:rsid w:val="00F0696E"/>
    <w:rsid w:val="00F22E1F"/>
    <w:rsid w:val="00F2341B"/>
    <w:rsid w:val="00F244CD"/>
    <w:rsid w:val="00F27020"/>
    <w:rsid w:val="00F30C2C"/>
    <w:rsid w:val="00F3262E"/>
    <w:rsid w:val="00F34971"/>
    <w:rsid w:val="00F4218A"/>
    <w:rsid w:val="00F42CCB"/>
    <w:rsid w:val="00F42D52"/>
    <w:rsid w:val="00F43C4F"/>
    <w:rsid w:val="00F52CF9"/>
    <w:rsid w:val="00F57251"/>
    <w:rsid w:val="00F661A2"/>
    <w:rsid w:val="00F66DAD"/>
    <w:rsid w:val="00F72794"/>
    <w:rsid w:val="00F72A07"/>
    <w:rsid w:val="00F75372"/>
    <w:rsid w:val="00F77D27"/>
    <w:rsid w:val="00F94331"/>
    <w:rsid w:val="00F96222"/>
    <w:rsid w:val="00F97E2A"/>
    <w:rsid w:val="00FA0A70"/>
    <w:rsid w:val="00FA1055"/>
    <w:rsid w:val="00FA5E8D"/>
    <w:rsid w:val="00FA72AE"/>
    <w:rsid w:val="00FA758E"/>
    <w:rsid w:val="00FB1793"/>
    <w:rsid w:val="00FB1981"/>
    <w:rsid w:val="00FB1E3B"/>
    <w:rsid w:val="00FB5147"/>
    <w:rsid w:val="00FB7BE2"/>
    <w:rsid w:val="00FC59BD"/>
    <w:rsid w:val="00FC6907"/>
    <w:rsid w:val="00FD6F2B"/>
    <w:rsid w:val="00FD777F"/>
    <w:rsid w:val="00FE1DCC"/>
    <w:rsid w:val="00FF2D50"/>
    <w:rsid w:val="00FF7703"/>
    <w:rsid w:val="011082D6"/>
    <w:rsid w:val="012C5436"/>
    <w:rsid w:val="0210ECFA"/>
    <w:rsid w:val="03035B01"/>
    <w:rsid w:val="044F42A8"/>
    <w:rsid w:val="04DE0477"/>
    <w:rsid w:val="06BC031B"/>
    <w:rsid w:val="07A4EBB0"/>
    <w:rsid w:val="07E22006"/>
    <w:rsid w:val="095962C1"/>
    <w:rsid w:val="09C25B99"/>
    <w:rsid w:val="0AA66C8F"/>
    <w:rsid w:val="0C960D6E"/>
    <w:rsid w:val="0CD90DAF"/>
    <w:rsid w:val="0D1BC419"/>
    <w:rsid w:val="0D8E8EA9"/>
    <w:rsid w:val="1227C793"/>
    <w:rsid w:val="13180EEC"/>
    <w:rsid w:val="13E96560"/>
    <w:rsid w:val="145F17FC"/>
    <w:rsid w:val="160825B5"/>
    <w:rsid w:val="1635E8C6"/>
    <w:rsid w:val="169773EE"/>
    <w:rsid w:val="17665E34"/>
    <w:rsid w:val="1818B587"/>
    <w:rsid w:val="19E0EE38"/>
    <w:rsid w:val="1C9B820E"/>
    <w:rsid w:val="1D39A42B"/>
    <w:rsid w:val="206C6644"/>
    <w:rsid w:val="21B08CDE"/>
    <w:rsid w:val="228CD9D4"/>
    <w:rsid w:val="249E7C89"/>
    <w:rsid w:val="26C8D549"/>
    <w:rsid w:val="27F72554"/>
    <w:rsid w:val="283289D1"/>
    <w:rsid w:val="28BF7E1C"/>
    <w:rsid w:val="2B7CB2A5"/>
    <w:rsid w:val="2C84F6D7"/>
    <w:rsid w:val="2D77A703"/>
    <w:rsid w:val="2DC99353"/>
    <w:rsid w:val="2E542FF1"/>
    <w:rsid w:val="318AD525"/>
    <w:rsid w:val="3306526B"/>
    <w:rsid w:val="357656F1"/>
    <w:rsid w:val="3578F65B"/>
    <w:rsid w:val="35F86127"/>
    <w:rsid w:val="36933547"/>
    <w:rsid w:val="3B93CFF8"/>
    <w:rsid w:val="3D814864"/>
    <w:rsid w:val="3D972D20"/>
    <w:rsid w:val="3E88EA24"/>
    <w:rsid w:val="3FD31A05"/>
    <w:rsid w:val="3FD72A0E"/>
    <w:rsid w:val="3FDD148E"/>
    <w:rsid w:val="430B9E06"/>
    <w:rsid w:val="43A4D6F7"/>
    <w:rsid w:val="4771CC7A"/>
    <w:rsid w:val="4A3F4609"/>
    <w:rsid w:val="4A499880"/>
    <w:rsid w:val="4CB38150"/>
    <w:rsid w:val="4F7A3F54"/>
    <w:rsid w:val="50511659"/>
    <w:rsid w:val="50C8ABA7"/>
    <w:rsid w:val="51ADB61A"/>
    <w:rsid w:val="5277E12D"/>
    <w:rsid w:val="52A9787E"/>
    <w:rsid w:val="53315F97"/>
    <w:rsid w:val="5384D9C4"/>
    <w:rsid w:val="538FB60D"/>
    <w:rsid w:val="557EEC14"/>
    <w:rsid w:val="5677A093"/>
    <w:rsid w:val="576B5FBD"/>
    <w:rsid w:val="581D09A4"/>
    <w:rsid w:val="59C013FC"/>
    <w:rsid w:val="59D1AE84"/>
    <w:rsid w:val="5A19A95A"/>
    <w:rsid w:val="5C21C79A"/>
    <w:rsid w:val="5CD5C131"/>
    <w:rsid w:val="5D3B159A"/>
    <w:rsid w:val="5E858016"/>
    <w:rsid w:val="5F838D4A"/>
    <w:rsid w:val="5FFF6A39"/>
    <w:rsid w:val="602EFD02"/>
    <w:rsid w:val="603BB981"/>
    <w:rsid w:val="62EF85C3"/>
    <w:rsid w:val="6356B456"/>
    <w:rsid w:val="640E2369"/>
    <w:rsid w:val="66EE90AA"/>
    <w:rsid w:val="67CA6C90"/>
    <w:rsid w:val="68B790D4"/>
    <w:rsid w:val="6A539D33"/>
    <w:rsid w:val="6B490F9D"/>
    <w:rsid w:val="6BD7EAE0"/>
    <w:rsid w:val="6D18E56D"/>
    <w:rsid w:val="6E4B1B48"/>
    <w:rsid w:val="6E5E8775"/>
    <w:rsid w:val="6E6F5DD7"/>
    <w:rsid w:val="6EB3D831"/>
    <w:rsid w:val="6EFA591B"/>
    <w:rsid w:val="706A4658"/>
    <w:rsid w:val="7393E0CC"/>
    <w:rsid w:val="75078D14"/>
    <w:rsid w:val="76FB3E63"/>
    <w:rsid w:val="771F2704"/>
    <w:rsid w:val="7739689C"/>
    <w:rsid w:val="78F5FC47"/>
    <w:rsid w:val="79E4B808"/>
    <w:rsid w:val="7AEDD89C"/>
    <w:rsid w:val="7B881801"/>
    <w:rsid w:val="7B93C6CC"/>
    <w:rsid w:val="7C065BE6"/>
    <w:rsid w:val="7C1F680E"/>
    <w:rsid w:val="7D32D295"/>
    <w:rsid w:val="7FAB74A4"/>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E1E0BE"/>
  <w15:chartTrackingRefBased/>
  <w15:docId w15:val="{056ED0B5-0AC1-4A0B-A027-F67417B458B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de-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D1D8B"/>
  </w:style>
  <w:style w:type="paragraph" w:styleId="Heading3">
    <w:name w:val="heading 3"/>
    <w:basedOn w:val="Normal"/>
    <w:link w:val="Heading3Char"/>
    <w:uiPriority w:val="9"/>
    <w:qFormat/>
    <w:rsid w:val="00F02554"/>
    <w:pPr>
      <w:spacing w:before="100" w:beforeAutospacing="1" w:after="100" w:afterAutospacing="1"/>
      <w:outlineLvl w:val="2"/>
    </w:pPr>
    <w:rPr>
      <w:rFonts w:ascii="Times New Roman" w:hAnsi="Times New Roman" w:eastAsia="Times New Roman" w:cs="Times New Roman"/>
      <w:b/>
      <w:bCs/>
      <w:sz w:val="27"/>
      <w:szCs w:val="27"/>
      <w:lang w:val="en-IN" w:eastAsia="en-I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aliases w:val="Section"/>
    <w:basedOn w:val="Normal"/>
    <w:uiPriority w:val="34"/>
    <w:qFormat/>
    <w:rsid w:val="00536ED9"/>
    <w:pPr>
      <w:ind w:left="720"/>
      <w:contextualSpacing/>
    </w:pPr>
  </w:style>
  <w:style w:type="paragraph" w:styleId="Header">
    <w:name w:val="header"/>
    <w:basedOn w:val="Normal"/>
    <w:link w:val="HeaderChar"/>
    <w:uiPriority w:val="99"/>
    <w:unhideWhenUsed/>
    <w:rsid w:val="00E711B3"/>
    <w:pPr>
      <w:tabs>
        <w:tab w:val="center" w:pos="4536"/>
        <w:tab w:val="right" w:pos="9072"/>
      </w:tabs>
    </w:pPr>
  </w:style>
  <w:style w:type="character" w:styleId="HeaderChar" w:customStyle="1">
    <w:name w:val="Header Char"/>
    <w:basedOn w:val="DefaultParagraphFont"/>
    <w:link w:val="Header"/>
    <w:uiPriority w:val="99"/>
    <w:rsid w:val="00E711B3"/>
  </w:style>
  <w:style w:type="paragraph" w:styleId="Footer">
    <w:name w:val="footer"/>
    <w:basedOn w:val="Normal"/>
    <w:link w:val="FooterChar"/>
    <w:uiPriority w:val="99"/>
    <w:unhideWhenUsed/>
    <w:rsid w:val="00E711B3"/>
    <w:pPr>
      <w:tabs>
        <w:tab w:val="center" w:pos="4536"/>
        <w:tab w:val="right" w:pos="9072"/>
      </w:tabs>
    </w:pPr>
  </w:style>
  <w:style w:type="character" w:styleId="FooterChar" w:customStyle="1">
    <w:name w:val="Footer Char"/>
    <w:basedOn w:val="DefaultParagraphFont"/>
    <w:link w:val="Footer"/>
    <w:uiPriority w:val="99"/>
    <w:rsid w:val="00E711B3"/>
  </w:style>
  <w:style w:type="character" w:styleId="PageNumber">
    <w:name w:val="page number"/>
    <w:basedOn w:val="DefaultParagraphFont"/>
    <w:uiPriority w:val="99"/>
    <w:semiHidden/>
    <w:unhideWhenUsed/>
    <w:rsid w:val="00565040"/>
  </w:style>
  <w:style w:type="paragraph" w:styleId="BalloonText">
    <w:name w:val="Balloon Text"/>
    <w:basedOn w:val="Normal"/>
    <w:link w:val="BalloonTextChar"/>
    <w:uiPriority w:val="99"/>
    <w:semiHidden/>
    <w:unhideWhenUsed/>
    <w:rsid w:val="00335848"/>
    <w:rPr>
      <w:rFonts w:ascii="Segoe UI" w:hAnsi="Segoe UI" w:cs="Segoe UI"/>
      <w:sz w:val="18"/>
      <w:szCs w:val="18"/>
    </w:rPr>
  </w:style>
  <w:style w:type="character" w:styleId="BalloonTextChar" w:customStyle="1">
    <w:name w:val="Balloon Text Char"/>
    <w:basedOn w:val="DefaultParagraphFont"/>
    <w:link w:val="BalloonText"/>
    <w:uiPriority w:val="99"/>
    <w:semiHidden/>
    <w:rsid w:val="00335848"/>
    <w:rPr>
      <w:rFonts w:ascii="Segoe UI" w:hAnsi="Segoe UI" w:cs="Segoe UI"/>
      <w:sz w:val="18"/>
      <w:szCs w:val="18"/>
    </w:rPr>
  </w:style>
  <w:style w:type="paragraph" w:styleId="LLNormal" w:customStyle="1">
    <w:name w:val="LL_Normal"/>
    <w:basedOn w:val="Normal"/>
    <w:qFormat/>
    <w:rsid w:val="00A229E7"/>
    <w:pPr>
      <w:suppressAutoHyphens/>
      <w:spacing w:after="200" w:line="280" w:lineRule="atLeast"/>
      <w:jc w:val="both"/>
    </w:pPr>
    <w:rPr>
      <w:rFonts w:ascii="Arial" w:hAnsi="Arial" w:eastAsia="Calibri" w:cs="Times New Roman"/>
      <w:sz w:val="20"/>
      <w:szCs w:val="22"/>
      <w:lang w:val="nl-NL"/>
    </w:rPr>
  </w:style>
  <w:style w:type="paragraph" w:styleId="LLHeading1" w:customStyle="1">
    <w:name w:val="LLHeading 1"/>
    <w:basedOn w:val="LLNormal"/>
    <w:qFormat/>
    <w:rsid w:val="00A229E7"/>
    <w:pPr>
      <w:keepNext/>
      <w:numPr>
        <w:numId w:val="9"/>
      </w:numPr>
      <w:outlineLvl w:val="0"/>
    </w:pPr>
    <w:rPr>
      <w:b/>
    </w:rPr>
  </w:style>
  <w:style w:type="paragraph" w:styleId="LLHeading2" w:customStyle="1">
    <w:name w:val="LLHeading 2"/>
    <w:basedOn w:val="LLNormal"/>
    <w:qFormat/>
    <w:rsid w:val="00A229E7"/>
    <w:pPr>
      <w:numPr>
        <w:ilvl w:val="1"/>
        <w:numId w:val="9"/>
      </w:numPr>
      <w:ind w:left="850" w:hanging="850"/>
      <w:outlineLvl w:val="1"/>
    </w:pPr>
  </w:style>
  <w:style w:type="paragraph" w:styleId="LLHeading3" w:customStyle="1">
    <w:name w:val="LLHeading 3"/>
    <w:basedOn w:val="LLNormal"/>
    <w:qFormat/>
    <w:rsid w:val="00A229E7"/>
    <w:pPr>
      <w:numPr>
        <w:ilvl w:val="2"/>
        <w:numId w:val="9"/>
      </w:numPr>
      <w:ind w:left="850" w:hanging="850"/>
      <w:outlineLvl w:val="2"/>
    </w:pPr>
  </w:style>
  <w:style w:type="paragraph" w:styleId="LLHeading4" w:customStyle="1">
    <w:name w:val="LLHeading 4"/>
    <w:basedOn w:val="LLNormal"/>
    <w:qFormat/>
    <w:rsid w:val="00A229E7"/>
    <w:pPr>
      <w:numPr>
        <w:ilvl w:val="3"/>
        <w:numId w:val="9"/>
      </w:numPr>
      <w:ind w:left="850" w:hanging="850"/>
      <w:outlineLvl w:val="3"/>
    </w:pPr>
  </w:style>
  <w:style w:type="paragraph" w:styleId="LLHeading5" w:customStyle="1">
    <w:name w:val="LLHeading 5"/>
    <w:basedOn w:val="LLNormal"/>
    <w:qFormat/>
    <w:rsid w:val="00A229E7"/>
    <w:pPr>
      <w:numPr>
        <w:ilvl w:val="4"/>
        <w:numId w:val="9"/>
      </w:numPr>
      <w:ind w:left="850" w:hanging="850"/>
      <w:outlineLvl w:val="4"/>
    </w:pPr>
  </w:style>
  <w:style w:type="paragraph" w:styleId="CitcoNormalbeforeImagesandBullets" w:customStyle="1">
    <w:name w:val="Citco Normal before Images and Bullets"/>
    <w:next w:val="Normal"/>
    <w:qFormat/>
    <w:rsid w:val="00A229E7"/>
    <w:pPr>
      <w:spacing w:after="120"/>
      <w:jc w:val="both"/>
    </w:pPr>
    <w:rPr>
      <w:rFonts w:ascii="Segoe UI" w:hAnsi="Segoe UI" w:cs="Segoe UI"/>
      <w:color w:val="000000"/>
      <w:sz w:val="20"/>
      <w:szCs w:val="22"/>
      <w:lang w:val="en-US"/>
    </w:rPr>
  </w:style>
  <w:style w:type="paragraph" w:styleId="LLAgr2Heading1" w:customStyle="1">
    <w:name w:val="LL_Agr2Heading 1"/>
    <w:basedOn w:val="LLNormal"/>
    <w:qFormat/>
    <w:rsid w:val="00A229E7"/>
    <w:pPr>
      <w:keepNext/>
      <w:numPr>
        <w:numId w:val="10"/>
      </w:numPr>
      <w:outlineLvl w:val="0"/>
    </w:pPr>
    <w:rPr>
      <w:b/>
      <w:caps/>
      <w:lang w:val="en-GB"/>
    </w:rPr>
  </w:style>
  <w:style w:type="paragraph" w:styleId="LLAgr2Heading2" w:customStyle="1">
    <w:name w:val="LL_Agr2Heading 2"/>
    <w:basedOn w:val="LLNormal"/>
    <w:qFormat/>
    <w:rsid w:val="00A229E7"/>
    <w:pPr>
      <w:numPr>
        <w:ilvl w:val="1"/>
        <w:numId w:val="10"/>
      </w:numPr>
      <w:outlineLvl w:val="1"/>
    </w:pPr>
    <w:rPr>
      <w:lang w:val="en-GB"/>
    </w:rPr>
  </w:style>
  <w:style w:type="paragraph" w:styleId="LLAgr2Heading3" w:customStyle="1">
    <w:name w:val="LL_Agr2Heading 3"/>
    <w:basedOn w:val="LLNormal"/>
    <w:qFormat/>
    <w:rsid w:val="00A229E7"/>
    <w:pPr>
      <w:numPr>
        <w:ilvl w:val="2"/>
        <w:numId w:val="10"/>
      </w:numPr>
      <w:outlineLvl w:val="2"/>
    </w:pPr>
    <w:rPr>
      <w:lang w:val="en-GB"/>
    </w:rPr>
  </w:style>
  <w:style w:type="paragraph" w:styleId="LLAgr2Heading4" w:customStyle="1">
    <w:name w:val="LL_Agr2Heading 4"/>
    <w:basedOn w:val="LLNormal"/>
    <w:qFormat/>
    <w:rsid w:val="00A229E7"/>
    <w:pPr>
      <w:numPr>
        <w:ilvl w:val="3"/>
        <w:numId w:val="10"/>
      </w:numPr>
      <w:outlineLvl w:val="3"/>
    </w:pPr>
    <w:rPr>
      <w:lang w:val="en-GB"/>
    </w:rPr>
  </w:style>
  <w:style w:type="paragraph" w:styleId="LLAgr2Heading5" w:customStyle="1">
    <w:name w:val="LL_Agr2Heading 5"/>
    <w:basedOn w:val="LLNormal"/>
    <w:qFormat/>
    <w:rsid w:val="00A229E7"/>
    <w:pPr>
      <w:numPr>
        <w:ilvl w:val="4"/>
        <w:numId w:val="10"/>
      </w:numPr>
      <w:outlineLvl w:val="4"/>
    </w:pPr>
    <w:rPr>
      <w:lang w:val="en-GB"/>
    </w:rPr>
  </w:style>
  <w:style w:type="paragraph" w:styleId="LLSchedule" w:customStyle="1">
    <w:name w:val="LL_Schedule"/>
    <w:basedOn w:val="LLNormal"/>
    <w:next w:val="LLTitleSchedule"/>
    <w:qFormat/>
    <w:rsid w:val="00A229E7"/>
    <w:pPr>
      <w:keepNext/>
      <w:numPr>
        <w:numId w:val="11"/>
      </w:numPr>
      <w:jc w:val="center"/>
    </w:pPr>
    <w:rPr>
      <w:b/>
      <w:lang w:val="en-GB"/>
    </w:rPr>
  </w:style>
  <w:style w:type="paragraph" w:styleId="LLTitleSchedule" w:customStyle="1">
    <w:name w:val="LL_TitleSchedule"/>
    <w:basedOn w:val="LLNormal"/>
    <w:next w:val="LLNormal"/>
    <w:qFormat/>
    <w:rsid w:val="00A229E7"/>
    <w:pPr>
      <w:keepNext/>
      <w:jc w:val="center"/>
    </w:pPr>
    <w:rPr>
      <w:b/>
      <w:caps/>
      <w:lang w:val="en-GB"/>
    </w:rPr>
  </w:style>
  <w:style w:type="paragraph" w:styleId="LLWhereas" w:customStyle="1">
    <w:name w:val="LL_Whereas"/>
    <w:basedOn w:val="LLNormal"/>
    <w:qFormat/>
    <w:rsid w:val="00A229E7"/>
    <w:pPr>
      <w:numPr>
        <w:numId w:val="12"/>
      </w:numPr>
    </w:pPr>
    <w:rPr>
      <w:lang w:val="en-GB"/>
    </w:rPr>
  </w:style>
  <w:style w:type="paragraph" w:styleId="Level1" w:customStyle="1">
    <w:name w:val="Level 1"/>
    <w:basedOn w:val="Normal"/>
    <w:link w:val="Level1Char"/>
    <w:rsid w:val="00A229E7"/>
    <w:pPr>
      <w:numPr>
        <w:numId w:val="16"/>
      </w:numPr>
    </w:pPr>
    <w:rPr>
      <w:rFonts w:ascii="Times New Roman" w:hAnsi="Times New Roman" w:eastAsia="Times New Roman" w:cs="Times New Roman"/>
      <w:sz w:val="20"/>
      <w:szCs w:val="20"/>
      <w:lang w:val="en-GB"/>
    </w:rPr>
  </w:style>
  <w:style w:type="paragraph" w:styleId="Level2" w:customStyle="1">
    <w:name w:val="Level 2"/>
    <w:basedOn w:val="Normal"/>
    <w:rsid w:val="00A229E7"/>
    <w:pPr>
      <w:numPr>
        <w:ilvl w:val="1"/>
        <w:numId w:val="16"/>
      </w:numPr>
    </w:pPr>
    <w:rPr>
      <w:rFonts w:ascii="Times New Roman" w:hAnsi="Times New Roman" w:eastAsia="Times New Roman" w:cs="Times New Roman"/>
      <w:sz w:val="20"/>
      <w:szCs w:val="20"/>
      <w:lang w:val="en-GB"/>
    </w:rPr>
  </w:style>
  <w:style w:type="paragraph" w:styleId="Level3" w:customStyle="1">
    <w:name w:val="Level 3"/>
    <w:basedOn w:val="Normal"/>
    <w:rsid w:val="00A229E7"/>
    <w:pPr>
      <w:numPr>
        <w:ilvl w:val="2"/>
        <w:numId w:val="16"/>
      </w:numPr>
    </w:pPr>
    <w:rPr>
      <w:rFonts w:ascii="Times New Roman" w:hAnsi="Times New Roman" w:eastAsia="Times New Roman" w:cs="Times New Roman"/>
      <w:sz w:val="20"/>
      <w:szCs w:val="20"/>
      <w:lang w:val="en-GB"/>
    </w:rPr>
  </w:style>
  <w:style w:type="paragraph" w:styleId="Level4" w:customStyle="1">
    <w:name w:val="Level 4"/>
    <w:basedOn w:val="Normal"/>
    <w:rsid w:val="00A229E7"/>
    <w:pPr>
      <w:numPr>
        <w:ilvl w:val="3"/>
        <w:numId w:val="16"/>
      </w:numPr>
    </w:pPr>
    <w:rPr>
      <w:rFonts w:ascii="Times New Roman" w:hAnsi="Times New Roman" w:eastAsia="Times New Roman" w:cs="Times New Roman"/>
      <w:sz w:val="20"/>
      <w:szCs w:val="20"/>
      <w:lang w:val="en-GB"/>
    </w:rPr>
  </w:style>
  <w:style w:type="paragraph" w:styleId="Level5" w:customStyle="1">
    <w:name w:val="Level 5"/>
    <w:basedOn w:val="Normal"/>
    <w:rsid w:val="00A229E7"/>
    <w:pPr>
      <w:numPr>
        <w:ilvl w:val="4"/>
        <w:numId w:val="16"/>
      </w:numPr>
    </w:pPr>
    <w:rPr>
      <w:rFonts w:ascii="Times New Roman" w:hAnsi="Times New Roman" w:eastAsia="Times New Roman" w:cs="Times New Roman"/>
      <w:sz w:val="20"/>
      <w:szCs w:val="20"/>
      <w:lang w:val="en-GB"/>
    </w:rPr>
  </w:style>
  <w:style w:type="character" w:styleId="Heading1Text" w:customStyle="1">
    <w:name w:val="Heading 1 Text"/>
    <w:rsid w:val="00A229E7"/>
    <w:rPr>
      <w:b/>
      <w:smallCaps/>
    </w:rPr>
  </w:style>
  <w:style w:type="character" w:styleId="Level1Char" w:customStyle="1">
    <w:name w:val="Level 1 Char"/>
    <w:link w:val="Level1"/>
    <w:locked/>
    <w:rsid w:val="00A229E7"/>
    <w:rPr>
      <w:rFonts w:ascii="Times New Roman" w:hAnsi="Times New Roman" w:eastAsia="Times New Roman" w:cs="Times New Roman"/>
      <w:sz w:val="20"/>
      <w:szCs w:val="20"/>
      <w:lang w:val="en-GB"/>
    </w:rPr>
  </w:style>
  <w:style w:type="paragraph" w:styleId="BodyTextIndent">
    <w:name w:val="Body Text Indent"/>
    <w:basedOn w:val="Normal"/>
    <w:link w:val="BodyTextIndentChar"/>
    <w:rsid w:val="00C539D1"/>
    <w:pPr>
      <w:ind w:left="-720"/>
      <w:jc w:val="both"/>
    </w:pPr>
    <w:rPr>
      <w:rFonts w:ascii="Palatino" w:hAnsi="Palatino" w:eastAsia="Times New Roman" w:cs="Times New Roman"/>
      <w:sz w:val="20"/>
      <w:szCs w:val="20"/>
      <w:lang w:val="en-US"/>
    </w:rPr>
  </w:style>
  <w:style w:type="character" w:styleId="BodyTextIndentChar" w:customStyle="1">
    <w:name w:val="Body Text Indent Char"/>
    <w:basedOn w:val="DefaultParagraphFont"/>
    <w:link w:val="BodyTextIndent"/>
    <w:rsid w:val="00C539D1"/>
    <w:rPr>
      <w:rFonts w:ascii="Palatino" w:hAnsi="Palatino" w:eastAsia="Times New Roman" w:cs="Times New Roman"/>
      <w:sz w:val="20"/>
      <w:szCs w:val="20"/>
      <w:lang w:val="en-US"/>
    </w:rPr>
  </w:style>
  <w:style w:type="paragraph" w:styleId="Revision">
    <w:name w:val="Revision"/>
    <w:hidden/>
    <w:uiPriority w:val="99"/>
    <w:semiHidden/>
    <w:rsid w:val="003E6190"/>
  </w:style>
  <w:style w:type="character" w:styleId="CommentReference">
    <w:name w:val="annotation reference"/>
    <w:basedOn w:val="DefaultParagraphFont"/>
    <w:uiPriority w:val="99"/>
    <w:semiHidden/>
    <w:unhideWhenUsed/>
    <w:rsid w:val="00B51C9C"/>
    <w:rPr>
      <w:sz w:val="16"/>
      <w:szCs w:val="16"/>
    </w:rPr>
  </w:style>
  <w:style w:type="paragraph" w:styleId="CommentText">
    <w:name w:val="annotation text"/>
    <w:basedOn w:val="Normal"/>
    <w:link w:val="CommentTextChar"/>
    <w:uiPriority w:val="99"/>
    <w:unhideWhenUsed/>
    <w:rsid w:val="00B51C9C"/>
    <w:rPr>
      <w:sz w:val="20"/>
      <w:szCs w:val="20"/>
    </w:rPr>
  </w:style>
  <w:style w:type="character" w:styleId="CommentTextChar" w:customStyle="1">
    <w:name w:val="Comment Text Char"/>
    <w:basedOn w:val="DefaultParagraphFont"/>
    <w:link w:val="CommentText"/>
    <w:uiPriority w:val="99"/>
    <w:rsid w:val="00B51C9C"/>
    <w:rPr>
      <w:sz w:val="20"/>
      <w:szCs w:val="20"/>
    </w:rPr>
  </w:style>
  <w:style w:type="paragraph" w:styleId="CommentSubject">
    <w:name w:val="annotation subject"/>
    <w:basedOn w:val="CommentText"/>
    <w:next w:val="CommentText"/>
    <w:link w:val="CommentSubjectChar"/>
    <w:uiPriority w:val="99"/>
    <w:semiHidden/>
    <w:unhideWhenUsed/>
    <w:rsid w:val="00B51C9C"/>
    <w:rPr>
      <w:b/>
      <w:bCs/>
    </w:rPr>
  </w:style>
  <w:style w:type="character" w:styleId="CommentSubjectChar" w:customStyle="1">
    <w:name w:val="Comment Subject Char"/>
    <w:basedOn w:val="CommentTextChar"/>
    <w:link w:val="CommentSubject"/>
    <w:uiPriority w:val="99"/>
    <w:semiHidden/>
    <w:rsid w:val="00B51C9C"/>
    <w:rPr>
      <w:b/>
      <w:bCs/>
      <w:sz w:val="20"/>
      <w:szCs w:val="20"/>
    </w:rPr>
  </w:style>
  <w:style w:type="character" w:styleId="ui-provider" w:customStyle="1">
    <w:name w:val="ui-provider"/>
    <w:basedOn w:val="DefaultParagraphFont"/>
    <w:rsid w:val="001F460E"/>
  </w:style>
  <w:style w:type="character" w:styleId="Strong">
    <w:name w:val="Strong"/>
    <w:basedOn w:val="DefaultParagraphFont"/>
    <w:uiPriority w:val="22"/>
    <w:qFormat/>
    <w:rsid w:val="003F2591"/>
    <w:rPr>
      <w:b/>
      <w:bCs/>
    </w:rPr>
  </w:style>
  <w:style w:type="paragraph" w:styleId="NormalWeb">
    <w:name w:val="Normal (Web)"/>
    <w:basedOn w:val="Normal"/>
    <w:uiPriority w:val="99"/>
    <w:semiHidden/>
    <w:unhideWhenUsed/>
    <w:rsid w:val="00396A9A"/>
    <w:pPr>
      <w:spacing w:before="100" w:beforeAutospacing="1" w:after="100" w:afterAutospacing="1"/>
    </w:pPr>
    <w:rPr>
      <w:rFonts w:ascii="Times New Roman" w:hAnsi="Times New Roman" w:eastAsia="Times New Roman" w:cs="Times New Roman"/>
      <w:lang w:val="en-IN" w:eastAsia="en-IN"/>
    </w:rPr>
  </w:style>
  <w:style w:type="character" w:styleId="Heading3Char" w:customStyle="1">
    <w:name w:val="Heading 3 Char"/>
    <w:basedOn w:val="DefaultParagraphFont"/>
    <w:link w:val="Heading3"/>
    <w:uiPriority w:val="9"/>
    <w:rsid w:val="00F02554"/>
    <w:rPr>
      <w:rFonts w:ascii="Times New Roman" w:hAnsi="Times New Roman" w:eastAsia="Times New Roman" w:cs="Times New Roman"/>
      <w:b/>
      <w:bCs/>
      <w:sz w:val="27"/>
      <w:szCs w:val="27"/>
      <w:lang w:val="en-IN" w:eastAsia="en-IN"/>
    </w:rPr>
  </w:style>
  <w:style w:type="paragraph" w:styleId="LLDash1" w:customStyle="1">
    <w:name w:val="LL_Dash 1"/>
    <w:basedOn w:val="LLNormal"/>
    <w:qFormat/>
    <w:rsid w:val="00595AC6"/>
    <w:pPr>
      <w:numPr>
        <w:numId w:val="26"/>
      </w:numPr>
      <w:spacing w:after="0"/>
    </w:pPr>
  </w:style>
  <w:style w:type="paragraph" w:styleId="LLDash2" w:customStyle="1">
    <w:name w:val="LL_Dash 2"/>
    <w:basedOn w:val="LLNormal"/>
    <w:qFormat/>
    <w:rsid w:val="00595AC6"/>
    <w:pPr>
      <w:numPr>
        <w:ilvl w:val="1"/>
        <w:numId w:val="26"/>
      </w:numPr>
      <w:spacing w:after="0"/>
    </w:pPr>
  </w:style>
  <w:style w:type="paragraph" w:styleId="LLDash3" w:customStyle="1">
    <w:name w:val="LL_Dash 3"/>
    <w:basedOn w:val="LLNormal"/>
    <w:qFormat/>
    <w:rsid w:val="00595AC6"/>
    <w:pPr>
      <w:numPr>
        <w:ilvl w:val="2"/>
        <w:numId w:val="26"/>
      </w:numPr>
      <w:spacing w:after="0"/>
    </w:pPr>
  </w:style>
  <w:style w:type="paragraph" w:styleId="LLDash4" w:customStyle="1">
    <w:name w:val="LL_Dash 4"/>
    <w:basedOn w:val="LLNormal"/>
    <w:qFormat/>
    <w:rsid w:val="00595AC6"/>
    <w:pPr>
      <w:numPr>
        <w:ilvl w:val="3"/>
        <w:numId w:val="26"/>
      </w:numPr>
      <w:spacing w:after="0"/>
    </w:pPr>
  </w:style>
  <w:style w:type="paragraph" w:styleId="LLDash5" w:customStyle="1">
    <w:name w:val="LL_Dash 5"/>
    <w:basedOn w:val="LLNormal"/>
    <w:qFormat/>
    <w:rsid w:val="00595AC6"/>
    <w:pPr>
      <w:numPr>
        <w:ilvl w:val="4"/>
        <w:numId w:val="26"/>
      </w:numPr>
      <w:spacing w:after="0"/>
    </w:pPr>
  </w:style>
  <w:style w:type="table" w:styleId="TableGrid">
    <w:name w:val="Table Grid"/>
    <w:basedOn w:val="TableNormal"/>
    <w:uiPriority w:val="99"/>
    <w:rsid w:val="006E3A67"/>
    <w:rPr>
      <w:rFonts w:ascii="Calibri" w:hAnsi="Calibri" w:eastAsia="Times New Roman" w:cs="Calibri"/>
      <w:sz w:val="20"/>
      <w:szCs w:val="20"/>
      <w:lang w:val="hu-HU" w:eastAsia="hu-HU"/>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efault" w:customStyle="1">
    <w:name w:val="Default"/>
    <w:rsid w:val="005D700E"/>
    <w:pPr>
      <w:autoSpaceDE w:val="0"/>
      <w:autoSpaceDN w:val="0"/>
      <w:adjustRightInd w:val="0"/>
    </w:pPr>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25439">
      <w:bodyDiv w:val="1"/>
      <w:marLeft w:val="0"/>
      <w:marRight w:val="0"/>
      <w:marTop w:val="0"/>
      <w:marBottom w:val="0"/>
      <w:divBdr>
        <w:top w:val="none" w:sz="0" w:space="0" w:color="auto"/>
        <w:left w:val="none" w:sz="0" w:space="0" w:color="auto"/>
        <w:bottom w:val="none" w:sz="0" w:space="0" w:color="auto"/>
        <w:right w:val="none" w:sz="0" w:space="0" w:color="auto"/>
      </w:divBdr>
    </w:div>
    <w:div w:id="581720574">
      <w:bodyDiv w:val="1"/>
      <w:marLeft w:val="0"/>
      <w:marRight w:val="0"/>
      <w:marTop w:val="0"/>
      <w:marBottom w:val="0"/>
      <w:divBdr>
        <w:top w:val="none" w:sz="0" w:space="0" w:color="auto"/>
        <w:left w:val="none" w:sz="0" w:space="0" w:color="auto"/>
        <w:bottom w:val="none" w:sz="0" w:space="0" w:color="auto"/>
        <w:right w:val="none" w:sz="0" w:space="0" w:color="auto"/>
      </w:divBdr>
    </w:div>
    <w:div w:id="778523077">
      <w:bodyDiv w:val="1"/>
      <w:marLeft w:val="0"/>
      <w:marRight w:val="0"/>
      <w:marTop w:val="0"/>
      <w:marBottom w:val="0"/>
      <w:divBdr>
        <w:top w:val="none" w:sz="0" w:space="0" w:color="auto"/>
        <w:left w:val="none" w:sz="0" w:space="0" w:color="auto"/>
        <w:bottom w:val="none" w:sz="0" w:space="0" w:color="auto"/>
        <w:right w:val="none" w:sz="0" w:space="0" w:color="auto"/>
      </w:divBdr>
    </w:div>
    <w:div w:id="801533400">
      <w:bodyDiv w:val="1"/>
      <w:marLeft w:val="0"/>
      <w:marRight w:val="0"/>
      <w:marTop w:val="0"/>
      <w:marBottom w:val="0"/>
      <w:divBdr>
        <w:top w:val="none" w:sz="0" w:space="0" w:color="auto"/>
        <w:left w:val="none" w:sz="0" w:space="0" w:color="auto"/>
        <w:bottom w:val="none" w:sz="0" w:space="0" w:color="auto"/>
        <w:right w:val="none" w:sz="0" w:space="0" w:color="auto"/>
      </w:divBdr>
    </w:div>
    <w:div w:id="878592832">
      <w:bodyDiv w:val="1"/>
      <w:marLeft w:val="0"/>
      <w:marRight w:val="0"/>
      <w:marTop w:val="0"/>
      <w:marBottom w:val="0"/>
      <w:divBdr>
        <w:top w:val="none" w:sz="0" w:space="0" w:color="auto"/>
        <w:left w:val="none" w:sz="0" w:space="0" w:color="auto"/>
        <w:bottom w:val="none" w:sz="0" w:space="0" w:color="auto"/>
        <w:right w:val="none" w:sz="0" w:space="0" w:color="auto"/>
      </w:divBdr>
    </w:div>
    <w:div w:id="1581282458">
      <w:bodyDiv w:val="1"/>
      <w:marLeft w:val="0"/>
      <w:marRight w:val="0"/>
      <w:marTop w:val="0"/>
      <w:marBottom w:val="0"/>
      <w:divBdr>
        <w:top w:val="none" w:sz="0" w:space="0" w:color="auto"/>
        <w:left w:val="none" w:sz="0" w:space="0" w:color="auto"/>
        <w:bottom w:val="none" w:sz="0" w:space="0" w:color="auto"/>
        <w:right w:val="none" w:sz="0" w:space="0" w:color="auto"/>
      </w:divBdr>
    </w:div>
    <w:div w:id="1765033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um" ma:contentTypeID="0x010100BAB0503967E23747A90173F34B18414B" ma:contentTypeVersion="19" ma:contentTypeDescription="Új dokumentum létrehozása." ma:contentTypeScope="" ma:versionID="940821f3e1228e712896c5621ad9c19b">
  <xsd:schema xmlns:xsd="http://www.w3.org/2001/XMLSchema" xmlns:xs="http://www.w3.org/2001/XMLSchema" xmlns:p="http://schemas.microsoft.com/office/2006/metadata/properties" xmlns:ns2="cc9c8daa-55c3-4790-966a-10920a79d9bd" xmlns:ns3="5bacaa4b-4060-432c-bea6-7b7779b2c0da" targetNamespace="http://schemas.microsoft.com/office/2006/metadata/properties" ma:root="true" ma:fieldsID="70b4585cc159077e9fc7b5093192eac6" ns2:_="" ns3:_="">
    <xsd:import namespace="cc9c8daa-55c3-4790-966a-10920a79d9bd"/>
    <xsd:import namespace="5bacaa4b-4060-432c-bea6-7b7779b2c0d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c8daa-55c3-4790-966a-10920a79d9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Képcímkék" ma:readOnly="false" ma:fieldId="{5cf76f15-5ced-4ddc-b409-7134ff3c332f}" ma:taxonomyMulti="true" ma:sspId="91779ecb-b77e-4be4-9dfa-3fb870ed7a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caa4b-4060-432c-bea6-7b7779b2c0da" elementFormDefault="qualified">
    <xsd:import namespace="http://schemas.microsoft.com/office/2006/documentManagement/types"/>
    <xsd:import namespace="http://schemas.microsoft.com/office/infopath/2007/PartnerControls"/>
    <xsd:element name="SharedWithUsers" ma:index="14" nillable="true" ma:displayName="Résztvevők"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Megosztva részletekkel" ma:internalName="SharedWithDetails" ma:readOnly="true">
      <xsd:simpleType>
        <xsd:restriction base="dms:Note">
          <xsd:maxLength value="255"/>
        </xsd:restriction>
      </xsd:simpleType>
    </xsd:element>
    <xsd:element name="TaxCatchAll" ma:index="22" nillable="true" ma:displayName="Taxonomy Catch All Column" ma:hidden="true" ma:list="{85d05c7e-4427-4035-9548-d4df5578b7d0}" ma:internalName="TaxCatchAll" ma:showField="CatchAllData" ma:web="5bacaa4b-4060-432c-bea6-7b7779b2c0d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c9c8daa-55c3-4790-966a-10920a79d9bd">
      <Terms xmlns="http://schemas.microsoft.com/office/infopath/2007/PartnerControls"/>
    </lcf76f155ced4ddcb4097134ff3c332f>
    <TaxCatchAll xmlns="5bacaa4b-4060-432c-bea6-7b7779b2c0da" xsi:nil="true"/>
  </documentManagement>
</p:properties>
</file>

<file path=customXml/itemProps1.xml><?xml version="1.0" encoding="utf-8"?>
<ds:datastoreItem xmlns:ds="http://schemas.openxmlformats.org/officeDocument/2006/customXml" ds:itemID="{F506A2ED-7D02-4F19-8537-8C65EA6A7AA7}">
  <ds:schemaRefs>
    <ds:schemaRef ds:uri="http://schemas.openxmlformats.org/officeDocument/2006/bibliography"/>
  </ds:schemaRefs>
</ds:datastoreItem>
</file>

<file path=customXml/itemProps2.xml><?xml version="1.0" encoding="utf-8"?>
<ds:datastoreItem xmlns:ds="http://schemas.openxmlformats.org/officeDocument/2006/customXml" ds:itemID="{365CFAC8-4582-40CC-A76B-344EDE8E00AC}">
  <ds:schemaRefs>
    <ds:schemaRef ds:uri="http://schemas.microsoft.com/sharepoint/v3/contenttype/forms"/>
  </ds:schemaRefs>
</ds:datastoreItem>
</file>

<file path=customXml/itemProps3.xml><?xml version="1.0" encoding="utf-8"?>
<ds:datastoreItem xmlns:ds="http://schemas.openxmlformats.org/officeDocument/2006/customXml" ds:itemID="{059A4F1E-B570-43CB-8B9F-E75751074763}"/>
</file>

<file path=customXml/itemProps4.xml><?xml version="1.0" encoding="utf-8"?>
<ds:datastoreItem xmlns:ds="http://schemas.openxmlformats.org/officeDocument/2006/customXml" ds:itemID="{51858814-1E52-4292-B79E-C79CE9EE9842}">
  <ds:schemaRefs>
    <ds:schemaRef ds:uri="http://schemas.microsoft.com/office/2006/metadata/properties"/>
    <ds:schemaRef ds:uri="http://schemas.microsoft.com/office/infopath/2007/PartnerControls"/>
    <ds:schemaRef ds:uri="4de678f0-55a3-4057-8d69-60d6396d8fef"/>
    <ds:schemaRef ds:uri="0c79e482-8e11-4955-91bf-1265dfe3e905"/>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Philippe Fuchs</dc:creator>
  <keywords/>
  <dc:description/>
  <lastModifiedBy>Becze Szabolcs</lastModifiedBy>
  <revision>55</revision>
  <lastPrinted>2018-08-29T15:16:00.0000000Z</lastPrinted>
  <dcterms:created xsi:type="dcterms:W3CDTF">2025-10-29T14:54:00.0000000Z</dcterms:created>
  <dcterms:modified xsi:type="dcterms:W3CDTF">2026-01-29T10:12:25.6879049Z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4096">
    <vt:lpwstr>15</vt:lpwstr>
  </property>
  <property fmtid="{D5CDD505-2E9C-101B-9397-08002B2CF9AE}" pid="3" name="MediaServiceImageTags">
    <vt:lpwstr/>
  </property>
  <property fmtid="{D5CDD505-2E9C-101B-9397-08002B2CF9AE}" pid="4" name="GrammarlyDocumentId">
    <vt:lpwstr>9ffac81d634b6cdeaa8c992d3a8b282f495f52db2bcedc9032c9fbd07b7c44f6</vt:lpwstr>
  </property>
  <property fmtid="{D5CDD505-2E9C-101B-9397-08002B2CF9AE}" pid="5" name="ContentTypeId">
    <vt:lpwstr>0x010100BAB0503967E23747A90173F34B18414B</vt:lpwstr>
  </property>
</Properties>
</file>