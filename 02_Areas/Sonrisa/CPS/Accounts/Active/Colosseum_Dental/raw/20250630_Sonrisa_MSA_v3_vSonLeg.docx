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F7FE9" w14:textId="77777777" w:rsidR="00E711B3" w:rsidRPr="00331BD0" w:rsidRDefault="00E711B3">
      <w:pPr>
        <w:rPr>
          <w:rFonts w:ascii="Arial" w:hAnsi="Arial" w:cs="Arial"/>
          <w:b/>
          <w:sz w:val="20"/>
          <w:szCs w:val="20"/>
          <w:lang w:val="en-AU"/>
        </w:rPr>
      </w:pPr>
    </w:p>
    <w:p w14:paraId="7F8B000E" w14:textId="77777777" w:rsidR="00E711B3" w:rsidRPr="00331BD0" w:rsidRDefault="00E711B3">
      <w:pPr>
        <w:rPr>
          <w:rFonts w:ascii="Arial" w:hAnsi="Arial" w:cs="Arial"/>
          <w:b/>
          <w:sz w:val="20"/>
          <w:szCs w:val="20"/>
          <w:lang w:val="en-AU"/>
        </w:rPr>
      </w:pPr>
    </w:p>
    <w:p w14:paraId="128E2761" w14:textId="3A7D937F" w:rsidR="006D2E98" w:rsidRPr="006D0100" w:rsidRDefault="00495E11" w:rsidP="003D69F0">
      <w:pPr>
        <w:jc w:val="center"/>
        <w:rPr>
          <w:rFonts w:ascii="Arial" w:hAnsi="Arial" w:cs="Arial"/>
          <w:b/>
          <w:smallCaps/>
          <w:lang w:val="en-AU"/>
        </w:rPr>
      </w:pPr>
      <w:r>
        <w:rPr>
          <w:rFonts w:ascii="Arial" w:hAnsi="Arial" w:cs="Arial"/>
          <w:b/>
          <w:smallCaps/>
          <w:lang w:val="en-AU"/>
        </w:rPr>
        <w:t>1</w:t>
      </w:r>
      <w:r w:rsidRPr="009A1229">
        <w:rPr>
          <w:rFonts w:ascii="Arial" w:hAnsi="Arial" w:cs="Arial"/>
          <w:b/>
          <w:smallCaps/>
          <w:vertAlign w:val="superscript"/>
          <w:lang w:val="en-AU"/>
        </w:rPr>
        <w:t>st</w:t>
      </w:r>
      <w:r>
        <w:rPr>
          <w:rFonts w:ascii="Arial" w:hAnsi="Arial" w:cs="Arial"/>
          <w:b/>
          <w:smallCaps/>
          <w:lang w:val="en-AU"/>
        </w:rPr>
        <w:t xml:space="preserve"> </w:t>
      </w:r>
      <w:r w:rsidR="009C2C2B" w:rsidRPr="006D0100">
        <w:rPr>
          <w:rFonts w:ascii="Arial" w:hAnsi="Arial" w:cs="Arial"/>
          <w:b/>
          <w:smallCaps/>
          <w:lang w:val="en-AU"/>
        </w:rPr>
        <w:t>Statement of Work to the Master Service Agre</w:t>
      </w:r>
      <w:r w:rsidR="006D0100">
        <w:rPr>
          <w:rFonts w:ascii="Arial" w:hAnsi="Arial" w:cs="Arial"/>
          <w:b/>
          <w:smallCaps/>
          <w:lang w:val="en-AU"/>
        </w:rPr>
        <w:t>e</w:t>
      </w:r>
      <w:r w:rsidR="009C2C2B" w:rsidRPr="006D0100">
        <w:rPr>
          <w:rFonts w:ascii="Arial" w:hAnsi="Arial" w:cs="Arial"/>
          <w:b/>
          <w:smallCaps/>
          <w:lang w:val="en-AU"/>
        </w:rPr>
        <w:t>ment</w:t>
      </w:r>
    </w:p>
    <w:p w14:paraId="72896550" w14:textId="77777777" w:rsidR="00536ED9" w:rsidRPr="00331BD0" w:rsidRDefault="00536ED9">
      <w:pPr>
        <w:rPr>
          <w:rFonts w:ascii="Arial" w:hAnsi="Arial" w:cs="Arial"/>
          <w:sz w:val="20"/>
          <w:szCs w:val="20"/>
          <w:lang w:val="en-AU"/>
        </w:rPr>
      </w:pPr>
    </w:p>
    <w:p w14:paraId="41F15C1C" w14:textId="77777777" w:rsidR="006D0100" w:rsidRDefault="006D0100">
      <w:pPr>
        <w:rPr>
          <w:rFonts w:ascii="Arial" w:hAnsi="Arial" w:cs="Arial"/>
          <w:sz w:val="20"/>
          <w:szCs w:val="20"/>
          <w:lang w:val="en-AU"/>
        </w:rPr>
      </w:pPr>
    </w:p>
    <w:p w14:paraId="1C00AD4B" w14:textId="38CCB25F" w:rsidR="00536ED9" w:rsidRPr="00331BD0" w:rsidRDefault="00256AE5">
      <w:pPr>
        <w:rPr>
          <w:rFonts w:ascii="Arial" w:hAnsi="Arial" w:cs="Arial"/>
          <w:sz w:val="20"/>
          <w:szCs w:val="20"/>
          <w:lang w:val="en-AU"/>
        </w:rPr>
      </w:pPr>
      <w:r>
        <w:rPr>
          <w:rFonts w:ascii="Arial" w:hAnsi="Arial" w:cs="Arial"/>
          <w:sz w:val="20"/>
          <w:szCs w:val="20"/>
          <w:lang w:val="en-AU"/>
        </w:rPr>
        <w:t xml:space="preserve">This </w:t>
      </w:r>
      <w:r w:rsidR="00495E11">
        <w:rPr>
          <w:rFonts w:ascii="Arial" w:hAnsi="Arial" w:cs="Arial"/>
          <w:sz w:val="20"/>
          <w:szCs w:val="20"/>
          <w:lang w:val="en-AU"/>
        </w:rPr>
        <w:t>1</w:t>
      </w:r>
      <w:r w:rsidR="00495E11" w:rsidRPr="009A1229">
        <w:rPr>
          <w:rFonts w:ascii="Arial" w:hAnsi="Arial" w:cs="Arial"/>
          <w:sz w:val="20"/>
          <w:szCs w:val="20"/>
          <w:vertAlign w:val="superscript"/>
          <w:lang w:val="en-AU"/>
        </w:rPr>
        <w:t>st</w:t>
      </w:r>
      <w:r w:rsidR="00495E11">
        <w:rPr>
          <w:rFonts w:ascii="Arial" w:hAnsi="Arial" w:cs="Arial"/>
          <w:sz w:val="20"/>
          <w:szCs w:val="20"/>
          <w:lang w:val="en-AU"/>
        </w:rPr>
        <w:t xml:space="preserve"> </w:t>
      </w:r>
      <w:r>
        <w:rPr>
          <w:rFonts w:ascii="Arial" w:hAnsi="Arial" w:cs="Arial"/>
          <w:sz w:val="20"/>
          <w:szCs w:val="20"/>
          <w:lang w:val="en-AU"/>
        </w:rPr>
        <w:t xml:space="preserve">Statement of Work </w:t>
      </w:r>
      <w:r w:rsidR="006D0100">
        <w:rPr>
          <w:rFonts w:ascii="Arial" w:hAnsi="Arial" w:cs="Arial"/>
          <w:sz w:val="20"/>
          <w:szCs w:val="20"/>
          <w:lang w:val="en-AU"/>
        </w:rPr>
        <w:t>(“</w:t>
      </w:r>
      <w:r w:rsidR="006D0100" w:rsidRPr="006D0100">
        <w:rPr>
          <w:rFonts w:ascii="Arial" w:hAnsi="Arial" w:cs="Arial"/>
          <w:b/>
          <w:bCs/>
          <w:sz w:val="20"/>
          <w:szCs w:val="20"/>
          <w:lang w:val="en-AU"/>
        </w:rPr>
        <w:t>Statement of Work</w:t>
      </w:r>
      <w:r w:rsidR="006D0100">
        <w:rPr>
          <w:rFonts w:ascii="Arial" w:hAnsi="Arial" w:cs="Arial"/>
          <w:sz w:val="20"/>
          <w:szCs w:val="20"/>
          <w:lang w:val="en-AU"/>
        </w:rPr>
        <w:t>” or “</w:t>
      </w:r>
      <w:r w:rsidR="006D0100" w:rsidRPr="006D0100">
        <w:rPr>
          <w:rFonts w:ascii="Arial" w:hAnsi="Arial" w:cs="Arial"/>
          <w:b/>
          <w:bCs/>
          <w:sz w:val="20"/>
          <w:szCs w:val="20"/>
          <w:lang w:val="en-AU"/>
        </w:rPr>
        <w:t>SOW</w:t>
      </w:r>
      <w:r w:rsidR="006D0100">
        <w:rPr>
          <w:rFonts w:ascii="Arial" w:hAnsi="Arial" w:cs="Arial"/>
          <w:sz w:val="20"/>
          <w:szCs w:val="20"/>
          <w:lang w:val="en-AU"/>
        </w:rPr>
        <w:t xml:space="preserve">”) </w:t>
      </w:r>
      <w:r>
        <w:rPr>
          <w:rFonts w:ascii="Arial" w:hAnsi="Arial" w:cs="Arial"/>
          <w:sz w:val="20"/>
          <w:szCs w:val="20"/>
          <w:lang w:val="en-AU"/>
        </w:rPr>
        <w:t xml:space="preserve">is made </w:t>
      </w:r>
      <w:r w:rsidR="008E3F06">
        <w:rPr>
          <w:rFonts w:ascii="Arial" w:hAnsi="Arial" w:cs="Arial"/>
          <w:sz w:val="20"/>
          <w:szCs w:val="20"/>
          <w:lang w:val="en-AU"/>
        </w:rPr>
        <w:t>effective as of</w:t>
      </w:r>
      <w:r>
        <w:rPr>
          <w:rFonts w:ascii="Arial" w:hAnsi="Arial" w:cs="Arial"/>
          <w:sz w:val="20"/>
          <w:szCs w:val="20"/>
          <w:lang w:val="en-AU"/>
        </w:rPr>
        <w:t xml:space="preserve"> </w:t>
      </w:r>
      <w:r w:rsidR="00B86936" w:rsidRPr="009A1229">
        <w:rPr>
          <w:rFonts w:ascii="Arial" w:hAnsi="Arial" w:cs="Arial"/>
          <w:sz w:val="20"/>
          <w:szCs w:val="20"/>
          <w:lang w:val="en-AU"/>
        </w:rPr>
        <w:t>2</w:t>
      </w:r>
      <w:r w:rsidR="00774D59" w:rsidRPr="009A1229">
        <w:rPr>
          <w:rFonts w:ascii="Arial" w:hAnsi="Arial" w:cs="Arial"/>
          <w:sz w:val="20"/>
          <w:szCs w:val="20"/>
          <w:lang w:val="en-AU"/>
        </w:rPr>
        <w:t>2</w:t>
      </w:r>
      <w:r w:rsidRPr="009A1229">
        <w:rPr>
          <w:rFonts w:ascii="Arial" w:hAnsi="Arial" w:cs="Arial"/>
          <w:sz w:val="20"/>
          <w:szCs w:val="20"/>
          <w:lang w:val="en-AU"/>
        </w:rPr>
        <w:t xml:space="preserve"> </w:t>
      </w:r>
      <w:r w:rsidR="00B86936" w:rsidRPr="009A1229">
        <w:rPr>
          <w:rFonts w:ascii="Arial" w:hAnsi="Arial" w:cs="Arial"/>
          <w:sz w:val="20"/>
          <w:szCs w:val="20"/>
          <w:lang w:val="en-AU"/>
        </w:rPr>
        <w:t>May</w:t>
      </w:r>
      <w:r w:rsidRPr="009A1229">
        <w:rPr>
          <w:rFonts w:ascii="Arial" w:hAnsi="Arial" w:cs="Arial"/>
          <w:sz w:val="20"/>
          <w:szCs w:val="20"/>
          <w:lang w:val="en-AU"/>
        </w:rPr>
        <w:t xml:space="preserve"> 2025</w:t>
      </w:r>
      <w:r>
        <w:rPr>
          <w:rFonts w:ascii="Arial" w:hAnsi="Arial" w:cs="Arial"/>
          <w:sz w:val="20"/>
          <w:szCs w:val="20"/>
          <w:lang w:val="en-AU"/>
        </w:rPr>
        <w:t xml:space="preserve"> (“</w:t>
      </w:r>
      <w:r w:rsidRPr="006D0100">
        <w:rPr>
          <w:rFonts w:ascii="Arial" w:hAnsi="Arial" w:cs="Arial"/>
          <w:b/>
          <w:bCs/>
          <w:sz w:val="20"/>
          <w:szCs w:val="20"/>
          <w:lang w:val="en-AU"/>
        </w:rPr>
        <w:t>Effective Date</w:t>
      </w:r>
      <w:r w:rsidR="006D0100">
        <w:rPr>
          <w:rFonts w:ascii="Arial" w:hAnsi="Arial" w:cs="Arial"/>
          <w:sz w:val="20"/>
          <w:szCs w:val="20"/>
          <w:lang w:val="en-AU"/>
        </w:rPr>
        <w:t>”</w:t>
      </w:r>
      <w:r>
        <w:rPr>
          <w:rFonts w:ascii="Arial" w:hAnsi="Arial" w:cs="Arial"/>
          <w:sz w:val="20"/>
          <w:szCs w:val="20"/>
          <w:lang w:val="en-AU"/>
        </w:rPr>
        <w:t xml:space="preserve">) </w:t>
      </w:r>
      <w:r w:rsidR="00536ED9" w:rsidRPr="00331BD0">
        <w:rPr>
          <w:rFonts w:ascii="Arial" w:hAnsi="Arial" w:cs="Arial"/>
          <w:sz w:val="20"/>
          <w:szCs w:val="20"/>
          <w:lang w:val="en-AU"/>
        </w:rPr>
        <w:t xml:space="preserve">between </w:t>
      </w:r>
    </w:p>
    <w:p w14:paraId="6104DA34" w14:textId="77777777" w:rsidR="00536ED9" w:rsidRPr="00331BD0" w:rsidRDefault="00536ED9">
      <w:pPr>
        <w:rPr>
          <w:rFonts w:ascii="Arial" w:hAnsi="Arial" w:cs="Arial"/>
          <w:sz w:val="20"/>
          <w:szCs w:val="20"/>
          <w:lang w:val="en-AU"/>
        </w:rPr>
      </w:pPr>
    </w:p>
    <w:p w14:paraId="603F82E9" w14:textId="5D04F42D" w:rsidR="00536ED9" w:rsidRPr="000E2AD1" w:rsidRDefault="00536ED9">
      <w:pPr>
        <w:rPr>
          <w:rFonts w:ascii="Arial" w:hAnsi="Arial" w:cs="Arial"/>
          <w:sz w:val="20"/>
          <w:szCs w:val="20"/>
          <w:lang w:val="de-DE"/>
        </w:rPr>
      </w:pPr>
      <w:r w:rsidRPr="000E2AD1">
        <w:rPr>
          <w:rFonts w:ascii="Arial" w:hAnsi="Arial" w:cs="Arial"/>
          <w:b/>
          <w:sz w:val="20"/>
          <w:szCs w:val="20"/>
          <w:lang w:val="de-DE"/>
        </w:rPr>
        <w:t>Colosseum AG</w:t>
      </w:r>
      <w:r w:rsidR="00DD4980" w:rsidRPr="000E2AD1">
        <w:rPr>
          <w:rFonts w:ascii="Arial" w:hAnsi="Arial" w:cs="Arial"/>
          <w:bCs/>
          <w:sz w:val="20"/>
          <w:szCs w:val="20"/>
          <w:lang w:val="de-DE"/>
        </w:rPr>
        <w:t xml:space="preserve">, </w:t>
      </w:r>
      <w:r w:rsidR="00C91497" w:rsidRPr="000E2AD1">
        <w:rPr>
          <w:rFonts w:ascii="Arial" w:hAnsi="Arial" w:cs="Arial"/>
          <w:bCs/>
          <w:sz w:val="20"/>
          <w:szCs w:val="20"/>
          <w:lang w:val="de-DE"/>
        </w:rPr>
        <w:t xml:space="preserve">Talstrasse </w:t>
      </w:r>
      <w:r w:rsidR="009A68F2" w:rsidRPr="000E2AD1">
        <w:rPr>
          <w:rFonts w:ascii="Arial" w:hAnsi="Arial" w:cs="Arial"/>
          <w:bCs/>
          <w:sz w:val="20"/>
          <w:szCs w:val="20"/>
          <w:lang w:val="de-DE"/>
        </w:rPr>
        <w:t>7</w:t>
      </w:r>
      <w:r w:rsidRPr="000E2AD1">
        <w:rPr>
          <w:rFonts w:ascii="Arial" w:hAnsi="Arial" w:cs="Arial"/>
          <w:sz w:val="20"/>
          <w:szCs w:val="20"/>
          <w:lang w:val="de-DE"/>
        </w:rPr>
        <w:t>0</w:t>
      </w:r>
      <w:r w:rsidR="00DD4980" w:rsidRPr="000E2AD1">
        <w:rPr>
          <w:rFonts w:ascii="Arial" w:hAnsi="Arial" w:cs="Arial"/>
          <w:sz w:val="20"/>
          <w:szCs w:val="20"/>
          <w:lang w:val="de-DE"/>
        </w:rPr>
        <w:t xml:space="preserve">, </w:t>
      </w:r>
      <w:r w:rsidRPr="000E2AD1">
        <w:rPr>
          <w:rFonts w:ascii="Arial" w:hAnsi="Arial" w:cs="Arial"/>
          <w:sz w:val="20"/>
          <w:szCs w:val="20"/>
          <w:lang w:val="de-DE"/>
        </w:rPr>
        <w:t>800</w:t>
      </w:r>
      <w:r w:rsidR="00DF791C" w:rsidRPr="000E2AD1">
        <w:rPr>
          <w:rFonts w:ascii="Arial" w:hAnsi="Arial" w:cs="Arial"/>
          <w:sz w:val="20"/>
          <w:szCs w:val="20"/>
          <w:lang w:val="de-DE"/>
        </w:rPr>
        <w:t>1</w:t>
      </w:r>
      <w:r w:rsidRPr="000E2AD1">
        <w:rPr>
          <w:rFonts w:ascii="Arial" w:hAnsi="Arial" w:cs="Arial"/>
          <w:sz w:val="20"/>
          <w:szCs w:val="20"/>
          <w:lang w:val="de-DE"/>
        </w:rPr>
        <w:t xml:space="preserve"> Zurich</w:t>
      </w:r>
      <w:r w:rsidR="00DD4980" w:rsidRPr="000E2AD1">
        <w:rPr>
          <w:rFonts w:ascii="Arial" w:hAnsi="Arial" w:cs="Arial"/>
          <w:sz w:val="20"/>
          <w:szCs w:val="20"/>
          <w:lang w:val="de-DE"/>
        </w:rPr>
        <w:t xml:space="preserve">, </w:t>
      </w:r>
      <w:r w:rsidRPr="000E2AD1">
        <w:rPr>
          <w:rFonts w:ascii="Arial" w:hAnsi="Arial" w:cs="Arial"/>
          <w:sz w:val="20"/>
          <w:szCs w:val="20"/>
          <w:lang w:val="de-DE"/>
        </w:rPr>
        <w:t>Switzerland</w:t>
      </w:r>
    </w:p>
    <w:p w14:paraId="7F8E10B0" w14:textId="77777777" w:rsidR="00536ED9" w:rsidRPr="000E2AD1" w:rsidRDefault="00536ED9" w:rsidP="00536ED9">
      <w:pPr>
        <w:jc w:val="right"/>
        <w:rPr>
          <w:rFonts w:ascii="Arial" w:hAnsi="Arial" w:cs="Arial"/>
          <w:sz w:val="20"/>
          <w:szCs w:val="20"/>
          <w:lang w:val="de-DE"/>
        </w:rPr>
      </w:pPr>
      <w:r w:rsidRPr="000E2AD1">
        <w:rPr>
          <w:rFonts w:ascii="Arial" w:hAnsi="Arial" w:cs="Arial"/>
          <w:sz w:val="20"/>
          <w:szCs w:val="20"/>
          <w:lang w:val="de-DE"/>
        </w:rPr>
        <w:t>(«</w:t>
      </w:r>
      <w:r w:rsidRPr="000E2AD1">
        <w:rPr>
          <w:rFonts w:ascii="Arial" w:hAnsi="Arial" w:cs="Arial"/>
          <w:b/>
          <w:sz w:val="20"/>
          <w:szCs w:val="20"/>
          <w:lang w:val="de-DE"/>
        </w:rPr>
        <w:t>Colosseum</w:t>
      </w:r>
      <w:r w:rsidRPr="000E2AD1">
        <w:rPr>
          <w:rFonts w:ascii="Arial" w:hAnsi="Arial" w:cs="Arial"/>
          <w:sz w:val="20"/>
          <w:szCs w:val="20"/>
          <w:lang w:val="de-DE"/>
        </w:rPr>
        <w:t>»)</w:t>
      </w:r>
    </w:p>
    <w:p w14:paraId="488D6BBD" w14:textId="77777777" w:rsidR="00536ED9" w:rsidRPr="00C75E5A" w:rsidRDefault="00536ED9">
      <w:pPr>
        <w:rPr>
          <w:rFonts w:ascii="Arial" w:hAnsi="Arial" w:cs="Arial"/>
          <w:sz w:val="20"/>
          <w:szCs w:val="20"/>
          <w:lang w:val="ro-RO"/>
        </w:rPr>
      </w:pPr>
    </w:p>
    <w:p w14:paraId="746B1529" w14:textId="77777777" w:rsidR="00536ED9" w:rsidRPr="009050C9" w:rsidRDefault="00536ED9">
      <w:pPr>
        <w:rPr>
          <w:rFonts w:ascii="Arial" w:hAnsi="Arial" w:cs="Arial"/>
          <w:sz w:val="20"/>
          <w:szCs w:val="20"/>
          <w:lang w:val="ro-RO"/>
        </w:rPr>
      </w:pPr>
      <w:r w:rsidRPr="009050C9">
        <w:rPr>
          <w:rFonts w:ascii="Arial" w:hAnsi="Arial" w:cs="Arial"/>
          <w:sz w:val="20"/>
          <w:szCs w:val="20"/>
          <w:lang w:val="ro-RO"/>
        </w:rPr>
        <w:t xml:space="preserve">and </w:t>
      </w:r>
    </w:p>
    <w:p w14:paraId="4B17CE7D" w14:textId="77777777" w:rsidR="00536ED9" w:rsidRPr="009050C9" w:rsidRDefault="00536ED9">
      <w:pPr>
        <w:rPr>
          <w:rFonts w:ascii="Arial" w:hAnsi="Arial" w:cs="Arial"/>
          <w:sz w:val="20"/>
          <w:szCs w:val="20"/>
          <w:lang w:val="ro-RO"/>
        </w:rPr>
      </w:pPr>
    </w:p>
    <w:p w14:paraId="32AC22D7" w14:textId="6871B1D6" w:rsidR="00536ED9" w:rsidRPr="009050C9" w:rsidRDefault="00DD2964" w:rsidP="00C75E5A">
      <w:pPr>
        <w:rPr>
          <w:rFonts w:ascii="Arial" w:hAnsi="Arial" w:cs="Arial"/>
          <w:color w:val="000000"/>
          <w:sz w:val="20"/>
          <w:szCs w:val="20"/>
          <w:lang w:val="ro-RO"/>
        </w:rPr>
      </w:pPr>
      <w:r w:rsidRPr="009050C9">
        <w:rPr>
          <w:rFonts w:ascii="Arial" w:hAnsi="Arial" w:cs="Arial"/>
          <w:b/>
          <w:bCs/>
          <w:color w:val="000000"/>
          <w:sz w:val="20"/>
          <w:szCs w:val="20"/>
          <w:lang w:val="ro-RO"/>
        </w:rPr>
        <w:t>Sonrisa Informatikai Kft</w:t>
      </w:r>
      <w:r w:rsidR="00C449C5" w:rsidRPr="009050C9">
        <w:rPr>
          <w:rFonts w:ascii="Arial" w:hAnsi="Arial" w:cs="Arial"/>
          <w:color w:val="000000"/>
          <w:sz w:val="20"/>
          <w:szCs w:val="20"/>
          <w:lang w:val="ro-RO"/>
        </w:rPr>
        <w:t xml:space="preserve">, </w:t>
      </w:r>
      <w:r w:rsidR="00D94ABC" w:rsidRPr="009050C9">
        <w:rPr>
          <w:rFonts w:ascii="Arial" w:hAnsi="Arial" w:cs="Arial"/>
          <w:color w:val="000000"/>
          <w:sz w:val="20"/>
          <w:szCs w:val="20"/>
          <w:lang w:val="ro-RO"/>
        </w:rPr>
        <w:t>10</w:t>
      </w:r>
      <w:r w:rsidR="00C75E5A" w:rsidRPr="009050C9">
        <w:rPr>
          <w:rFonts w:ascii="Arial" w:hAnsi="Arial" w:cs="Arial"/>
          <w:color w:val="000000"/>
          <w:sz w:val="20"/>
          <w:szCs w:val="20"/>
          <w:lang w:val="ro-RO"/>
        </w:rPr>
        <w:t>38</w:t>
      </w:r>
      <w:r w:rsidR="00D94ABC" w:rsidRPr="009050C9">
        <w:rPr>
          <w:rFonts w:ascii="Arial" w:hAnsi="Arial" w:cs="Arial"/>
          <w:color w:val="000000"/>
          <w:sz w:val="20"/>
          <w:szCs w:val="20"/>
          <w:lang w:val="ro-RO"/>
        </w:rPr>
        <w:t xml:space="preserve"> Budapest, </w:t>
      </w:r>
      <w:r w:rsidR="00C75E5A" w:rsidRPr="009050C9">
        <w:rPr>
          <w:rFonts w:ascii="Arial" w:hAnsi="Arial" w:cs="Arial"/>
          <w:color w:val="000000"/>
          <w:sz w:val="20"/>
          <w:szCs w:val="20"/>
          <w:lang w:val="ro-RO"/>
        </w:rPr>
        <w:t>Népfürdő u. 22.</w:t>
      </w:r>
      <w:r w:rsidR="00D94ABC" w:rsidRPr="009050C9">
        <w:rPr>
          <w:rFonts w:ascii="Arial" w:hAnsi="Arial" w:cs="Arial"/>
          <w:color w:val="000000"/>
          <w:sz w:val="20"/>
          <w:szCs w:val="20"/>
          <w:lang w:val="ro-RO"/>
        </w:rPr>
        <w:t>, Hungary</w:t>
      </w:r>
    </w:p>
    <w:p w14:paraId="10C16162" w14:textId="77777777" w:rsidR="00536ED9" w:rsidRPr="00331BD0" w:rsidRDefault="00536ED9" w:rsidP="00536ED9">
      <w:pPr>
        <w:jc w:val="right"/>
        <w:rPr>
          <w:rFonts w:ascii="Arial" w:hAnsi="Arial" w:cs="Arial"/>
          <w:sz w:val="20"/>
          <w:szCs w:val="20"/>
          <w:lang w:val="en-AU"/>
        </w:rPr>
      </w:pPr>
      <w:r w:rsidRPr="00331BD0">
        <w:rPr>
          <w:rFonts w:ascii="Arial" w:hAnsi="Arial" w:cs="Arial"/>
          <w:sz w:val="20"/>
          <w:szCs w:val="20"/>
          <w:lang w:val="en-AU"/>
        </w:rPr>
        <w:t>(«</w:t>
      </w:r>
      <w:r w:rsidRPr="00331BD0">
        <w:rPr>
          <w:rFonts w:ascii="Arial" w:hAnsi="Arial" w:cs="Arial"/>
          <w:b/>
          <w:sz w:val="20"/>
          <w:szCs w:val="20"/>
          <w:lang w:val="en-AU"/>
        </w:rPr>
        <w:t>Service</w:t>
      </w:r>
      <w:r w:rsidRPr="00331BD0">
        <w:rPr>
          <w:rFonts w:ascii="Arial" w:hAnsi="Arial" w:cs="Arial"/>
          <w:sz w:val="20"/>
          <w:szCs w:val="20"/>
          <w:lang w:val="en-AU"/>
        </w:rPr>
        <w:t xml:space="preserve"> </w:t>
      </w:r>
      <w:r w:rsidRPr="00331BD0">
        <w:rPr>
          <w:rFonts w:ascii="Arial" w:hAnsi="Arial" w:cs="Arial"/>
          <w:b/>
          <w:sz w:val="20"/>
          <w:szCs w:val="20"/>
          <w:lang w:val="en-AU"/>
        </w:rPr>
        <w:t>Provider</w:t>
      </w:r>
      <w:r w:rsidRPr="00331BD0">
        <w:rPr>
          <w:rFonts w:ascii="Arial" w:hAnsi="Arial" w:cs="Arial"/>
          <w:sz w:val="20"/>
          <w:szCs w:val="20"/>
          <w:lang w:val="en-AU"/>
        </w:rPr>
        <w:t>»)</w:t>
      </w:r>
    </w:p>
    <w:p w14:paraId="6EB8B7EF" w14:textId="77777777" w:rsidR="00DF32AB" w:rsidRPr="00331BD0" w:rsidRDefault="00DF32AB" w:rsidP="00536ED9">
      <w:pPr>
        <w:jc w:val="right"/>
        <w:rPr>
          <w:rFonts w:ascii="Arial" w:hAnsi="Arial" w:cs="Arial"/>
          <w:sz w:val="20"/>
          <w:szCs w:val="20"/>
          <w:lang w:val="en-AU"/>
        </w:rPr>
      </w:pPr>
    </w:p>
    <w:p w14:paraId="65C1A6D2" w14:textId="00BD06C1" w:rsidR="00536ED9" w:rsidRPr="00331BD0" w:rsidRDefault="00536ED9" w:rsidP="00536ED9">
      <w:pPr>
        <w:jc w:val="right"/>
        <w:rPr>
          <w:rFonts w:ascii="Arial" w:hAnsi="Arial" w:cs="Arial"/>
          <w:sz w:val="20"/>
          <w:szCs w:val="20"/>
          <w:lang w:val="en-AU"/>
        </w:rPr>
      </w:pPr>
      <w:r w:rsidRPr="00331BD0">
        <w:rPr>
          <w:rFonts w:ascii="Arial" w:hAnsi="Arial" w:cs="Arial"/>
          <w:sz w:val="20"/>
          <w:szCs w:val="20"/>
          <w:lang w:val="en-AU"/>
        </w:rPr>
        <w:t>(Colosseum and Service Provider together the «</w:t>
      </w:r>
      <w:r w:rsidRPr="00331BD0">
        <w:rPr>
          <w:rFonts w:ascii="Arial" w:hAnsi="Arial" w:cs="Arial"/>
          <w:b/>
          <w:sz w:val="20"/>
          <w:szCs w:val="20"/>
          <w:lang w:val="en-AU"/>
        </w:rPr>
        <w:t>Parties</w:t>
      </w:r>
      <w:r w:rsidRPr="00331BD0">
        <w:rPr>
          <w:rFonts w:ascii="Arial" w:hAnsi="Arial" w:cs="Arial"/>
          <w:sz w:val="20"/>
          <w:szCs w:val="20"/>
          <w:lang w:val="en-AU"/>
        </w:rPr>
        <w:t>» and each a «</w:t>
      </w:r>
      <w:r w:rsidRPr="00331BD0">
        <w:rPr>
          <w:rFonts w:ascii="Arial" w:hAnsi="Arial" w:cs="Arial"/>
          <w:b/>
          <w:sz w:val="20"/>
          <w:szCs w:val="20"/>
          <w:lang w:val="en-AU"/>
        </w:rPr>
        <w:t>Party</w:t>
      </w:r>
      <w:r w:rsidRPr="00331BD0">
        <w:rPr>
          <w:rFonts w:ascii="Arial" w:hAnsi="Arial" w:cs="Arial"/>
          <w:sz w:val="20"/>
          <w:szCs w:val="20"/>
          <w:lang w:val="en-AU"/>
        </w:rPr>
        <w:t>»)</w:t>
      </w:r>
    </w:p>
    <w:p w14:paraId="5129A54C" w14:textId="77777777" w:rsidR="00536ED9" w:rsidRPr="00331BD0" w:rsidRDefault="00536ED9" w:rsidP="00536ED9">
      <w:pPr>
        <w:rPr>
          <w:rFonts w:ascii="Arial" w:hAnsi="Arial" w:cs="Arial"/>
          <w:sz w:val="20"/>
          <w:szCs w:val="20"/>
          <w:lang w:val="en-AU"/>
        </w:rPr>
      </w:pPr>
    </w:p>
    <w:p w14:paraId="5BDBC23C" w14:textId="01FCC20F" w:rsidR="00536ED9" w:rsidRPr="00331BD0" w:rsidRDefault="00E909E1" w:rsidP="00536ED9">
      <w:pPr>
        <w:pStyle w:val="ListParagraph"/>
        <w:numPr>
          <w:ilvl w:val="0"/>
          <w:numId w:val="1"/>
        </w:numPr>
        <w:ind w:hanging="720"/>
        <w:jc w:val="both"/>
        <w:rPr>
          <w:rFonts w:ascii="Arial" w:hAnsi="Arial" w:cs="Arial"/>
          <w:b/>
          <w:sz w:val="20"/>
          <w:szCs w:val="20"/>
          <w:lang w:val="en-AU"/>
        </w:rPr>
      </w:pPr>
      <w:r>
        <w:rPr>
          <w:rFonts w:ascii="Arial" w:hAnsi="Arial" w:cs="Arial"/>
          <w:b/>
          <w:sz w:val="20"/>
          <w:szCs w:val="20"/>
          <w:lang w:val="en-AU"/>
        </w:rPr>
        <w:t>General</w:t>
      </w:r>
    </w:p>
    <w:p w14:paraId="18B75D1A" w14:textId="77777777" w:rsidR="00536ED9" w:rsidRPr="00331BD0" w:rsidRDefault="00536ED9" w:rsidP="00536ED9">
      <w:pPr>
        <w:jc w:val="both"/>
        <w:rPr>
          <w:rFonts w:ascii="Arial" w:hAnsi="Arial" w:cs="Arial"/>
          <w:sz w:val="20"/>
          <w:szCs w:val="20"/>
          <w:lang w:val="en-AU"/>
        </w:rPr>
      </w:pPr>
    </w:p>
    <w:p w14:paraId="4D7B7819" w14:textId="4B5268E6" w:rsidR="00536ED9" w:rsidRPr="00331BD0" w:rsidRDefault="00E71D2A" w:rsidP="00E71D2A">
      <w:pPr>
        <w:ind w:left="708"/>
        <w:jc w:val="both"/>
        <w:rPr>
          <w:rFonts w:ascii="Arial" w:hAnsi="Arial" w:cs="Arial"/>
          <w:sz w:val="20"/>
          <w:szCs w:val="20"/>
          <w:lang w:val="en-AU"/>
        </w:rPr>
      </w:pPr>
      <w:r w:rsidRPr="00E71D2A">
        <w:rPr>
          <w:rFonts w:ascii="Arial" w:hAnsi="Arial" w:cs="Arial"/>
          <w:sz w:val="20"/>
          <w:szCs w:val="20"/>
          <w:lang w:val="en-AU"/>
        </w:rPr>
        <w:t>Upon execution, this SOW is appended to</w:t>
      </w:r>
      <w:r>
        <w:rPr>
          <w:rFonts w:ascii="Arial" w:hAnsi="Arial" w:cs="Arial"/>
          <w:sz w:val="20"/>
          <w:szCs w:val="20"/>
          <w:lang w:val="en-AU"/>
        </w:rPr>
        <w:t xml:space="preserve"> </w:t>
      </w:r>
      <w:r w:rsidRPr="00E71D2A">
        <w:rPr>
          <w:rFonts w:ascii="Arial" w:hAnsi="Arial" w:cs="Arial"/>
          <w:sz w:val="20"/>
          <w:szCs w:val="20"/>
          <w:lang w:val="en-AU"/>
        </w:rPr>
        <w:t xml:space="preserve">and governed by the </w:t>
      </w:r>
      <w:r w:rsidR="00F061E2">
        <w:rPr>
          <w:rFonts w:ascii="Arial" w:hAnsi="Arial" w:cs="Arial"/>
          <w:sz w:val="20"/>
          <w:szCs w:val="20"/>
          <w:lang w:val="en-AU"/>
        </w:rPr>
        <w:t xml:space="preserve">Master Service Agreement dated </w:t>
      </w:r>
      <w:r w:rsidR="00815586">
        <w:rPr>
          <w:rFonts w:ascii="Arial" w:hAnsi="Arial" w:cs="Arial"/>
          <w:sz w:val="20"/>
          <w:szCs w:val="20"/>
          <w:lang w:val="en-AU"/>
        </w:rPr>
        <w:t xml:space="preserve">22 </w:t>
      </w:r>
      <w:r w:rsidR="00815586" w:rsidRPr="00815586">
        <w:rPr>
          <w:rFonts w:ascii="Arial" w:hAnsi="Arial" w:cs="Arial"/>
          <w:sz w:val="20"/>
          <w:szCs w:val="20"/>
          <w:lang w:val="en-AU"/>
        </w:rPr>
        <w:t>May</w:t>
      </w:r>
      <w:r w:rsidR="00F061E2" w:rsidRPr="009A1229">
        <w:rPr>
          <w:rFonts w:ascii="Arial" w:hAnsi="Arial" w:cs="Arial"/>
          <w:sz w:val="20"/>
          <w:szCs w:val="20"/>
          <w:lang w:val="en-AU"/>
        </w:rPr>
        <w:t xml:space="preserve"> 2025</w:t>
      </w:r>
      <w:r w:rsidRPr="00E71D2A">
        <w:rPr>
          <w:rFonts w:ascii="Arial" w:hAnsi="Arial" w:cs="Arial"/>
          <w:sz w:val="20"/>
          <w:szCs w:val="20"/>
          <w:lang w:val="en-AU"/>
        </w:rPr>
        <w:t xml:space="preserve"> between </w:t>
      </w:r>
      <w:r w:rsidR="008454C8">
        <w:rPr>
          <w:rFonts w:ascii="Arial" w:hAnsi="Arial" w:cs="Arial"/>
          <w:sz w:val="20"/>
          <w:szCs w:val="20"/>
          <w:lang w:val="en-AU"/>
        </w:rPr>
        <w:t xml:space="preserve">Service Provider </w:t>
      </w:r>
      <w:r w:rsidRPr="00E71D2A">
        <w:rPr>
          <w:rFonts w:ascii="Arial" w:hAnsi="Arial" w:cs="Arial"/>
          <w:sz w:val="20"/>
          <w:szCs w:val="20"/>
          <w:lang w:val="en-AU"/>
        </w:rPr>
        <w:t xml:space="preserve">and </w:t>
      </w:r>
      <w:r w:rsidR="008454C8">
        <w:rPr>
          <w:rFonts w:ascii="Arial" w:hAnsi="Arial" w:cs="Arial"/>
          <w:sz w:val="20"/>
          <w:szCs w:val="20"/>
          <w:lang w:val="en-AU"/>
        </w:rPr>
        <w:t>Colosseum</w:t>
      </w:r>
      <w:r w:rsidR="00A44CD1">
        <w:rPr>
          <w:rFonts w:ascii="Arial" w:hAnsi="Arial" w:cs="Arial"/>
          <w:sz w:val="20"/>
          <w:szCs w:val="20"/>
          <w:lang w:val="en-AU"/>
        </w:rPr>
        <w:t xml:space="preserve"> (“</w:t>
      </w:r>
      <w:r w:rsidR="00A44CD1" w:rsidRPr="00A44CD1">
        <w:rPr>
          <w:rFonts w:ascii="Arial" w:hAnsi="Arial" w:cs="Arial"/>
          <w:b/>
          <w:bCs/>
          <w:sz w:val="20"/>
          <w:szCs w:val="20"/>
          <w:lang w:val="en-AU"/>
        </w:rPr>
        <w:t>MSA</w:t>
      </w:r>
      <w:r w:rsidR="00A44CD1">
        <w:rPr>
          <w:rFonts w:ascii="Arial" w:hAnsi="Arial" w:cs="Arial"/>
          <w:sz w:val="20"/>
          <w:szCs w:val="20"/>
          <w:lang w:val="en-AU"/>
        </w:rPr>
        <w:t>”)</w:t>
      </w:r>
      <w:r w:rsidRPr="00E71D2A">
        <w:rPr>
          <w:rFonts w:ascii="Arial" w:hAnsi="Arial" w:cs="Arial"/>
          <w:sz w:val="20"/>
          <w:szCs w:val="20"/>
          <w:lang w:val="en-AU"/>
        </w:rPr>
        <w:t>.</w:t>
      </w:r>
      <w:r w:rsidR="009363CA" w:rsidRPr="00331BD0">
        <w:rPr>
          <w:rFonts w:ascii="Arial" w:hAnsi="Arial" w:cs="Arial"/>
          <w:sz w:val="20"/>
          <w:szCs w:val="20"/>
          <w:lang w:val="en-AU"/>
        </w:rPr>
        <w:t xml:space="preserve"> </w:t>
      </w:r>
      <w:r w:rsidR="00A75C0E" w:rsidRPr="00A75C0E">
        <w:rPr>
          <w:rFonts w:ascii="Arial" w:hAnsi="Arial" w:cs="Arial"/>
          <w:sz w:val="20"/>
          <w:szCs w:val="20"/>
          <w:lang w:val="en-AU"/>
        </w:rPr>
        <w:t>Capital terms and abbreviations used but not defined herein shall have the same meaning as set out in the MSA</w:t>
      </w:r>
      <w:r w:rsidR="00A75C0E">
        <w:rPr>
          <w:rFonts w:ascii="Arial" w:hAnsi="Arial" w:cs="Arial"/>
          <w:sz w:val="20"/>
          <w:szCs w:val="20"/>
          <w:lang w:val="en-AU"/>
        </w:rPr>
        <w:t>.</w:t>
      </w:r>
    </w:p>
    <w:p w14:paraId="6F7E1ACE" w14:textId="77777777" w:rsidR="0085462C" w:rsidRPr="00331BD0" w:rsidRDefault="0085462C" w:rsidP="00536ED9">
      <w:pPr>
        <w:ind w:left="708"/>
        <w:jc w:val="both"/>
        <w:rPr>
          <w:rFonts w:ascii="Arial" w:hAnsi="Arial" w:cs="Arial"/>
          <w:sz w:val="20"/>
          <w:szCs w:val="20"/>
          <w:lang w:val="en-AU"/>
        </w:rPr>
      </w:pPr>
    </w:p>
    <w:p w14:paraId="53D7413A" w14:textId="2FAC26C1" w:rsidR="009363CA" w:rsidRPr="00331BD0" w:rsidRDefault="003B412C" w:rsidP="0210ECFA">
      <w:pPr>
        <w:pStyle w:val="ListParagraph"/>
        <w:numPr>
          <w:ilvl w:val="0"/>
          <w:numId w:val="1"/>
        </w:numPr>
        <w:ind w:hanging="720"/>
        <w:jc w:val="both"/>
        <w:rPr>
          <w:rFonts w:ascii="Arial" w:hAnsi="Arial" w:cs="Arial"/>
          <w:b/>
          <w:bCs/>
          <w:sz w:val="20"/>
          <w:szCs w:val="20"/>
          <w:lang w:val="en-AU"/>
        </w:rPr>
      </w:pPr>
      <w:r>
        <w:rPr>
          <w:rFonts w:ascii="Arial" w:hAnsi="Arial" w:cs="Arial"/>
          <w:b/>
          <w:bCs/>
          <w:sz w:val="20"/>
          <w:szCs w:val="20"/>
          <w:lang w:val="en-AU"/>
        </w:rPr>
        <w:t>Scope of the SOW</w:t>
      </w:r>
    </w:p>
    <w:p w14:paraId="03EE3999" w14:textId="77777777" w:rsidR="008C743D" w:rsidRPr="00331BD0" w:rsidRDefault="008C743D" w:rsidP="00536ED9">
      <w:pPr>
        <w:ind w:left="708"/>
        <w:jc w:val="both"/>
        <w:rPr>
          <w:rFonts w:ascii="Arial" w:hAnsi="Arial" w:cs="Arial"/>
          <w:sz w:val="20"/>
          <w:szCs w:val="20"/>
          <w:lang w:val="en-AU"/>
        </w:rPr>
      </w:pPr>
    </w:p>
    <w:p w14:paraId="271FA8F7" w14:textId="472B8EA7" w:rsidR="00E51054" w:rsidRDefault="00550A67" w:rsidP="009A1229">
      <w:pPr>
        <w:pStyle w:val="ListParagraph"/>
        <w:ind w:left="760" w:hanging="760"/>
        <w:jc w:val="both"/>
        <w:rPr>
          <w:rFonts w:ascii="Arial" w:hAnsi="Arial" w:cs="Arial"/>
          <w:sz w:val="20"/>
          <w:szCs w:val="20"/>
          <w:lang w:val="en-AU"/>
        </w:rPr>
      </w:pPr>
      <w:r>
        <w:rPr>
          <w:rFonts w:ascii="Arial" w:hAnsi="Arial" w:cs="Arial"/>
          <w:sz w:val="20"/>
          <w:szCs w:val="20"/>
          <w:lang w:val="en-AU"/>
        </w:rPr>
        <w:t xml:space="preserve">2.1 </w:t>
      </w:r>
      <w:r>
        <w:rPr>
          <w:rFonts w:ascii="Arial" w:hAnsi="Arial" w:cs="Arial"/>
          <w:sz w:val="20"/>
          <w:szCs w:val="20"/>
          <w:lang w:val="en-AU"/>
        </w:rPr>
        <w:tab/>
      </w:r>
      <w:r w:rsidR="005B2834" w:rsidRPr="005B2834">
        <w:rPr>
          <w:rFonts w:ascii="Arial" w:hAnsi="Arial" w:cs="Arial"/>
          <w:sz w:val="20"/>
          <w:szCs w:val="20"/>
          <w:lang w:val="en-AU"/>
        </w:rPr>
        <w:t>Service Provider shall conduct a comprehensive audit and optimization of Colosseum's Azure Logic Apps that support data exchange for Microsoft Dynamics 365, with the objective of resolving intermittent issues and reliability concerns</w:t>
      </w:r>
      <w:r w:rsidR="009F1F6D">
        <w:rPr>
          <w:rFonts w:ascii="Arial" w:hAnsi="Arial" w:cs="Arial"/>
          <w:sz w:val="20"/>
          <w:szCs w:val="20"/>
          <w:lang w:val="en-AU"/>
        </w:rPr>
        <w:t>.</w:t>
      </w:r>
    </w:p>
    <w:p w14:paraId="087AEB5F" w14:textId="77777777" w:rsidR="005B2834" w:rsidRDefault="005B2834" w:rsidP="009A1229">
      <w:pPr>
        <w:pStyle w:val="ListParagraph"/>
        <w:ind w:left="760" w:hanging="760"/>
        <w:jc w:val="both"/>
        <w:rPr>
          <w:rFonts w:ascii="Arial" w:hAnsi="Arial" w:cs="Arial"/>
          <w:sz w:val="20"/>
          <w:szCs w:val="20"/>
          <w:lang w:val="en-AU"/>
        </w:rPr>
      </w:pPr>
    </w:p>
    <w:p w14:paraId="727DEB7E" w14:textId="75401AC7" w:rsidR="00876C9F" w:rsidRPr="00876C9F" w:rsidRDefault="00550A67" w:rsidP="009A1229">
      <w:pPr>
        <w:pStyle w:val="ListParagraph"/>
        <w:ind w:left="760" w:hanging="760"/>
        <w:jc w:val="both"/>
        <w:rPr>
          <w:rFonts w:ascii="Arial" w:hAnsi="Arial" w:cs="Arial"/>
          <w:sz w:val="20"/>
          <w:szCs w:val="20"/>
          <w:lang w:val="en-AU"/>
        </w:rPr>
      </w:pPr>
      <w:r>
        <w:rPr>
          <w:rFonts w:ascii="Arial" w:hAnsi="Arial" w:cs="Arial"/>
          <w:sz w:val="20"/>
          <w:szCs w:val="20"/>
          <w:lang w:val="en-AU"/>
        </w:rPr>
        <w:t xml:space="preserve">2.2 </w:t>
      </w:r>
      <w:r>
        <w:rPr>
          <w:rFonts w:ascii="Arial" w:hAnsi="Arial" w:cs="Arial"/>
          <w:sz w:val="20"/>
          <w:szCs w:val="20"/>
          <w:lang w:val="en-AU"/>
        </w:rPr>
        <w:tab/>
      </w:r>
      <w:r w:rsidR="00876C9F" w:rsidRPr="00876C9F">
        <w:rPr>
          <w:rFonts w:ascii="Arial" w:hAnsi="Arial" w:cs="Arial"/>
          <w:sz w:val="20"/>
          <w:szCs w:val="20"/>
          <w:lang w:val="en-AU"/>
        </w:rPr>
        <w:t xml:space="preserve">The following tasks </w:t>
      </w:r>
      <w:r w:rsidR="00D3453D">
        <w:rPr>
          <w:rFonts w:ascii="Arial" w:hAnsi="Arial" w:cs="Arial"/>
          <w:sz w:val="20"/>
          <w:szCs w:val="20"/>
          <w:lang w:val="en-AU"/>
        </w:rPr>
        <w:t xml:space="preserve">shall </w:t>
      </w:r>
      <w:r w:rsidR="00876C9F" w:rsidRPr="00876C9F">
        <w:rPr>
          <w:rFonts w:ascii="Arial" w:hAnsi="Arial" w:cs="Arial"/>
          <w:sz w:val="20"/>
          <w:szCs w:val="20"/>
          <w:lang w:val="en-AU"/>
        </w:rPr>
        <w:t>be performed as part of th</w:t>
      </w:r>
      <w:r w:rsidR="00A14F5F">
        <w:rPr>
          <w:rFonts w:ascii="Arial" w:hAnsi="Arial" w:cs="Arial"/>
          <w:sz w:val="20"/>
          <w:szCs w:val="20"/>
          <w:lang w:val="en-AU"/>
        </w:rPr>
        <w:t>e Services</w:t>
      </w:r>
      <w:r w:rsidR="00876C9F" w:rsidRPr="00876C9F">
        <w:rPr>
          <w:rFonts w:ascii="Arial" w:hAnsi="Arial" w:cs="Arial"/>
          <w:sz w:val="20"/>
          <w:szCs w:val="20"/>
          <w:lang w:val="en-AU"/>
        </w:rPr>
        <w:t>:</w:t>
      </w:r>
    </w:p>
    <w:p w14:paraId="7DACC722" w14:textId="788B43E5" w:rsidR="005B2834" w:rsidRPr="005B2834" w:rsidRDefault="005B2834" w:rsidP="009A1229">
      <w:pPr>
        <w:numPr>
          <w:ilvl w:val="0"/>
          <w:numId w:val="29"/>
        </w:numPr>
        <w:tabs>
          <w:tab w:val="clear" w:pos="1480"/>
          <w:tab w:val="num" w:pos="720"/>
          <w:tab w:val="num" w:pos="1134"/>
        </w:tabs>
        <w:ind w:left="1134" w:hanging="283"/>
        <w:jc w:val="both"/>
        <w:rPr>
          <w:rFonts w:ascii="Arial" w:hAnsi="Arial" w:cs="Arial"/>
          <w:sz w:val="20"/>
          <w:szCs w:val="20"/>
          <w:lang w:val="hu-HU"/>
        </w:rPr>
      </w:pPr>
      <w:proofErr w:type="spellStart"/>
      <w:r w:rsidRPr="005B2834">
        <w:rPr>
          <w:rFonts w:ascii="Arial" w:hAnsi="Arial" w:cs="Arial"/>
          <w:sz w:val="20"/>
          <w:szCs w:val="20"/>
          <w:lang w:val="hu-HU"/>
        </w:rPr>
        <w:t>Technical</w:t>
      </w:r>
      <w:proofErr w:type="spellEnd"/>
      <w:r w:rsidRPr="005B2834">
        <w:rPr>
          <w:rFonts w:ascii="Arial" w:hAnsi="Arial" w:cs="Arial"/>
          <w:sz w:val="20"/>
          <w:szCs w:val="20"/>
          <w:lang w:val="hu-HU"/>
        </w:rPr>
        <w:t xml:space="preserve"> </w:t>
      </w:r>
      <w:proofErr w:type="spellStart"/>
      <w:r w:rsidRPr="005B2834">
        <w:rPr>
          <w:rFonts w:ascii="Arial" w:hAnsi="Arial" w:cs="Arial"/>
          <w:sz w:val="20"/>
          <w:szCs w:val="20"/>
          <w:lang w:val="hu-HU"/>
        </w:rPr>
        <w:t>discovery</w:t>
      </w:r>
      <w:proofErr w:type="spellEnd"/>
      <w:r w:rsidRPr="005B2834">
        <w:rPr>
          <w:rFonts w:ascii="Arial" w:hAnsi="Arial" w:cs="Arial"/>
          <w:sz w:val="20"/>
          <w:szCs w:val="20"/>
          <w:lang w:val="hu-HU"/>
        </w:rPr>
        <w:t xml:space="preserve"> session </w:t>
      </w:r>
      <w:proofErr w:type="spellStart"/>
      <w:r w:rsidRPr="005B2834">
        <w:rPr>
          <w:rFonts w:ascii="Arial" w:hAnsi="Arial" w:cs="Arial"/>
          <w:sz w:val="20"/>
          <w:szCs w:val="20"/>
          <w:lang w:val="hu-HU"/>
        </w:rPr>
        <w:t>with</w:t>
      </w:r>
      <w:proofErr w:type="spellEnd"/>
      <w:r w:rsidRPr="005B2834">
        <w:rPr>
          <w:rFonts w:ascii="Arial" w:hAnsi="Arial" w:cs="Arial"/>
          <w:sz w:val="20"/>
          <w:szCs w:val="20"/>
          <w:lang w:val="hu-HU"/>
        </w:rPr>
        <w:t xml:space="preserve"> Colosseum's ERP team and stakeholders</w:t>
      </w:r>
      <w:r w:rsidR="00864A63">
        <w:rPr>
          <w:rFonts w:ascii="Arial" w:hAnsi="Arial" w:cs="Arial"/>
          <w:sz w:val="20"/>
          <w:szCs w:val="20"/>
          <w:lang w:val="hu-HU"/>
        </w:rPr>
        <w:t>;</w:t>
      </w:r>
    </w:p>
    <w:p w14:paraId="68605145" w14:textId="0726330B" w:rsidR="005B2834" w:rsidRPr="005B2834" w:rsidRDefault="005B2834" w:rsidP="009A1229">
      <w:pPr>
        <w:numPr>
          <w:ilvl w:val="0"/>
          <w:numId w:val="29"/>
        </w:numPr>
        <w:tabs>
          <w:tab w:val="clear" w:pos="1480"/>
          <w:tab w:val="num" w:pos="720"/>
          <w:tab w:val="num" w:pos="1134"/>
        </w:tabs>
        <w:ind w:left="1134" w:hanging="283"/>
        <w:jc w:val="both"/>
        <w:rPr>
          <w:rFonts w:ascii="Arial" w:hAnsi="Arial" w:cs="Arial"/>
          <w:sz w:val="20"/>
          <w:szCs w:val="20"/>
          <w:lang w:val="hu-HU"/>
        </w:rPr>
      </w:pPr>
      <w:r w:rsidRPr="005B2834">
        <w:rPr>
          <w:rFonts w:ascii="Arial" w:hAnsi="Arial" w:cs="Arial"/>
          <w:sz w:val="20"/>
          <w:szCs w:val="20"/>
          <w:lang w:val="hu-HU"/>
        </w:rPr>
        <w:t>Review of current Azure Logic Apps architecture and workflow designs</w:t>
      </w:r>
      <w:r w:rsidR="00864A63">
        <w:rPr>
          <w:rFonts w:ascii="Arial" w:hAnsi="Arial" w:cs="Arial"/>
          <w:sz w:val="20"/>
          <w:szCs w:val="20"/>
          <w:lang w:val="hu-HU"/>
        </w:rPr>
        <w:t>;</w:t>
      </w:r>
    </w:p>
    <w:p w14:paraId="521AAFE3" w14:textId="0B358E6B" w:rsidR="005B2834" w:rsidRPr="005B2834" w:rsidRDefault="005B2834" w:rsidP="009A1229">
      <w:pPr>
        <w:numPr>
          <w:ilvl w:val="0"/>
          <w:numId w:val="29"/>
        </w:numPr>
        <w:tabs>
          <w:tab w:val="clear" w:pos="1480"/>
          <w:tab w:val="num" w:pos="720"/>
          <w:tab w:val="num" w:pos="1134"/>
        </w:tabs>
        <w:ind w:left="1134" w:hanging="283"/>
        <w:jc w:val="both"/>
        <w:rPr>
          <w:rFonts w:ascii="Arial" w:hAnsi="Arial" w:cs="Arial"/>
          <w:sz w:val="20"/>
          <w:szCs w:val="20"/>
          <w:lang w:val="hu-HU"/>
        </w:rPr>
      </w:pPr>
      <w:r w:rsidRPr="005B2834">
        <w:rPr>
          <w:rFonts w:ascii="Arial" w:hAnsi="Arial" w:cs="Arial"/>
          <w:sz w:val="20"/>
          <w:szCs w:val="20"/>
          <w:lang w:val="hu-HU"/>
        </w:rPr>
        <w:t>Collection and analysis of historical performance data, logs, and error patterns</w:t>
      </w:r>
      <w:r w:rsidR="00864A63">
        <w:rPr>
          <w:rFonts w:ascii="Arial" w:hAnsi="Arial" w:cs="Arial"/>
          <w:sz w:val="20"/>
          <w:szCs w:val="20"/>
          <w:lang w:val="hu-HU"/>
        </w:rPr>
        <w:t>;</w:t>
      </w:r>
    </w:p>
    <w:p w14:paraId="64DA7FEA" w14:textId="44A58146" w:rsidR="005B2834" w:rsidRDefault="005B2834" w:rsidP="009A1229">
      <w:pPr>
        <w:numPr>
          <w:ilvl w:val="0"/>
          <w:numId w:val="29"/>
        </w:numPr>
        <w:tabs>
          <w:tab w:val="clear" w:pos="1480"/>
          <w:tab w:val="num" w:pos="720"/>
          <w:tab w:val="num" w:pos="1134"/>
        </w:tabs>
        <w:ind w:left="1134" w:hanging="283"/>
        <w:jc w:val="both"/>
        <w:rPr>
          <w:rFonts w:ascii="Arial" w:hAnsi="Arial" w:cs="Arial"/>
          <w:sz w:val="20"/>
          <w:szCs w:val="20"/>
          <w:lang w:val="hu-HU"/>
        </w:rPr>
      </w:pPr>
      <w:r w:rsidRPr="005B2834">
        <w:rPr>
          <w:rFonts w:ascii="Arial" w:hAnsi="Arial" w:cs="Arial"/>
          <w:sz w:val="20"/>
          <w:szCs w:val="20"/>
          <w:lang w:val="hu-HU"/>
        </w:rPr>
        <w:t xml:space="preserve">Documentation of </w:t>
      </w:r>
      <w:r w:rsidR="00AE66DB">
        <w:rPr>
          <w:rFonts w:ascii="Arial" w:hAnsi="Arial" w:cs="Arial"/>
          <w:sz w:val="20"/>
          <w:szCs w:val="20"/>
          <w:lang w:val="hu-HU"/>
        </w:rPr>
        <w:t>the current infrastructure</w:t>
      </w:r>
      <w:r w:rsidR="00864A63">
        <w:rPr>
          <w:rFonts w:ascii="Arial" w:hAnsi="Arial" w:cs="Arial"/>
          <w:sz w:val="20"/>
          <w:szCs w:val="20"/>
          <w:lang w:val="hu-HU"/>
        </w:rPr>
        <w:t>; and</w:t>
      </w:r>
    </w:p>
    <w:p w14:paraId="3F956579" w14:textId="6DB73F55" w:rsidR="00AE66DB" w:rsidRPr="009A1229" w:rsidRDefault="00AE66DB">
      <w:pPr>
        <w:numPr>
          <w:ilvl w:val="0"/>
          <w:numId w:val="29"/>
        </w:numPr>
        <w:tabs>
          <w:tab w:val="clear" w:pos="1480"/>
          <w:tab w:val="num" w:pos="720"/>
          <w:tab w:val="num" w:pos="1134"/>
        </w:tabs>
        <w:ind w:left="1134" w:hanging="283"/>
        <w:jc w:val="both"/>
        <w:rPr>
          <w:rFonts w:ascii="Arial" w:hAnsi="Arial" w:cs="Arial"/>
          <w:sz w:val="20"/>
          <w:szCs w:val="20"/>
          <w:lang w:val="hu-HU"/>
        </w:rPr>
      </w:pPr>
      <w:r w:rsidRPr="000E2AD1">
        <w:rPr>
          <w:rFonts w:ascii="Arial" w:hAnsi="Arial" w:cs="Arial"/>
          <w:sz w:val="20"/>
          <w:szCs w:val="20"/>
          <w:lang w:val="en-US"/>
        </w:rPr>
        <w:t>Recommendations for addressing identified issues and general optimization opportunities</w:t>
      </w:r>
      <w:r w:rsidR="00864A63">
        <w:rPr>
          <w:rFonts w:ascii="Arial" w:hAnsi="Arial" w:cs="Arial"/>
          <w:sz w:val="20"/>
          <w:szCs w:val="20"/>
          <w:lang w:val="en-US"/>
        </w:rPr>
        <w:t>.</w:t>
      </w:r>
    </w:p>
    <w:p w14:paraId="163EC206" w14:textId="77777777" w:rsidR="00783821" w:rsidRDefault="00783821" w:rsidP="00783821">
      <w:pPr>
        <w:tabs>
          <w:tab w:val="num" w:pos="1480"/>
        </w:tabs>
        <w:jc w:val="both"/>
        <w:rPr>
          <w:rFonts w:ascii="Arial" w:hAnsi="Arial" w:cs="Arial"/>
          <w:sz w:val="20"/>
          <w:szCs w:val="20"/>
          <w:lang w:val="en-US"/>
        </w:rPr>
      </w:pPr>
    </w:p>
    <w:p w14:paraId="2624F8C9" w14:textId="19BB0808" w:rsidR="00783821" w:rsidRDefault="00783821" w:rsidP="009A1229">
      <w:pPr>
        <w:tabs>
          <w:tab w:val="num" w:pos="1480"/>
        </w:tabs>
        <w:ind w:left="851" w:hanging="851"/>
        <w:jc w:val="both"/>
        <w:rPr>
          <w:rFonts w:ascii="Arial" w:hAnsi="Arial" w:cs="Arial"/>
          <w:sz w:val="20"/>
          <w:szCs w:val="20"/>
          <w:lang w:val="hu-HU"/>
        </w:rPr>
      </w:pPr>
      <w:r>
        <w:rPr>
          <w:rFonts w:ascii="Arial" w:hAnsi="Arial" w:cs="Arial"/>
          <w:sz w:val="20"/>
          <w:szCs w:val="20"/>
          <w:lang w:val="en-US"/>
        </w:rPr>
        <w:t>2.3</w:t>
      </w:r>
      <w:r w:rsidRPr="00783821">
        <w:rPr>
          <w:rFonts w:ascii="Arial" w:hAnsi="Arial" w:cs="Arial"/>
          <w:sz w:val="20"/>
          <w:szCs w:val="20"/>
          <w:lang w:val="en-AU"/>
        </w:rPr>
        <w:t xml:space="preserve"> </w:t>
      </w:r>
      <w:r>
        <w:rPr>
          <w:rFonts w:ascii="Arial" w:hAnsi="Arial" w:cs="Arial"/>
          <w:sz w:val="20"/>
          <w:szCs w:val="20"/>
          <w:lang w:val="en-AU"/>
        </w:rPr>
        <w:tab/>
      </w:r>
      <w:r w:rsidRPr="00756D38">
        <w:rPr>
          <w:rFonts w:ascii="Arial" w:hAnsi="Arial" w:cs="Arial"/>
          <w:sz w:val="20"/>
          <w:szCs w:val="20"/>
          <w:lang w:val="en-AU"/>
        </w:rPr>
        <w:t xml:space="preserve">The Services shall be performed by a dedicated team provided by the </w:t>
      </w:r>
      <w:r>
        <w:rPr>
          <w:rFonts w:ascii="Arial" w:hAnsi="Arial" w:cs="Arial"/>
          <w:sz w:val="20"/>
          <w:szCs w:val="20"/>
          <w:lang w:val="en-AU"/>
        </w:rPr>
        <w:t xml:space="preserve">Service Provider's </w:t>
      </w:r>
      <w:r w:rsidRPr="00756D38">
        <w:rPr>
          <w:rFonts w:ascii="Arial" w:hAnsi="Arial" w:cs="Arial"/>
          <w:sz w:val="20"/>
          <w:szCs w:val="20"/>
          <w:lang w:val="en-AU"/>
        </w:rPr>
        <w:t xml:space="preserve">team, consisting of professionals with varied expertise to ensure optimal workload distribution. The team will operate on demand, optimizing task allocation to ensure efficient project delivery. A senior team member will act as the single point of responsibility, ensuring streamlined communication and accountability throughout the </w:t>
      </w:r>
      <w:r>
        <w:rPr>
          <w:rFonts w:ascii="Arial" w:hAnsi="Arial" w:cs="Arial"/>
          <w:sz w:val="20"/>
          <w:szCs w:val="20"/>
          <w:lang w:val="en-AU"/>
        </w:rPr>
        <w:t>duration of this SOW</w:t>
      </w:r>
      <w:r w:rsidRPr="00756D38">
        <w:rPr>
          <w:rFonts w:ascii="Arial" w:hAnsi="Arial" w:cs="Arial"/>
          <w:sz w:val="20"/>
          <w:szCs w:val="20"/>
          <w:lang w:val="en-AU"/>
        </w:rPr>
        <w:t>.</w:t>
      </w:r>
    </w:p>
    <w:p w14:paraId="6A949771" w14:textId="77777777" w:rsidR="005B2834" w:rsidRPr="005B2834" w:rsidRDefault="005B2834" w:rsidP="005B2834">
      <w:pPr>
        <w:ind w:left="1480"/>
        <w:jc w:val="both"/>
        <w:rPr>
          <w:rFonts w:ascii="Arial" w:hAnsi="Arial" w:cs="Arial"/>
          <w:sz w:val="20"/>
          <w:szCs w:val="20"/>
          <w:lang w:val="hu-HU"/>
        </w:rPr>
      </w:pPr>
    </w:p>
    <w:p w14:paraId="4614B29D" w14:textId="338F1353" w:rsidR="000D1EAB" w:rsidRDefault="00D679F7" w:rsidP="009A1229">
      <w:pPr>
        <w:ind w:left="708" w:hanging="708"/>
        <w:jc w:val="both"/>
        <w:rPr>
          <w:rFonts w:ascii="Arial" w:hAnsi="Arial" w:cs="Arial"/>
          <w:sz w:val="20"/>
          <w:szCs w:val="20"/>
          <w:lang w:val="hu-HU"/>
        </w:rPr>
      </w:pPr>
      <w:r>
        <w:rPr>
          <w:rFonts w:ascii="Arial" w:hAnsi="Arial" w:cs="Arial"/>
          <w:b/>
          <w:bCs/>
          <w:sz w:val="20"/>
          <w:szCs w:val="20"/>
          <w:lang w:val="hu-HU"/>
        </w:rPr>
        <w:t>3.</w:t>
      </w:r>
      <w:r>
        <w:rPr>
          <w:rFonts w:ascii="Arial" w:hAnsi="Arial" w:cs="Arial"/>
          <w:b/>
          <w:bCs/>
          <w:sz w:val="20"/>
          <w:szCs w:val="20"/>
          <w:lang w:val="hu-HU"/>
        </w:rPr>
        <w:tab/>
      </w:r>
      <w:proofErr w:type="spellStart"/>
      <w:r w:rsidR="005B2834" w:rsidRPr="005B2834">
        <w:rPr>
          <w:rFonts w:ascii="Arial" w:hAnsi="Arial" w:cs="Arial"/>
          <w:b/>
          <w:bCs/>
          <w:sz w:val="20"/>
          <w:szCs w:val="20"/>
          <w:lang w:val="hu-HU"/>
        </w:rPr>
        <w:t>Deliverable</w:t>
      </w:r>
      <w:r w:rsidR="00550A67">
        <w:rPr>
          <w:rFonts w:ascii="Arial" w:hAnsi="Arial" w:cs="Arial"/>
          <w:b/>
          <w:bCs/>
          <w:sz w:val="20"/>
          <w:szCs w:val="20"/>
          <w:lang w:val="hu-HU"/>
        </w:rPr>
        <w:t>s</w:t>
      </w:r>
      <w:proofErr w:type="spellEnd"/>
      <w:r w:rsidR="005B2834" w:rsidRPr="005B2834">
        <w:rPr>
          <w:rFonts w:ascii="Arial" w:hAnsi="Arial" w:cs="Arial"/>
          <w:sz w:val="20"/>
          <w:szCs w:val="20"/>
          <w:lang w:val="hu-HU"/>
        </w:rPr>
        <w:t xml:space="preserve"> </w:t>
      </w:r>
    </w:p>
    <w:p w14:paraId="00663CF1" w14:textId="77777777" w:rsidR="00D679F7" w:rsidRDefault="00D679F7" w:rsidP="005B2834">
      <w:pPr>
        <w:ind w:left="708"/>
        <w:jc w:val="both"/>
        <w:rPr>
          <w:rFonts w:ascii="Arial" w:hAnsi="Arial" w:cs="Arial"/>
          <w:sz w:val="20"/>
          <w:szCs w:val="20"/>
          <w:lang w:val="hu-HU"/>
        </w:rPr>
      </w:pPr>
    </w:p>
    <w:p w14:paraId="6597C8A5" w14:textId="12E533D7" w:rsidR="00902D1A" w:rsidRDefault="00623A10" w:rsidP="005B2834">
      <w:pPr>
        <w:ind w:left="708"/>
        <w:jc w:val="both"/>
        <w:rPr>
          <w:rFonts w:ascii="Arial" w:hAnsi="Arial" w:cs="Arial"/>
          <w:sz w:val="20"/>
          <w:szCs w:val="20"/>
          <w:lang w:val="hu-HU"/>
        </w:rPr>
      </w:pPr>
      <w:r>
        <w:rPr>
          <w:rFonts w:ascii="Arial" w:hAnsi="Arial" w:cs="Arial"/>
          <w:sz w:val="20"/>
          <w:szCs w:val="20"/>
          <w:lang w:val="hu-HU"/>
        </w:rPr>
        <w:t xml:space="preserve">The Service Provider shall provide Colosseum </w:t>
      </w:r>
      <w:proofErr w:type="spellStart"/>
      <w:r>
        <w:rPr>
          <w:rFonts w:ascii="Arial" w:hAnsi="Arial" w:cs="Arial"/>
          <w:sz w:val="20"/>
          <w:szCs w:val="20"/>
          <w:lang w:val="hu-HU"/>
        </w:rPr>
        <w:t>with</w:t>
      </w:r>
      <w:proofErr w:type="spellEnd"/>
      <w:r>
        <w:rPr>
          <w:rFonts w:ascii="Arial" w:hAnsi="Arial" w:cs="Arial"/>
          <w:sz w:val="20"/>
          <w:szCs w:val="20"/>
          <w:lang w:val="hu-HU"/>
        </w:rPr>
        <w:t xml:space="preserve"> a </w:t>
      </w:r>
      <w:proofErr w:type="spellStart"/>
      <w:r>
        <w:rPr>
          <w:rFonts w:ascii="Arial" w:hAnsi="Arial" w:cs="Arial"/>
          <w:sz w:val="20"/>
          <w:szCs w:val="20"/>
          <w:lang w:val="hu-HU"/>
        </w:rPr>
        <w:t>c</w:t>
      </w:r>
      <w:r w:rsidR="005B2834" w:rsidRPr="005B2834">
        <w:rPr>
          <w:rFonts w:ascii="Arial" w:hAnsi="Arial" w:cs="Arial"/>
          <w:sz w:val="20"/>
          <w:szCs w:val="20"/>
          <w:lang w:val="hu-HU"/>
        </w:rPr>
        <w:t>omprehensive</w:t>
      </w:r>
      <w:proofErr w:type="spellEnd"/>
      <w:r w:rsidR="005B2834" w:rsidRPr="005B2834">
        <w:rPr>
          <w:rFonts w:ascii="Arial" w:hAnsi="Arial" w:cs="Arial"/>
          <w:sz w:val="20"/>
          <w:szCs w:val="20"/>
          <w:lang w:val="hu-HU"/>
        </w:rPr>
        <w:t xml:space="preserve"> </w:t>
      </w:r>
      <w:proofErr w:type="spellStart"/>
      <w:r w:rsidR="005B2834" w:rsidRPr="005B2834">
        <w:rPr>
          <w:rFonts w:ascii="Arial" w:hAnsi="Arial" w:cs="Arial"/>
          <w:sz w:val="20"/>
          <w:szCs w:val="20"/>
          <w:lang w:val="hu-HU"/>
        </w:rPr>
        <w:t>technical</w:t>
      </w:r>
      <w:proofErr w:type="spellEnd"/>
      <w:r w:rsidR="005B2834" w:rsidRPr="005B2834">
        <w:rPr>
          <w:rFonts w:ascii="Arial" w:hAnsi="Arial" w:cs="Arial"/>
          <w:sz w:val="20"/>
          <w:szCs w:val="20"/>
          <w:lang w:val="hu-HU"/>
        </w:rPr>
        <w:t xml:space="preserve"> </w:t>
      </w:r>
      <w:proofErr w:type="spellStart"/>
      <w:r w:rsidR="005B2834" w:rsidRPr="005B2834">
        <w:rPr>
          <w:rFonts w:ascii="Arial" w:hAnsi="Arial" w:cs="Arial"/>
          <w:sz w:val="20"/>
          <w:szCs w:val="20"/>
          <w:lang w:val="hu-HU"/>
        </w:rPr>
        <w:t>documentation</w:t>
      </w:r>
      <w:proofErr w:type="spellEnd"/>
      <w:r w:rsidR="005B2834" w:rsidRPr="005B2834">
        <w:rPr>
          <w:rFonts w:ascii="Arial" w:hAnsi="Arial" w:cs="Arial"/>
          <w:sz w:val="20"/>
          <w:szCs w:val="20"/>
          <w:lang w:val="hu-HU"/>
        </w:rPr>
        <w:t xml:space="preserve"> </w:t>
      </w:r>
      <w:proofErr w:type="spellStart"/>
      <w:r w:rsidR="005B2834" w:rsidRPr="005B2834">
        <w:rPr>
          <w:rFonts w:ascii="Arial" w:hAnsi="Arial" w:cs="Arial"/>
          <w:sz w:val="20"/>
          <w:szCs w:val="20"/>
          <w:lang w:val="hu-HU"/>
        </w:rPr>
        <w:t>report</w:t>
      </w:r>
      <w:proofErr w:type="spellEnd"/>
      <w:r w:rsidR="005B2834" w:rsidRPr="005B2834">
        <w:rPr>
          <w:rFonts w:ascii="Arial" w:hAnsi="Arial" w:cs="Arial"/>
          <w:sz w:val="20"/>
          <w:szCs w:val="20"/>
          <w:lang w:val="hu-HU"/>
        </w:rPr>
        <w:t xml:space="preserve"> containing</w:t>
      </w:r>
      <w:r w:rsidR="00E35FC3">
        <w:rPr>
          <w:rFonts w:ascii="Arial" w:hAnsi="Arial" w:cs="Arial"/>
          <w:sz w:val="20"/>
          <w:szCs w:val="20"/>
          <w:lang w:val="hu-HU"/>
        </w:rPr>
        <w:t>:</w:t>
      </w:r>
      <w:r w:rsidR="005B2834" w:rsidRPr="005B2834">
        <w:rPr>
          <w:rFonts w:ascii="Arial" w:hAnsi="Arial" w:cs="Arial"/>
          <w:sz w:val="20"/>
          <w:szCs w:val="20"/>
          <w:lang w:val="hu-HU"/>
        </w:rPr>
        <w:t xml:space="preserve"> </w:t>
      </w:r>
    </w:p>
    <w:p w14:paraId="57AB4C42" w14:textId="42E94226" w:rsidR="00902D1A" w:rsidRDefault="004225E0" w:rsidP="009A1229">
      <w:pPr>
        <w:numPr>
          <w:ilvl w:val="0"/>
          <w:numId w:val="29"/>
        </w:numPr>
        <w:tabs>
          <w:tab w:val="clear" w:pos="1480"/>
          <w:tab w:val="num" w:pos="720"/>
          <w:tab w:val="num" w:pos="1134"/>
        </w:tabs>
        <w:ind w:left="1134" w:hanging="283"/>
        <w:jc w:val="both"/>
        <w:rPr>
          <w:rFonts w:ascii="Arial" w:hAnsi="Arial" w:cs="Arial"/>
          <w:sz w:val="20"/>
          <w:szCs w:val="20"/>
          <w:lang w:val="hu-HU"/>
        </w:rPr>
      </w:pPr>
      <w:proofErr w:type="spellStart"/>
      <w:r>
        <w:rPr>
          <w:rFonts w:ascii="Arial" w:hAnsi="Arial" w:cs="Arial"/>
          <w:sz w:val="20"/>
          <w:szCs w:val="20"/>
          <w:lang w:val="hu-HU"/>
        </w:rPr>
        <w:t>C</w:t>
      </w:r>
      <w:r w:rsidR="005B2834" w:rsidRPr="005B2834">
        <w:rPr>
          <w:rFonts w:ascii="Arial" w:hAnsi="Arial" w:cs="Arial"/>
          <w:sz w:val="20"/>
          <w:szCs w:val="20"/>
          <w:lang w:val="hu-HU"/>
        </w:rPr>
        <w:t>omplete</w:t>
      </w:r>
      <w:proofErr w:type="spellEnd"/>
      <w:r w:rsidR="005B2834" w:rsidRPr="005B2834">
        <w:rPr>
          <w:rFonts w:ascii="Arial" w:hAnsi="Arial" w:cs="Arial"/>
          <w:sz w:val="20"/>
          <w:szCs w:val="20"/>
          <w:lang w:val="hu-HU"/>
        </w:rPr>
        <w:t xml:space="preserve"> </w:t>
      </w:r>
      <w:proofErr w:type="spellStart"/>
      <w:r w:rsidR="005B2834" w:rsidRPr="005B2834">
        <w:rPr>
          <w:rFonts w:ascii="Arial" w:hAnsi="Arial" w:cs="Arial"/>
          <w:sz w:val="20"/>
          <w:szCs w:val="20"/>
          <w:lang w:val="hu-HU"/>
        </w:rPr>
        <w:t>analysis</w:t>
      </w:r>
      <w:proofErr w:type="spellEnd"/>
      <w:r w:rsidR="005B2834" w:rsidRPr="005B2834">
        <w:rPr>
          <w:rFonts w:ascii="Arial" w:hAnsi="Arial" w:cs="Arial"/>
          <w:sz w:val="20"/>
          <w:szCs w:val="20"/>
          <w:lang w:val="hu-HU"/>
        </w:rPr>
        <w:t xml:space="preserve"> of </w:t>
      </w:r>
      <w:proofErr w:type="spellStart"/>
      <w:r w:rsidR="005B2834" w:rsidRPr="005B2834">
        <w:rPr>
          <w:rFonts w:ascii="Arial" w:hAnsi="Arial" w:cs="Arial"/>
          <w:sz w:val="20"/>
          <w:szCs w:val="20"/>
          <w:lang w:val="hu-HU"/>
        </w:rPr>
        <w:t>the</w:t>
      </w:r>
      <w:proofErr w:type="spellEnd"/>
      <w:r w:rsidR="005B2834" w:rsidRPr="005B2834">
        <w:rPr>
          <w:rFonts w:ascii="Arial" w:hAnsi="Arial" w:cs="Arial"/>
          <w:sz w:val="20"/>
          <w:szCs w:val="20"/>
          <w:lang w:val="hu-HU"/>
        </w:rPr>
        <w:t xml:space="preserve"> </w:t>
      </w:r>
      <w:proofErr w:type="spellStart"/>
      <w:r w:rsidR="005B2834" w:rsidRPr="005B2834">
        <w:rPr>
          <w:rFonts w:ascii="Arial" w:hAnsi="Arial" w:cs="Arial"/>
          <w:sz w:val="20"/>
          <w:szCs w:val="20"/>
          <w:lang w:val="hu-HU"/>
        </w:rPr>
        <w:t>existing</w:t>
      </w:r>
      <w:proofErr w:type="spellEnd"/>
      <w:r w:rsidR="005B2834" w:rsidRPr="005B2834">
        <w:rPr>
          <w:rFonts w:ascii="Arial" w:hAnsi="Arial" w:cs="Arial"/>
          <w:sz w:val="20"/>
          <w:szCs w:val="20"/>
          <w:lang w:val="hu-HU"/>
        </w:rPr>
        <w:t xml:space="preserve"> </w:t>
      </w:r>
      <w:proofErr w:type="spellStart"/>
      <w:r w:rsidR="005B2834" w:rsidRPr="005B2834">
        <w:rPr>
          <w:rFonts w:ascii="Arial" w:hAnsi="Arial" w:cs="Arial"/>
          <w:sz w:val="20"/>
          <w:szCs w:val="20"/>
          <w:lang w:val="hu-HU"/>
        </w:rPr>
        <w:t>system</w:t>
      </w:r>
      <w:proofErr w:type="spellEnd"/>
      <w:r w:rsidR="00864A63">
        <w:rPr>
          <w:rFonts w:ascii="Arial" w:hAnsi="Arial" w:cs="Arial"/>
          <w:sz w:val="20"/>
          <w:szCs w:val="20"/>
          <w:lang w:val="hu-HU"/>
        </w:rPr>
        <w:t>;</w:t>
      </w:r>
      <w:r w:rsidR="005B2834" w:rsidRPr="005B2834">
        <w:rPr>
          <w:rFonts w:ascii="Arial" w:hAnsi="Arial" w:cs="Arial"/>
          <w:sz w:val="20"/>
          <w:szCs w:val="20"/>
          <w:lang w:val="hu-HU"/>
        </w:rPr>
        <w:t xml:space="preserve"> </w:t>
      </w:r>
    </w:p>
    <w:p w14:paraId="36A85B09" w14:textId="2ECA57F5" w:rsidR="00902D1A" w:rsidRDefault="004225E0" w:rsidP="009A1229">
      <w:pPr>
        <w:numPr>
          <w:ilvl w:val="0"/>
          <w:numId w:val="29"/>
        </w:numPr>
        <w:tabs>
          <w:tab w:val="clear" w:pos="1480"/>
          <w:tab w:val="num" w:pos="720"/>
          <w:tab w:val="num" w:pos="1134"/>
        </w:tabs>
        <w:ind w:left="1134" w:hanging="283"/>
        <w:jc w:val="both"/>
        <w:rPr>
          <w:rFonts w:ascii="Arial" w:hAnsi="Arial" w:cs="Arial"/>
          <w:sz w:val="20"/>
          <w:szCs w:val="20"/>
          <w:lang w:val="hu-HU"/>
        </w:rPr>
      </w:pPr>
      <w:proofErr w:type="spellStart"/>
      <w:r>
        <w:rPr>
          <w:rFonts w:ascii="Arial" w:hAnsi="Arial" w:cs="Arial"/>
          <w:sz w:val="20"/>
          <w:szCs w:val="20"/>
          <w:lang w:val="hu-HU"/>
        </w:rPr>
        <w:t>I</w:t>
      </w:r>
      <w:r w:rsidR="005B2834" w:rsidRPr="005B2834">
        <w:rPr>
          <w:rFonts w:ascii="Arial" w:hAnsi="Arial" w:cs="Arial"/>
          <w:sz w:val="20"/>
          <w:szCs w:val="20"/>
          <w:lang w:val="hu-HU"/>
        </w:rPr>
        <w:t>dentified</w:t>
      </w:r>
      <w:proofErr w:type="spellEnd"/>
      <w:r w:rsidR="005B2834" w:rsidRPr="005B2834">
        <w:rPr>
          <w:rFonts w:ascii="Arial" w:hAnsi="Arial" w:cs="Arial"/>
          <w:sz w:val="20"/>
          <w:szCs w:val="20"/>
          <w:lang w:val="hu-HU"/>
        </w:rPr>
        <w:t xml:space="preserve"> </w:t>
      </w:r>
      <w:proofErr w:type="spellStart"/>
      <w:r w:rsidR="005B2834" w:rsidRPr="005B2834">
        <w:rPr>
          <w:rFonts w:ascii="Arial" w:hAnsi="Arial" w:cs="Arial"/>
          <w:sz w:val="20"/>
          <w:szCs w:val="20"/>
          <w:lang w:val="hu-HU"/>
        </w:rPr>
        <w:t>issues</w:t>
      </w:r>
      <w:proofErr w:type="spellEnd"/>
      <w:r w:rsidR="00864A63">
        <w:rPr>
          <w:rFonts w:ascii="Arial" w:hAnsi="Arial" w:cs="Arial"/>
          <w:sz w:val="20"/>
          <w:szCs w:val="20"/>
          <w:lang w:val="hu-HU"/>
        </w:rPr>
        <w:t>;</w:t>
      </w:r>
      <w:r w:rsidR="005B2834" w:rsidRPr="005B2834">
        <w:rPr>
          <w:rFonts w:ascii="Arial" w:hAnsi="Arial" w:cs="Arial"/>
          <w:sz w:val="20"/>
          <w:szCs w:val="20"/>
          <w:lang w:val="hu-HU"/>
        </w:rPr>
        <w:t xml:space="preserve"> </w:t>
      </w:r>
    </w:p>
    <w:p w14:paraId="576F62B1" w14:textId="605A071F" w:rsidR="00902D1A" w:rsidRDefault="004225E0" w:rsidP="009A1229">
      <w:pPr>
        <w:numPr>
          <w:ilvl w:val="0"/>
          <w:numId w:val="29"/>
        </w:numPr>
        <w:tabs>
          <w:tab w:val="clear" w:pos="1480"/>
          <w:tab w:val="num" w:pos="720"/>
          <w:tab w:val="num" w:pos="1134"/>
        </w:tabs>
        <w:ind w:left="1134" w:hanging="283"/>
        <w:jc w:val="both"/>
        <w:rPr>
          <w:rFonts w:ascii="Arial" w:hAnsi="Arial" w:cs="Arial"/>
          <w:sz w:val="20"/>
          <w:szCs w:val="20"/>
          <w:lang w:val="hu-HU"/>
        </w:rPr>
      </w:pPr>
      <w:proofErr w:type="spellStart"/>
      <w:r>
        <w:rPr>
          <w:rFonts w:ascii="Arial" w:hAnsi="Arial" w:cs="Arial"/>
          <w:sz w:val="20"/>
          <w:szCs w:val="20"/>
          <w:lang w:val="hu-HU"/>
        </w:rPr>
        <w:t>R</w:t>
      </w:r>
      <w:r w:rsidR="005B2834" w:rsidRPr="005B2834">
        <w:rPr>
          <w:rFonts w:ascii="Arial" w:hAnsi="Arial" w:cs="Arial"/>
          <w:sz w:val="20"/>
          <w:szCs w:val="20"/>
          <w:lang w:val="hu-HU"/>
        </w:rPr>
        <w:t>oot</w:t>
      </w:r>
      <w:proofErr w:type="spellEnd"/>
      <w:r w:rsidR="005B2834" w:rsidRPr="005B2834">
        <w:rPr>
          <w:rFonts w:ascii="Arial" w:hAnsi="Arial" w:cs="Arial"/>
          <w:sz w:val="20"/>
          <w:szCs w:val="20"/>
          <w:lang w:val="hu-HU"/>
        </w:rPr>
        <w:t xml:space="preserve"> </w:t>
      </w:r>
      <w:proofErr w:type="spellStart"/>
      <w:r w:rsidR="005B2834" w:rsidRPr="005B2834">
        <w:rPr>
          <w:rFonts w:ascii="Arial" w:hAnsi="Arial" w:cs="Arial"/>
          <w:sz w:val="20"/>
          <w:szCs w:val="20"/>
          <w:lang w:val="hu-HU"/>
        </w:rPr>
        <w:t>cause</w:t>
      </w:r>
      <w:proofErr w:type="spellEnd"/>
      <w:r w:rsidR="005B2834" w:rsidRPr="005B2834">
        <w:rPr>
          <w:rFonts w:ascii="Arial" w:hAnsi="Arial" w:cs="Arial"/>
          <w:sz w:val="20"/>
          <w:szCs w:val="20"/>
          <w:lang w:val="hu-HU"/>
        </w:rPr>
        <w:t xml:space="preserve"> </w:t>
      </w:r>
      <w:proofErr w:type="spellStart"/>
      <w:r w:rsidR="005B2834" w:rsidRPr="005B2834">
        <w:rPr>
          <w:rFonts w:ascii="Arial" w:hAnsi="Arial" w:cs="Arial"/>
          <w:sz w:val="20"/>
          <w:szCs w:val="20"/>
          <w:lang w:val="hu-HU"/>
        </w:rPr>
        <w:t>analysis</w:t>
      </w:r>
      <w:proofErr w:type="spellEnd"/>
      <w:r w:rsidR="00864A63">
        <w:rPr>
          <w:rFonts w:ascii="Arial" w:hAnsi="Arial" w:cs="Arial"/>
          <w:sz w:val="20"/>
          <w:szCs w:val="20"/>
          <w:lang w:val="hu-HU"/>
        </w:rPr>
        <w:t>;</w:t>
      </w:r>
      <w:r w:rsidR="005B2834" w:rsidRPr="005B2834">
        <w:rPr>
          <w:rFonts w:ascii="Arial" w:hAnsi="Arial" w:cs="Arial"/>
          <w:sz w:val="20"/>
          <w:szCs w:val="20"/>
          <w:lang w:val="hu-HU"/>
        </w:rPr>
        <w:t xml:space="preserve"> and </w:t>
      </w:r>
    </w:p>
    <w:p w14:paraId="2D6A15CA" w14:textId="78D016B0" w:rsidR="005B2834" w:rsidRPr="005B2834" w:rsidRDefault="00864A63" w:rsidP="009A1229">
      <w:pPr>
        <w:numPr>
          <w:ilvl w:val="0"/>
          <w:numId w:val="29"/>
        </w:numPr>
        <w:tabs>
          <w:tab w:val="clear" w:pos="1480"/>
          <w:tab w:val="num" w:pos="720"/>
          <w:tab w:val="num" w:pos="1134"/>
        </w:tabs>
        <w:ind w:left="1134" w:hanging="283"/>
        <w:jc w:val="both"/>
        <w:rPr>
          <w:rFonts w:ascii="Arial" w:hAnsi="Arial" w:cs="Arial"/>
          <w:sz w:val="20"/>
          <w:szCs w:val="20"/>
          <w:lang w:val="hu-HU"/>
        </w:rPr>
      </w:pPr>
      <w:proofErr w:type="spellStart"/>
      <w:r>
        <w:rPr>
          <w:rFonts w:ascii="Arial" w:hAnsi="Arial" w:cs="Arial"/>
          <w:sz w:val="20"/>
          <w:szCs w:val="20"/>
          <w:lang w:val="hu-HU"/>
        </w:rPr>
        <w:t>A</w:t>
      </w:r>
      <w:r w:rsidR="005B2834" w:rsidRPr="005B2834">
        <w:rPr>
          <w:rFonts w:ascii="Arial" w:hAnsi="Arial" w:cs="Arial"/>
          <w:sz w:val="20"/>
          <w:szCs w:val="20"/>
          <w:lang w:val="hu-HU"/>
        </w:rPr>
        <w:t>ctionable</w:t>
      </w:r>
      <w:proofErr w:type="spellEnd"/>
      <w:r w:rsidR="005B2834" w:rsidRPr="005B2834">
        <w:rPr>
          <w:rFonts w:ascii="Arial" w:hAnsi="Arial" w:cs="Arial"/>
          <w:sz w:val="20"/>
          <w:szCs w:val="20"/>
          <w:lang w:val="hu-HU"/>
        </w:rPr>
        <w:t xml:space="preserve"> </w:t>
      </w:r>
      <w:proofErr w:type="spellStart"/>
      <w:r w:rsidR="005B2834" w:rsidRPr="005B2834">
        <w:rPr>
          <w:rFonts w:ascii="Arial" w:hAnsi="Arial" w:cs="Arial"/>
          <w:sz w:val="20"/>
          <w:szCs w:val="20"/>
          <w:lang w:val="hu-HU"/>
        </w:rPr>
        <w:t>recommendations</w:t>
      </w:r>
      <w:proofErr w:type="spellEnd"/>
      <w:r w:rsidR="005B2834" w:rsidRPr="005B2834">
        <w:rPr>
          <w:rFonts w:ascii="Arial" w:hAnsi="Arial" w:cs="Arial"/>
          <w:sz w:val="20"/>
          <w:szCs w:val="20"/>
          <w:lang w:val="hu-HU"/>
        </w:rPr>
        <w:t xml:space="preserve"> </w:t>
      </w:r>
      <w:proofErr w:type="spellStart"/>
      <w:r w:rsidR="005B2834" w:rsidRPr="005B2834">
        <w:rPr>
          <w:rFonts w:ascii="Arial" w:hAnsi="Arial" w:cs="Arial"/>
          <w:sz w:val="20"/>
          <w:szCs w:val="20"/>
          <w:lang w:val="hu-HU"/>
        </w:rPr>
        <w:t>for</w:t>
      </w:r>
      <w:proofErr w:type="spellEnd"/>
      <w:r w:rsidR="005B2834" w:rsidRPr="005B2834">
        <w:rPr>
          <w:rFonts w:ascii="Arial" w:hAnsi="Arial" w:cs="Arial"/>
          <w:sz w:val="20"/>
          <w:szCs w:val="20"/>
          <w:lang w:val="hu-HU"/>
        </w:rPr>
        <w:t xml:space="preserve"> </w:t>
      </w:r>
      <w:proofErr w:type="spellStart"/>
      <w:r w:rsidR="005B2834" w:rsidRPr="005B2834">
        <w:rPr>
          <w:rFonts w:ascii="Arial" w:hAnsi="Arial" w:cs="Arial"/>
          <w:sz w:val="20"/>
          <w:szCs w:val="20"/>
          <w:lang w:val="hu-HU"/>
        </w:rPr>
        <w:t>resolving</w:t>
      </w:r>
      <w:proofErr w:type="spellEnd"/>
      <w:r w:rsidR="005B2834" w:rsidRPr="005B2834">
        <w:rPr>
          <w:rFonts w:ascii="Arial" w:hAnsi="Arial" w:cs="Arial"/>
          <w:sz w:val="20"/>
          <w:szCs w:val="20"/>
          <w:lang w:val="hu-HU"/>
        </w:rPr>
        <w:t xml:space="preserve"> current problems.</w:t>
      </w:r>
    </w:p>
    <w:p w14:paraId="6DB06273" w14:textId="77777777" w:rsidR="0085462C" w:rsidRPr="00331BD0" w:rsidRDefault="0085462C" w:rsidP="00536ED9">
      <w:pPr>
        <w:ind w:left="708"/>
        <w:jc w:val="both"/>
        <w:rPr>
          <w:rFonts w:ascii="Arial" w:hAnsi="Arial" w:cs="Arial"/>
          <w:sz w:val="20"/>
          <w:szCs w:val="20"/>
          <w:lang w:val="en-AU"/>
        </w:rPr>
      </w:pPr>
    </w:p>
    <w:p w14:paraId="40143A84" w14:textId="08BB4707" w:rsidR="003C03F0" w:rsidRDefault="003C03F0" w:rsidP="009A1229">
      <w:pPr>
        <w:pStyle w:val="ListParagraph"/>
        <w:numPr>
          <w:ilvl w:val="1"/>
          <w:numId w:val="29"/>
        </w:numPr>
        <w:ind w:left="709" w:hanging="709"/>
        <w:jc w:val="both"/>
        <w:rPr>
          <w:rFonts w:ascii="Arial" w:hAnsi="Arial" w:cs="Arial"/>
          <w:b/>
          <w:sz w:val="20"/>
          <w:szCs w:val="20"/>
          <w:lang w:val="en-AU"/>
        </w:rPr>
      </w:pPr>
      <w:r>
        <w:rPr>
          <w:rFonts w:ascii="Arial" w:hAnsi="Arial" w:cs="Arial"/>
          <w:b/>
          <w:sz w:val="20"/>
          <w:szCs w:val="20"/>
          <w:lang w:val="en-AU"/>
        </w:rPr>
        <w:t>Acceptance</w:t>
      </w:r>
    </w:p>
    <w:p w14:paraId="35F5E738" w14:textId="77777777" w:rsidR="00902D1A" w:rsidRDefault="00902D1A" w:rsidP="00E35FC3">
      <w:pPr>
        <w:pStyle w:val="ListParagraph"/>
        <w:jc w:val="both"/>
        <w:rPr>
          <w:rFonts w:ascii="Arial" w:hAnsi="Arial" w:cs="Arial"/>
          <w:bCs/>
          <w:sz w:val="20"/>
          <w:szCs w:val="20"/>
          <w:lang w:val="en-AU"/>
        </w:rPr>
      </w:pPr>
    </w:p>
    <w:p w14:paraId="3CB240BE" w14:textId="12CE232B" w:rsidR="00E35FC3" w:rsidRPr="009A1229" w:rsidRDefault="00550A67" w:rsidP="009A1229">
      <w:pPr>
        <w:pStyle w:val="ListParagraph"/>
        <w:ind w:hanging="720"/>
        <w:jc w:val="both"/>
        <w:rPr>
          <w:rFonts w:ascii="Arial" w:hAnsi="Arial" w:cs="Arial"/>
          <w:bCs/>
          <w:sz w:val="20"/>
          <w:szCs w:val="20"/>
          <w:lang w:val="en-AU"/>
        </w:rPr>
      </w:pPr>
      <w:r>
        <w:rPr>
          <w:rFonts w:ascii="Arial" w:hAnsi="Arial" w:cs="Arial"/>
          <w:bCs/>
          <w:sz w:val="20"/>
          <w:szCs w:val="20"/>
          <w:lang w:val="en-AU"/>
        </w:rPr>
        <w:t xml:space="preserve">4.1 </w:t>
      </w:r>
      <w:r w:rsidR="00CB01DC">
        <w:rPr>
          <w:rFonts w:ascii="Arial" w:hAnsi="Arial" w:cs="Arial"/>
          <w:bCs/>
          <w:sz w:val="20"/>
          <w:szCs w:val="20"/>
          <w:lang w:val="en-AU"/>
        </w:rPr>
        <w:tab/>
      </w:r>
      <w:r w:rsidR="00E35FC3" w:rsidRPr="009A1229">
        <w:rPr>
          <w:rFonts w:ascii="Arial" w:hAnsi="Arial" w:cs="Arial"/>
          <w:bCs/>
          <w:sz w:val="20"/>
          <w:szCs w:val="20"/>
          <w:lang w:val="en-AU"/>
        </w:rPr>
        <w:t>The Services shall be deemed complete and acceptable when:</w:t>
      </w:r>
    </w:p>
    <w:p w14:paraId="1D6A81EE" w14:textId="35291FB2" w:rsidR="00E35FC3" w:rsidRPr="009A1229" w:rsidRDefault="00E35FC3" w:rsidP="009A1229">
      <w:pPr>
        <w:numPr>
          <w:ilvl w:val="0"/>
          <w:numId w:val="29"/>
        </w:numPr>
        <w:tabs>
          <w:tab w:val="clear" w:pos="1480"/>
          <w:tab w:val="num" w:pos="720"/>
          <w:tab w:val="num" w:pos="1134"/>
        </w:tabs>
        <w:ind w:left="1134" w:hanging="283"/>
        <w:jc w:val="both"/>
        <w:rPr>
          <w:rFonts w:ascii="Arial" w:hAnsi="Arial" w:cs="Arial"/>
          <w:sz w:val="20"/>
          <w:szCs w:val="20"/>
          <w:lang w:val="hu-HU"/>
        </w:rPr>
      </w:pPr>
      <w:r w:rsidRPr="009A1229">
        <w:rPr>
          <w:rFonts w:ascii="Arial" w:hAnsi="Arial" w:cs="Arial"/>
          <w:sz w:val="20"/>
          <w:szCs w:val="20"/>
          <w:lang w:val="hu-HU"/>
        </w:rPr>
        <w:t xml:space="preserve">All deliverables specified in </w:t>
      </w:r>
      <w:r w:rsidR="001062A6">
        <w:rPr>
          <w:rFonts w:ascii="Arial" w:hAnsi="Arial" w:cs="Arial"/>
          <w:sz w:val="20"/>
          <w:szCs w:val="20"/>
          <w:lang w:val="hu-HU"/>
        </w:rPr>
        <w:t xml:space="preserve">Clause </w:t>
      </w:r>
      <w:r w:rsidR="00F61E86">
        <w:rPr>
          <w:rFonts w:ascii="Arial" w:hAnsi="Arial" w:cs="Arial"/>
          <w:sz w:val="20"/>
          <w:szCs w:val="20"/>
          <w:lang w:val="hu-HU"/>
        </w:rPr>
        <w:t>3</w:t>
      </w:r>
      <w:r w:rsidRPr="009A1229">
        <w:rPr>
          <w:rFonts w:ascii="Arial" w:hAnsi="Arial" w:cs="Arial"/>
          <w:sz w:val="20"/>
          <w:szCs w:val="20"/>
          <w:lang w:val="hu-HU"/>
        </w:rPr>
        <w:t xml:space="preserve"> have been provided to Colosseum's satisfaction</w:t>
      </w:r>
      <w:r w:rsidR="00F61E86">
        <w:rPr>
          <w:rFonts w:ascii="Arial" w:hAnsi="Arial" w:cs="Arial"/>
          <w:sz w:val="20"/>
          <w:szCs w:val="20"/>
          <w:lang w:val="hu-HU"/>
        </w:rPr>
        <w:t>;</w:t>
      </w:r>
    </w:p>
    <w:p w14:paraId="1A075730" w14:textId="0DBFE0F5" w:rsidR="00E35FC3" w:rsidRPr="009A1229" w:rsidRDefault="00E35FC3" w:rsidP="009A1229">
      <w:pPr>
        <w:numPr>
          <w:ilvl w:val="0"/>
          <w:numId w:val="29"/>
        </w:numPr>
        <w:tabs>
          <w:tab w:val="clear" w:pos="1480"/>
          <w:tab w:val="num" w:pos="720"/>
          <w:tab w:val="num" w:pos="1134"/>
        </w:tabs>
        <w:ind w:left="1134" w:hanging="283"/>
        <w:jc w:val="both"/>
        <w:rPr>
          <w:rFonts w:ascii="Arial" w:hAnsi="Arial" w:cs="Arial"/>
          <w:sz w:val="20"/>
          <w:szCs w:val="20"/>
          <w:lang w:val="hu-HU"/>
        </w:rPr>
      </w:pPr>
      <w:r w:rsidRPr="009A1229">
        <w:rPr>
          <w:rFonts w:ascii="Arial" w:hAnsi="Arial" w:cs="Arial"/>
          <w:sz w:val="20"/>
          <w:szCs w:val="20"/>
          <w:lang w:val="hu-HU"/>
        </w:rPr>
        <w:t>The technical documentation report has been reviewed and approved by Colosseum's technical team</w:t>
      </w:r>
      <w:r w:rsidR="00F61E86">
        <w:rPr>
          <w:rFonts w:ascii="Arial" w:hAnsi="Arial" w:cs="Arial"/>
          <w:sz w:val="20"/>
          <w:szCs w:val="20"/>
          <w:lang w:val="hu-HU"/>
        </w:rPr>
        <w:t>; and</w:t>
      </w:r>
    </w:p>
    <w:p w14:paraId="2AC6F418" w14:textId="76A91B53" w:rsidR="00E35FC3" w:rsidRPr="009A1229" w:rsidRDefault="00E35FC3" w:rsidP="009A1229">
      <w:pPr>
        <w:numPr>
          <w:ilvl w:val="0"/>
          <w:numId w:val="29"/>
        </w:numPr>
        <w:tabs>
          <w:tab w:val="clear" w:pos="1480"/>
          <w:tab w:val="num" w:pos="720"/>
          <w:tab w:val="num" w:pos="1134"/>
        </w:tabs>
        <w:ind w:left="1134" w:hanging="283"/>
        <w:jc w:val="both"/>
        <w:rPr>
          <w:rFonts w:ascii="Arial" w:hAnsi="Arial" w:cs="Arial"/>
          <w:bCs/>
          <w:sz w:val="20"/>
          <w:szCs w:val="20"/>
          <w:lang w:val="en-AU"/>
        </w:rPr>
      </w:pPr>
      <w:r w:rsidRPr="009A1229">
        <w:rPr>
          <w:rFonts w:ascii="Arial" w:hAnsi="Arial" w:cs="Arial"/>
          <w:sz w:val="20"/>
          <w:szCs w:val="20"/>
          <w:lang w:val="hu-HU"/>
        </w:rPr>
        <w:t>Any clarifications or minor amendments requested by Colosseum have been incorporated</w:t>
      </w:r>
      <w:r w:rsidR="005F3539">
        <w:rPr>
          <w:rFonts w:ascii="Arial" w:hAnsi="Arial" w:cs="Arial"/>
          <w:sz w:val="20"/>
          <w:szCs w:val="20"/>
          <w:lang w:val="hu-HU"/>
        </w:rPr>
        <w:t>.</w:t>
      </w:r>
    </w:p>
    <w:p w14:paraId="5FB5B477" w14:textId="77777777" w:rsidR="00864A63" w:rsidRDefault="00864A63" w:rsidP="009A1229">
      <w:pPr>
        <w:pStyle w:val="ListParagraph"/>
        <w:ind w:hanging="720"/>
        <w:jc w:val="both"/>
        <w:rPr>
          <w:rFonts w:ascii="Arial" w:hAnsi="Arial" w:cs="Arial"/>
          <w:bCs/>
          <w:sz w:val="20"/>
          <w:szCs w:val="20"/>
          <w:lang w:val="en-AU"/>
        </w:rPr>
      </w:pPr>
    </w:p>
    <w:p w14:paraId="02A21EC9" w14:textId="719324E9" w:rsidR="003C03F0" w:rsidRPr="009A1229" w:rsidRDefault="00550A67" w:rsidP="009A1229">
      <w:pPr>
        <w:pStyle w:val="ListParagraph"/>
        <w:ind w:hanging="720"/>
        <w:jc w:val="both"/>
        <w:rPr>
          <w:rFonts w:ascii="Arial" w:hAnsi="Arial" w:cs="Arial"/>
          <w:bCs/>
          <w:sz w:val="20"/>
          <w:szCs w:val="20"/>
          <w:lang w:val="en-AU"/>
        </w:rPr>
      </w:pPr>
      <w:r>
        <w:rPr>
          <w:rFonts w:ascii="Arial" w:hAnsi="Arial" w:cs="Arial"/>
          <w:bCs/>
          <w:sz w:val="20"/>
          <w:szCs w:val="20"/>
          <w:lang w:val="en-AU"/>
        </w:rPr>
        <w:lastRenderedPageBreak/>
        <w:t xml:space="preserve">4.2 </w:t>
      </w:r>
      <w:r w:rsidR="00CB01DC">
        <w:rPr>
          <w:rFonts w:ascii="Arial" w:hAnsi="Arial" w:cs="Arial"/>
          <w:bCs/>
          <w:sz w:val="20"/>
          <w:szCs w:val="20"/>
          <w:lang w:val="en-AU"/>
        </w:rPr>
        <w:tab/>
      </w:r>
      <w:r w:rsidR="00E35FC3" w:rsidRPr="009A1229">
        <w:rPr>
          <w:rFonts w:ascii="Arial" w:hAnsi="Arial" w:cs="Arial"/>
          <w:bCs/>
          <w:sz w:val="20"/>
          <w:szCs w:val="20"/>
          <w:lang w:val="en-AU"/>
        </w:rPr>
        <w:t>Colosseum shall have 10 business days from receipt of deliverables to review and provide feedback. If no response is provided within this timeframe, the deliverables shall be deemed accepted.</w:t>
      </w:r>
    </w:p>
    <w:p w14:paraId="3D5AFCF7" w14:textId="77777777" w:rsidR="00E35FC3" w:rsidRPr="003C03F0" w:rsidRDefault="00E35FC3" w:rsidP="009A1229">
      <w:pPr>
        <w:pStyle w:val="ListParagraph"/>
        <w:jc w:val="both"/>
        <w:rPr>
          <w:rFonts w:ascii="Arial" w:hAnsi="Arial" w:cs="Arial"/>
          <w:b/>
          <w:sz w:val="20"/>
          <w:szCs w:val="20"/>
          <w:lang w:val="en-AU"/>
        </w:rPr>
      </w:pPr>
    </w:p>
    <w:p w14:paraId="22BDC473" w14:textId="7035B83D" w:rsidR="00A751F4" w:rsidRPr="00331BD0" w:rsidRDefault="003B412C" w:rsidP="009A1229">
      <w:pPr>
        <w:pStyle w:val="ListParagraph"/>
        <w:numPr>
          <w:ilvl w:val="0"/>
          <w:numId w:val="33"/>
        </w:numPr>
        <w:ind w:left="709" w:hanging="709"/>
        <w:jc w:val="both"/>
        <w:rPr>
          <w:rFonts w:ascii="Arial" w:hAnsi="Arial" w:cs="Arial"/>
          <w:b/>
          <w:sz w:val="20"/>
          <w:szCs w:val="20"/>
          <w:lang w:val="en-AU"/>
        </w:rPr>
      </w:pPr>
      <w:r w:rsidRPr="0210ECFA">
        <w:rPr>
          <w:rFonts w:ascii="Arial" w:hAnsi="Arial" w:cs="Arial"/>
          <w:b/>
          <w:bCs/>
          <w:sz w:val="20"/>
          <w:szCs w:val="20"/>
          <w:lang w:val="en-AU"/>
        </w:rPr>
        <w:t xml:space="preserve">Compensation &amp; </w:t>
      </w:r>
      <w:r w:rsidR="0066778B">
        <w:rPr>
          <w:rFonts w:ascii="Arial" w:hAnsi="Arial" w:cs="Arial"/>
          <w:b/>
          <w:bCs/>
          <w:sz w:val="20"/>
          <w:szCs w:val="20"/>
          <w:lang w:val="en-AU"/>
        </w:rPr>
        <w:t>Payment Terms</w:t>
      </w:r>
    </w:p>
    <w:p w14:paraId="65262E31" w14:textId="77777777" w:rsidR="00A751F4" w:rsidRPr="00331BD0" w:rsidRDefault="00A751F4" w:rsidP="00536ED9">
      <w:pPr>
        <w:ind w:left="708"/>
        <w:jc w:val="both"/>
        <w:rPr>
          <w:rFonts w:ascii="Arial" w:hAnsi="Arial" w:cs="Arial"/>
          <w:sz w:val="20"/>
          <w:szCs w:val="20"/>
          <w:lang w:val="en-AU"/>
        </w:rPr>
      </w:pPr>
    </w:p>
    <w:p w14:paraId="0481E6CB" w14:textId="4ABDCD6B" w:rsidR="00D65516" w:rsidRDefault="3FD31A05">
      <w:pPr>
        <w:pStyle w:val="ListParagraph"/>
        <w:numPr>
          <w:ilvl w:val="1"/>
          <w:numId w:val="33"/>
        </w:numPr>
        <w:ind w:left="709" w:hanging="709"/>
        <w:jc w:val="both"/>
        <w:rPr>
          <w:rFonts w:ascii="Arial" w:hAnsi="Arial" w:cs="Arial"/>
          <w:sz w:val="20"/>
          <w:szCs w:val="20"/>
          <w:lang w:val="en-AU"/>
        </w:rPr>
      </w:pPr>
      <w:r w:rsidRPr="5D3B159A">
        <w:rPr>
          <w:rFonts w:ascii="Arial" w:hAnsi="Arial" w:cs="Arial"/>
          <w:sz w:val="20"/>
          <w:szCs w:val="20"/>
          <w:lang w:val="en-AU"/>
        </w:rPr>
        <w:t>The Service Provider shall deliver the Services on a time and material basis, using a flat daily rate of 546 EUR</w:t>
      </w:r>
      <w:r w:rsidR="00F009D4">
        <w:rPr>
          <w:rFonts w:ascii="Arial" w:hAnsi="Arial" w:cs="Arial"/>
          <w:sz w:val="20"/>
          <w:szCs w:val="20"/>
          <w:lang w:val="en-AU"/>
        </w:rPr>
        <w:t xml:space="preserve"> (</w:t>
      </w:r>
      <w:r w:rsidR="00F009D4" w:rsidRPr="007F3AB5">
        <w:rPr>
          <w:rFonts w:ascii="Arial" w:hAnsi="Arial" w:cs="Arial"/>
          <w:sz w:val="20"/>
          <w:szCs w:val="20"/>
          <w:lang w:val="en-AU"/>
        </w:rPr>
        <w:t>exclusive of any applicable taxes</w:t>
      </w:r>
      <w:r w:rsidR="00F009D4">
        <w:rPr>
          <w:rFonts w:ascii="Arial" w:hAnsi="Arial" w:cs="Arial"/>
          <w:sz w:val="20"/>
          <w:szCs w:val="20"/>
          <w:lang w:val="en-AU"/>
        </w:rPr>
        <w:t>)</w:t>
      </w:r>
      <w:r w:rsidRPr="5D3B159A">
        <w:rPr>
          <w:rFonts w:ascii="Arial" w:hAnsi="Arial" w:cs="Arial"/>
          <w:sz w:val="20"/>
          <w:szCs w:val="20"/>
          <w:lang w:val="en-AU"/>
        </w:rPr>
        <w:t xml:space="preserve">. The estimated effort for the engagement is </w:t>
      </w:r>
      <w:r w:rsidR="00E512A2">
        <w:rPr>
          <w:rFonts w:ascii="Arial" w:hAnsi="Arial" w:cs="Arial"/>
          <w:sz w:val="20"/>
          <w:szCs w:val="20"/>
          <w:lang w:val="en-AU"/>
        </w:rPr>
        <w:t xml:space="preserve">working </w:t>
      </w:r>
      <w:r w:rsidRPr="5D3B159A">
        <w:rPr>
          <w:rFonts w:ascii="Arial" w:hAnsi="Arial" w:cs="Arial"/>
          <w:sz w:val="20"/>
          <w:szCs w:val="20"/>
          <w:lang w:val="en-AU"/>
        </w:rPr>
        <w:t xml:space="preserve">22 days, resulting in a total </w:t>
      </w:r>
      <w:r w:rsidR="00E512A2">
        <w:rPr>
          <w:rFonts w:ascii="Arial" w:hAnsi="Arial" w:cs="Arial"/>
          <w:sz w:val="20"/>
          <w:szCs w:val="20"/>
          <w:lang w:val="en-AU"/>
        </w:rPr>
        <w:t xml:space="preserve">estimated </w:t>
      </w:r>
      <w:r w:rsidRPr="5D3B159A">
        <w:rPr>
          <w:rFonts w:ascii="Arial" w:hAnsi="Arial" w:cs="Arial"/>
          <w:sz w:val="20"/>
          <w:szCs w:val="20"/>
          <w:lang w:val="en-AU"/>
        </w:rPr>
        <w:t xml:space="preserve">cost of 12,000 EUR (the “Budget Cap”). </w:t>
      </w:r>
      <w:r w:rsidR="00F84BB3">
        <w:rPr>
          <w:rFonts w:ascii="Arial" w:hAnsi="Arial" w:cs="Arial"/>
          <w:sz w:val="20"/>
          <w:szCs w:val="20"/>
          <w:lang w:val="en-AU"/>
        </w:rPr>
        <w:t xml:space="preserve">Notwithstanding </w:t>
      </w:r>
      <w:r w:rsidRPr="5D3B159A">
        <w:rPr>
          <w:rFonts w:ascii="Arial" w:hAnsi="Arial" w:cs="Arial"/>
          <w:sz w:val="20"/>
          <w:szCs w:val="20"/>
          <w:lang w:val="en-AU"/>
        </w:rPr>
        <w:t xml:space="preserve">the time </w:t>
      </w:r>
      <w:r w:rsidR="009D1DC2">
        <w:rPr>
          <w:rFonts w:ascii="Arial" w:hAnsi="Arial" w:cs="Arial"/>
          <w:sz w:val="20"/>
          <w:szCs w:val="20"/>
          <w:lang w:val="en-AU"/>
        </w:rPr>
        <w:t>and material basis</w:t>
      </w:r>
      <w:r w:rsidRPr="5D3B159A">
        <w:rPr>
          <w:rFonts w:ascii="Arial" w:hAnsi="Arial" w:cs="Arial"/>
          <w:sz w:val="20"/>
          <w:szCs w:val="20"/>
          <w:lang w:val="en-AU"/>
        </w:rPr>
        <w:t xml:space="preserve">, the total amount invoiced </w:t>
      </w:r>
      <w:r w:rsidR="009D1DC2">
        <w:rPr>
          <w:rFonts w:ascii="Arial" w:hAnsi="Arial" w:cs="Arial"/>
          <w:sz w:val="20"/>
          <w:szCs w:val="20"/>
          <w:lang w:val="en-AU"/>
        </w:rPr>
        <w:t xml:space="preserve">under this SoW </w:t>
      </w:r>
      <w:r w:rsidRPr="5D3B159A">
        <w:rPr>
          <w:rFonts w:ascii="Arial" w:hAnsi="Arial" w:cs="Arial"/>
          <w:sz w:val="20"/>
          <w:szCs w:val="20"/>
          <w:lang w:val="en-AU"/>
        </w:rPr>
        <w:t xml:space="preserve">shall not exceed the Budget Cap without </w:t>
      </w:r>
      <w:r w:rsidR="00A50AB2">
        <w:rPr>
          <w:rFonts w:ascii="Arial" w:hAnsi="Arial" w:cs="Arial"/>
          <w:sz w:val="20"/>
          <w:szCs w:val="20"/>
          <w:lang w:val="en-AU"/>
        </w:rPr>
        <w:t>Colosseum’s</w:t>
      </w:r>
      <w:r w:rsidRPr="5D3B159A">
        <w:rPr>
          <w:rFonts w:ascii="Arial" w:hAnsi="Arial" w:cs="Arial"/>
          <w:sz w:val="20"/>
          <w:szCs w:val="20"/>
          <w:lang w:val="en-AU"/>
        </w:rPr>
        <w:t xml:space="preserve"> prior written consent. </w:t>
      </w:r>
    </w:p>
    <w:p w14:paraId="0E3294BA" w14:textId="77777777" w:rsidR="00D65516" w:rsidRDefault="00D65516" w:rsidP="009A1229">
      <w:pPr>
        <w:pStyle w:val="ListParagraph"/>
        <w:ind w:left="709"/>
        <w:jc w:val="both"/>
        <w:rPr>
          <w:rFonts w:ascii="Arial" w:hAnsi="Arial" w:cs="Arial"/>
          <w:sz w:val="20"/>
          <w:szCs w:val="20"/>
          <w:lang w:val="en-AU"/>
        </w:rPr>
      </w:pPr>
    </w:p>
    <w:p w14:paraId="6D5F2732" w14:textId="76652C95" w:rsidR="001C1D99" w:rsidRDefault="006F3AD5">
      <w:pPr>
        <w:pStyle w:val="ListParagraph"/>
        <w:numPr>
          <w:ilvl w:val="1"/>
          <w:numId w:val="33"/>
        </w:numPr>
        <w:ind w:left="709" w:hanging="709"/>
        <w:jc w:val="both"/>
        <w:rPr>
          <w:rFonts w:ascii="Arial" w:hAnsi="Arial" w:cs="Arial"/>
          <w:sz w:val="20"/>
          <w:szCs w:val="20"/>
          <w:lang w:val="en-AU"/>
        </w:rPr>
      </w:pPr>
      <w:r w:rsidRPr="00D65516">
        <w:rPr>
          <w:rFonts w:ascii="Arial" w:hAnsi="Arial" w:cs="Arial"/>
          <w:sz w:val="20"/>
          <w:szCs w:val="20"/>
          <w:lang w:val="en-AU"/>
        </w:rPr>
        <w:t>All</w:t>
      </w:r>
      <w:r w:rsidR="000D0C2E" w:rsidRPr="00D65516">
        <w:rPr>
          <w:rFonts w:ascii="Arial" w:hAnsi="Arial" w:cs="Arial"/>
          <w:sz w:val="20"/>
          <w:szCs w:val="20"/>
          <w:lang w:val="en-AU"/>
        </w:rPr>
        <w:t xml:space="preserve"> invoicing shall be </w:t>
      </w:r>
      <w:r w:rsidR="00F95D68" w:rsidRPr="00D65516">
        <w:rPr>
          <w:rFonts w:ascii="Arial" w:hAnsi="Arial" w:cs="Arial"/>
          <w:sz w:val="20"/>
          <w:szCs w:val="20"/>
          <w:lang w:val="en-AU"/>
        </w:rPr>
        <w:t xml:space="preserve">calculated using the </w:t>
      </w:r>
      <w:r w:rsidR="3FD31A05" w:rsidRPr="00D65516">
        <w:rPr>
          <w:rFonts w:ascii="Arial" w:hAnsi="Arial" w:cs="Arial"/>
          <w:sz w:val="20"/>
          <w:szCs w:val="20"/>
          <w:lang w:val="en-AU"/>
        </w:rPr>
        <w:t xml:space="preserve">daily rate </w:t>
      </w:r>
      <w:r w:rsidR="00011646" w:rsidRPr="00D65516">
        <w:rPr>
          <w:rFonts w:ascii="Arial" w:hAnsi="Arial" w:cs="Arial"/>
          <w:sz w:val="20"/>
          <w:szCs w:val="20"/>
          <w:lang w:val="en-AU"/>
        </w:rPr>
        <w:t xml:space="preserve">and </w:t>
      </w:r>
      <w:r w:rsidR="3FD31A05" w:rsidRPr="00D65516">
        <w:rPr>
          <w:rFonts w:ascii="Arial" w:hAnsi="Arial" w:cs="Arial"/>
          <w:sz w:val="20"/>
          <w:szCs w:val="20"/>
          <w:lang w:val="en-AU"/>
        </w:rPr>
        <w:t xml:space="preserve">shall </w:t>
      </w:r>
      <w:r w:rsidR="00011646" w:rsidRPr="00D65516">
        <w:rPr>
          <w:rFonts w:ascii="Arial" w:hAnsi="Arial" w:cs="Arial"/>
          <w:sz w:val="20"/>
          <w:szCs w:val="20"/>
          <w:lang w:val="en-AU"/>
        </w:rPr>
        <w:t>accurately reflect</w:t>
      </w:r>
      <w:r w:rsidR="3FD31A05" w:rsidRPr="00D65516">
        <w:rPr>
          <w:rFonts w:ascii="Arial" w:hAnsi="Arial" w:cs="Arial"/>
          <w:sz w:val="20"/>
          <w:szCs w:val="20"/>
          <w:lang w:val="en-AU"/>
        </w:rPr>
        <w:t xml:space="preserve"> the </w:t>
      </w:r>
      <w:r w:rsidR="00011646" w:rsidRPr="00D65516">
        <w:rPr>
          <w:rFonts w:ascii="Arial" w:hAnsi="Arial" w:cs="Arial"/>
          <w:sz w:val="20"/>
          <w:szCs w:val="20"/>
          <w:lang w:val="en-AU"/>
        </w:rPr>
        <w:t>actual</w:t>
      </w:r>
      <w:r w:rsidR="009B313D" w:rsidRPr="00D65516">
        <w:rPr>
          <w:rFonts w:ascii="Arial" w:hAnsi="Arial" w:cs="Arial"/>
          <w:sz w:val="20"/>
          <w:szCs w:val="20"/>
          <w:lang w:val="en-AU"/>
        </w:rPr>
        <w:t xml:space="preserve"> time spent on the Services</w:t>
      </w:r>
      <w:r w:rsidR="3FD31A05" w:rsidRPr="00D65516">
        <w:rPr>
          <w:rFonts w:ascii="Arial" w:hAnsi="Arial" w:cs="Arial"/>
          <w:sz w:val="20"/>
          <w:szCs w:val="20"/>
          <w:lang w:val="en-AU"/>
        </w:rPr>
        <w:t>.</w:t>
      </w:r>
      <w:r w:rsidR="00D65516">
        <w:rPr>
          <w:rFonts w:ascii="Arial" w:hAnsi="Arial" w:cs="Arial"/>
          <w:sz w:val="20"/>
          <w:szCs w:val="20"/>
          <w:lang w:val="en-AU"/>
        </w:rPr>
        <w:t xml:space="preserve"> </w:t>
      </w:r>
      <w:r w:rsidR="00FD7006">
        <w:rPr>
          <w:rFonts w:ascii="Arial" w:hAnsi="Arial" w:cs="Arial"/>
          <w:sz w:val="20"/>
          <w:szCs w:val="20"/>
          <w:lang w:val="en-AU"/>
        </w:rPr>
        <w:t xml:space="preserve">Together with each invoice, </w:t>
      </w:r>
      <w:r w:rsidR="008B37BE">
        <w:rPr>
          <w:rFonts w:ascii="Arial" w:hAnsi="Arial" w:cs="Arial"/>
          <w:sz w:val="20"/>
          <w:szCs w:val="20"/>
          <w:lang w:val="en-AU"/>
        </w:rPr>
        <w:t xml:space="preserve">during the engagement period, </w:t>
      </w:r>
      <w:r w:rsidR="044F42A8" w:rsidRPr="5D3B159A">
        <w:rPr>
          <w:rFonts w:ascii="Arial" w:hAnsi="Arial" w:cs="Arial"/>
          <w:sz w:val="20"/>
          <w:szCs w:val="20"/>
          <w:lang w:val="en-AU"/>
        </w:rPr>
        <w:t xml:space="preserve">the </w:t>
      </w:r>
      <w:r w:rsidR="00347C48">
        <w:rPr>
          <w:rFonts w:ascii="Arial" w:hAnsi="Arial" w:cs="Arial"/>
          <w:sz w:val="20"/>
          <w:szCs w:val="20"/>
          <w:lang w:val="en-AU"/>
        </w:rPr>
        <w:t xml:space="preserve">Service Provider </w:t>
      </w:r>
      <w:r w:rsidR="044F42A8" w:rsidRPr="5D3B159A">
        <w:rPr>
          <w:rFonts w:ascii="Arial" w:hAnsi="Arial" w:cs="Arial"/>
          <w:sz w:val="20"/>
          <w:szCs w:val="20"/>
          <w:lang w:val="en-AU"/>
        </w:rPr>
        <w:t xml:space="preserve">shall </w:t>
      </w:r>
      <w:r w:rsidR="00615BB2">
        <w:rPr>
          <w:rFonts w:ascii="Arial" w:hAnsi="Arial" w:cs="Arial"/>
          <w:sz w:val="20"/>
          <w:szCs w:val="20"/>
          <w:lang w:val="en-AU"/>
        </w:rPr>
        <w:t>submit</w:t>
      </w:r>
      <w:r w:rsidR="044F42A8" w:rsidRPr="5D3B159A">
        <w:rPr>
          <w:rFonts w:ascii="Arial" w:hAnsi="Arial" w:cs="Arial"/>
          <w:sz w:val="20"/>
          <w:szCs w:val="20"/>
          <w:lang w:val="en-AU"/>
        </w:rPr>
        <w:t xml:space="preserve"> </w:t>
      </w:r>
      <w:r w:rsidR="00615BB2">
        <w:rPr>
          <w:rFonts w:ascii="Arial" w:hAnsi="Arial" w:cs="Arial"/>
          <w:sz w:val="20"/>
          <w:szCs w:val="20"/>
          <w:lang w:val="en-AU"/>
        </w:rPr>
        <w:t xml:space="preserve">detailed </w:t>
      </w:r>
      <w:r w:rsidR="044F42A8" w:rsidRPr="5D3B159A">
        <w:rPr>
          <w:rFonts w:ascii="Arial" w:hAnsi="Arial" w:cs="Arial"/>
          <w:sz w:val="20"/>
          <w:szCs w:val="20"/>
          <w:lang w:val="en-AU"/>
        </w:rPr>
        <w:t>timesheet</w:t>
      </w:r>
      <w:r w:rsidR="004565C6">
        <w:rPr>
          <w:rFonts w:ascii="Arial" w:hAnsi="Arial" w:cs="Arial"/>
          <w:sz w:val="20"/>
          <w:szCs w:val="20"/>
          <w:lang w:val="en-AU"/>
        </w:rPr>
        <w:t>s</w:t>
      </w:r>
      <w:r w:rsidR="00704897">
        <w:rPr>
          <w:rFonts w:ascii="Arial" w:hAnsi="Arial" w:cs="Arial"/>
          <w:sz w:val="20"/>
          <w:szCs w:val="20"/>
          <w:lang w:val="en-AU"/>
        </w:rPr>
        <w:t xml:space="preserve"> </w:t>
      </w:r>
      <w:r w:rsidR="00910780">
        <w:rPr>
          <w:rFonts w:ascii="Arial" w:hAnsi="Arial" w:cs="Arial"/>
          <w:sz w:val="20"/>
          <w:szCs w:val="20"/>
          <w:lang w:val="en-AU"/>
        </w:rPr>
        <w:t>containing</w:t>
      </w:r>
      <w:r w:rsidR="044F42A8" w:rsidRPr="5D3B159A">
        <w:rPr>
          <w:rFonts w:ascii="Arial" w:hAnsi="Arial" w:cs="Arial"/>
          <w:sz w:val="20"/>
          <w:szCs w:val="20"/>
          <w:lang w:val="en-AU"/>
        </w:rPr>
        <w:t xml:space="preserve"> the actual time spent</w:t>
      </w:r>
      <w:r w:rsidR="00BE2E09">
        <w:rPr>
          <w:rFonts w:ascii="Arial" w:hAnsi="Arial" w:cs="Arial"/>
          <w:sz w:val="20"/>
          <w:szCs w:val="20"/>
          <w:lang w:val="en-AU"/>
        </w:rPr>
        <w:t xml:space="preserve">, </w:t>
      </w:r>
      <w:r w:rsidR="00A40821">
        <w:rPr>
          <w:rFonts w:ascii="Arial" w:hAnsi="Arial" w:cs="Arial"/>
          <w:sz w:val="20"/>
          <w:szCs w:val="20"/>
          <w:lang w:val="en-AU"/>
        </w:rPr>
        <w:t xml:space="preserve">description of activities and </w:t>
      </w:r>
      <w:r w:rsidR="00BE2E09">
        <w:rPr>
          <w:rFonts w:ascii="Arial" w:hAnsi="Arial" w:cs="Arial"/>
          <w:sz w:val="20"/>
          <w:szCs w:val="20"/>
          <w:lang w:val="en-AU"/>
        </w:rPr>
        <w:t>key milestones achieved,</w:t>
      </w:r>
      <w:r w:rsidR="044F42A8" w:rsidRPr="5D3B159A">
        <w:rPr>
          <w:rFonts w:ascii="Arial" w:hAnsi="Arial" w:cs="Arial"/>
          <w:sz w:val="20"/>
          <w:szCs w:val="20"/>
          <w:lang w:val="en-AU"/>
        </w:rPr>
        <w:t xml:space="preserve"> and the corresponding fee</w:t>
      </w:r>
      <w:r w:rsidR="00176950">
        <w:rPr>
          <w:rFonts w:ascii="Arial" w:hAnsi="Arial" w:cs="Arial"/>
          <w:sz w:val="20"/>
          <w:szCs w:val="20"/>
          <w:lang w:val="en-AU"/>
        </w:rPr>
        <w:t>s</w:t>
      </w:r>
      <w:r w:rsidR="044F42A8" w:rsidRPr="5D3B159A">
        <w:rPr>
          <w:rFonts w:ascii="Arial" w:hAnsi="Arial" w:cs="Arial"/>
          <w:sz w:val="20"/>
          <w:szCs w:val="20"/>
          <w:lang w:val="en-AU"/>
        </w:rPr>
        <w:t xml:space="preserve"> calculated </w:t>
      </w:r>
      <w:r w:rsidR="001B7B09">
        <w:rPr>
          <w:rFonts w:ascii="Arial" w:hAnsi="Arial" w:cs="Arial"/>
          <w:sz w:val="20"/>
          <w:szCs w:val="20"/>
          <w:lang w:val="en-AU"/>
        </w:rPr>
        <w:t>at</w:t>
      </w:r>
      <w:r w:rsidR="044F42A8" w:rsidRPr="5D3B159A">
        <w:rPr>
          <w:rFonts w:ascii="Arial" w:hAnsi="Arial" w:cs="Arial"/>
          <w:sz w:val="20"/>
          <w:szCs w:val="20"/>
          <w:lang w:val="en-AU"/>
        </w:rPr>
        <w:t xml:space="preserve"> the </w:t>
      </w:r>
      <w:r w:rsidR="00347C48">
        <w:rPr>
          <w:rFonts w:ascii="Arial" w:hAnsi="Arial" w:cs="Arial"/>
          <w:sz w:val="20"/>
          <w:szCs w:val="20"/>
          <w:lang w:val="en-AU"/>
        </w:rPr>
        <w:t>daily</w:t>
      </w:r>
      <w:r w:rsidR="044F42A8" w:rsidRPr="5D3B159A">
        <w:rPr>
          <w:rFonts w:ascii="Arial" w:hAnsi="Arial" w:cs="Arial"/>
          <w:sz w:val="20"/>
          <w:szCs w:val="20"/>
          <w:lang w:val="en-AU"/>
        </w:rPr>
        <w:t xml:space="preserve"> rate specified </w:t>
      </w:r>
      <w:r w:rsidR="00176950">
        <w:rPr>
          <w:rFonts w:ascii="Arial" w:hAnsi="Arial" w:cs="Arial"/>
          <w:sz w:val="20"/>
          <w:szCs w:val="20"/>
          <w:lang w:val="en-AU"/>
        </w:rPr>
        <w:t xml:space="preserve">in Clause 5.1 </w:t>
      </w:r>
      <w:r w:rsidR="044F42A8" w:rsidRPr="5D3B159A">
        <w:rPr>
          <w:rFonts w:ascii="Arial" w:hAnsi="Arial" w:cs="Arial"/>
          <w:sz w:val="20"/>
          <w:szCs w:val="20"/>
          <w:lang w:val="en-AU"/>
        </w:rPr>
        <w:t xml:space="preserve">above. </w:t>
      </w:r>
      <w:r w:rsidR="0023532F">
        <w:rPr>
          <w:rFonts w:ascii="Arial" w:hAnsi="Arial" w:cs="Arial"/>
          <w:sz w:val="20"/>
          <w:szCs w:val="20"/>
          <w:lang w:val="en-AU"/>
        </w:rPr>
        <w:t xml:space="preserve">Payment shall be </w:t>
      </w:r>
      <w:r w:rsidR="0023532F" w:rsidRPr="00896619">
        <w:rPr>
          <w:rFonts w:ascii="Arial" w:hAnsi="Arial" w:cs="Arial"/>
          <w:sz w:val="20"/>
          <w:szCs w:val="20"/>
          <w:lang w:val="en-AU"/>
        </w:rPr>
        <w:t xml:space="preserve">as </w:t>
      </w:r>
      <w:r w:rsidR="00731127" w:rsidRPr="009A1229">
        <w:rPr>
          <w:rFonts w:ascii="Arial" w:hAnsi="Arial" w:cs="Arial"/>
          <w:sz w:val="20"/>
          <w:szCs w:val="20"/>
          <w:lang w:val="en-AU"/>
        </w:rPr>
        <w:t xml:space="preserve">specified </w:t>
      </w:r>
      <w:r w:rsidR="0023532F" w:rsidRPr="00896619">
        <w:rPr>
          <w:rFonts w:ascii="Arial" w:hAnsi="Arial" w:cs="Arial"/>
          <w:sz w:val="20"/>
          <w:szCs w:val="20"/>
          <w:lang w:val="en-AU"/>
        </w:rPr>
        <w:t xml:space="preserve">in </w:t>
      </w:r>
      <w:r w:rsidR="008F2BB7" w:rsidRPr="009A1229">
        <w:rPr>
          <w:rFonts w:ascii="Arial" w:hAnsi="Arial" w:cs="Arial"/>
          <w:sz w:val="20"/>
          <w:szCs w:val="20"/>
          <w:lang w:val="en-AU"/>
        </w:rPr>
        <w:t xml:space="preserve">Clause </w:t>
      </w:r>
      <w:r w:rsidR="004565C6" w:rsidRPr="009A1229">
        <w:rPr>
          <w:rFonts w:ascii="Arial" w:hAnsi="Arial" w:cs="Arial"/>
          <w:sz w:val="20"/>
          <w:szCs w:val="20"/>
          <w:lang w:val="en-AU"/>
        </w:rPr>
        <w:t xml:space="preserve">2.2 of </w:t>
      </w:r>
      <w:r w:rsidR="0023532F" w:rsidRPr="00896619">
        <w:rPr>
          <w:rFonts w:ascii="Arial" w:hAnsi="Arial" w:cs="Arial"/>
          <w:sz w:val="20"/>
          <w:szCs w:val="20"/>
          <w:lang w:val="en-AU"/>
        </w:rPr>
        <w:t>the MSA</w:t>
      </w:r>
      <w:r w:rsidR="0023532F">
        <w:rPr>
          <w:rFonts w:ascii="Arial" w:hAnsi="Arial" w:cs="Arial"/>
          <w:sz w:val="20"/>
          <w:szCs w:val="20"/>
          <w:lang w:val="en-AU"/>
        </w:rPr>
        <w:t>.</w:t>
      </w:r>
    </w:p>
    <w:p w14:paraId="6ECCE02E" w14:textId="77777777" w:rsidR="00C57BD4" w:rsidRPr="00331BD0" w:rsidRDefault="00C57BD4" w:rsidP="009A1229">
      <w:pPr>
        <w:pStyle w:val="ListParagraph"/>
        <w:rPr>
          <w:rFonts w:ascii="Arial" w:hAnsi="Arial" w:cs="Arial"/>
          <w:sz w:val="20"/>
          <w:szCs w:val="20"/>
          <w:lang w:val="en-AU"/>
        </w:rPr>
      </w:pPr>
    </w:p>
    <w:p w14:paraId="41692BF3" w14:textId="186E7CBA" w:rsidR="00D31679" w:rsidRDefault="00D31679" w:rsidP="009A1229">
      <w:pPr>
        <w:pStyle w:val="ListParagraph"/>
        <w:keepNext/>
        <w:keepLines/>
        <w:numPr>
          <w:ilvl w:val="0"/>
          <w:numId w:val="33"/>
        </w:numPr>
        <w:ind w:left="709" w:hanging="709"/>
        <w:jc w:val="both"/>
        <w:rPr>
          <w:rFonts w:ascii="Arial" w:hAnsi="Arial" w:cs="Arial"/>
          <w:b/>
          <w:sz w:val="20"/>
          <w:szCs w:val="20"/>
          <w:lang w:val="en-AU"/>
        </w:rPr>
      </w:pPr>
      <w:r>
        <w:rPr>
          <w:rFonts w:ascii="Arial" w:hAnsi="Arial" w:cs="Arial"/>
          <w:b/>
          <w:sz w:val="20"/>
          <w:szCs w:val="20"/>
          <w:lang w:val="en-AU"/>
        </w:rPr>
        <w:t>Data Protection</w:t>
      </w:r>
    </w:p>
    <w:p w14:paraId="5F7BBA83" w14:textId="77777777" w:rsidR="000512D3" w:rsidRDefault="000512D3" w:rsidP="001A6C9D">
      <w:pPr>
        <w:pStyle w:val="ListParagraph"/>
        <w:keepNext/>
        <w:keepLines/>
        <w:jc w:val="both"/>
        <w:rPr>
          <w:rFonts w:ascii="Arial" w:hAnsi="Arial" w:cs="Arial"/>
          <w:bCs/>
          <w:sz w:val="20"/>
          <w:szCs w:val="20"/>
          <w:lang w:val="en-AU"/>
        </w:rPr>
      </w:pPr>
    </w:p>
    <w:p w14:paraId="64F38273" w14:textId="553822B9" w:rsidR="001A6C9D" w:rsidRPr="009A1229" w:rsidRDefault="000512D3" w:rsidP="001A6C9D">
      <w:pPr>
        <w:pStyle w:val="ListParagraph"/>
        <w:keepNext/>
        <w:keepLines/>
        <w:jc w:val="both"/>
        <w:rPr>
          <w:rFonts w:ascii="Arial" w:hAnsi="Arial" w:cs="Arial"/>
          <w:bCs/>
          <w:sz w:val="20"/>
          <w:szCs w:val="20"/>
          <w:lang w:val="en-AU"/>
        </w:rPr>
      </w:pPr>
      <w:r w:rsidRPr="009A1229">
        <w:rPr>
          <w:rFonts w:ascii="Arial" w:hAnsi="Arial" w:cs="Arial"/>
          <w:bCs/>
          <w:sz w:val="20"/>
          <w:szCs w:val="20"/>
          <w:lang w:val="en-AU"/>
        </w:rPr>
        <w:t>For the performance of th</w:t>
      </w:r>
      <w:r w:rsidR="00302F34">
        <w:rPr>
          <w:rFonts w:ascii="Arial" w:hAnsi="Arial" w:cs="Arial"/>
          <w:bCs/>
          <w:sz w:val="20"/>
          <w:szCs w:val="20"/>
          <w:lang w:val="en-AU"/>
        </w:rPr>
        <w:t>e Services</w:t>
      </w:r>
      <w:r w:rsidRPr="009A1229">
        <w:rPr>
          <w:rFonts w:ascii="Arial" w:hAnsi="Arial" w:cs="Arial"/>
          <w:bCs/>
          <w:sz w:val="20"/>
          <w:szCs w:val="20"/>
          <w:lang w:val="en-AU"/>
        </w:rPr>
        <w:t xml:space="preserve">, the Service Provider will process personal and act as a data processor on behalf of and under the instructions of Colosseum, acting as a data controller. </w:t>
      </w:r>
      <w:r w:rsidR="000901F8">
        <w:rPr>
          <w:rFonts w:ascii="Arial" w:hAnsi="Arial" w:cs="Arial"/>
          <w:bCs/>
          <w:sz w:val="20"/>
          <w:szCs w:val="20"/>
          <w:lang w:val="en-AU"/>
        </w:rPr>
        <w:t xml:space="preserve">In accordance with the terms of Clause </w:t>
      </w:r>
      <w:r w:rsidR="00475193">
        <w:rPr>
          <w:rFonts w:ascii="Arial" w:hAnsi="Arial" w:cs="Arial"/>
          <w:bCs/>
          <w:sz w:val="20"/>
          <w:szCs w:val="20"/>
          <w:lang w:val="en-AU"/>
        </w:rPr>
        <w:t>6 of the MSA, t</w:t>
      </w:r>
      <w:r w:rsidR="00302F34">
        <w:rPr>
          <w:rFonts w:ascii="Arial" w:hAnsi="Arial" w:cs="Arial"/>
          <w:bCs/>
          <w:sz w:val="20"/>
          <w:szCs w:val="20"/>
          <w:lang w:val="en-AU"/>
        </w:rPr>
        <w:t xml:space="preserve">he </w:t>
      </w:r>
      <w:r w:rsidR="007200B6">
        <w:rPr>
          <w:rFonts w:ascii="Arial" w:hAnsi="Arial" w:cs="Arial"/>
          <w:sz w:val="20"/>
          <w:szCs w:val="20"/>
          <w:lang w:val="en-AU"/>
        </w:rPr>
        <w:t xml:space="preserve">details of Service Provider’s processing activities </w:t>
      </w:r>
      <w:r w:rsidR="00475193">
        <w:rPr>
          <w:rFonts w:ascii="Arial" w:hAnsi="Arial" w:cs="Arial"/>
          <w:sz w:val="20"/>
          <w:szCs w:val="20"/>
          <w:lang w:val="en-AU"/>
        </w:rPr>
        <w:t>are</w:t>
      </w:r>
      <w:r w:rsidR="007200B6">
        <w:rPr>
          <w:rFonts w:ascii="Arial" w:hAnsi="Arial" w:cs="Arial"/>
          <w:sz w:val="20"/>
          <w:szCs w:val="20"/>
          <w:lang w:val="en-AU"/>
        </w:rPr>
        <w:t xml:space="preserve"> specified </w:t>
      </w:r>
      <w:r w:rsidR="004539F9">
        <w:rPr>
          <w:rFonts w:ascii="Arial" w:hAnsi="Arial" w:cs="Arial"/>
          <w:sz w:val="20"/>
          <w:szCs w:val="20"/>
          <w:lang w:val="en-AU"/>
        </w:rPr>
        <w:t>according to Schedule 1 of the DPA attached to this SoW as</w:t>
      </w:r>
      <w:r w:rsidRPr="009A1229">
        <w:rPr>
          <w:rFonts w:ascii="Arial" w:hAnsi="Arial" w:cs="Arial"/>
          <w:bCs/>
          <w:sz w:val="20"/>
          <w:szCs w:val="20"/>
          <w:lang w:val="en-AU"/>
        </w:rPr>
        <w:t xml:space="preserve"> Annex 1</w:t>
      </w:r>
      <w:r w:rsidR="004539F9">
        <w:rPr>
          <w:rFonts w:ascii="Arial" w:hAnsi="Arial" w:cs="Arial"/>
          <w:bCs/>
          <w:sz w:val="20"/>
          <w:szCs w:val="20"/>
          <w:lang w:val="en-AU"/>
        </w:rPr>
        <w:t>.</w:t>
      </w:r>
    </w:p>
    <w:p w14:paraId="08884853" w14:textId="77777777" w:rsidR="001A6C9D" w:rsidRDefault="001A6C9D" w:rsidP="009A1229">
      <w:pPr>
        <w:pStyle w:val="ListParagraph"/>
        <w:keepNext/>
        <w:keepLines/>
        <w:jc w:val="both"/>
        <w:rPr>
          <w:rFonts w:ascii="Arial" w:hAnsi="Arial" w:cs="Arial"/>
          <w:b/>
          <w:sz w:val="20"/>
          <w:szCs w:val="20"/>
          <w:lang w:val="en-AU"/>
        </w:rPr>
      </w:pPr>
    </w:p>
    <w:p w14:paraId="12F80C37" w14:textId="6E2CA2A9" w:rsidR="00F57251" w:rsidRPr="00331BD0" w:rsidRDefault="009C49B4" w:rsidP="009A1229">
      <w:pPr>
        <w:pStyle w:val="ListParagraph"/>
        <w:keepNext/>
        <w:keepLines/>
        <w:numPr>
          <w:ilvl w:val="0"/>
          <w:numId w:val="33"/>
        </w:numPr>
        <w:ind w:left="709" w:hanging="709"/>
        <w:jc w:val="both"/>
        <w:rPr>
          <w:rFonts w:ascii="Arial" w:hAnsi="Arial" w:cs="Arial"/>
          <w:b/>
          <w:sz w:val="20"/>
          <w:szCs w:val="20"/>
          <w:lang w:val="en-AU"/>
        </w:rPr>
      </w:pPr>
      <w:r>
        <w:rPr>
          <w:rFonts w:ascii="Arial" w:hAnsi="Arial" w:cs="Arial"/>
          <w:b/>
          <w:sz w:val="20"/>
          <w:szCs w:val="20"/>
          <w:lang w:val="en-AU"/>
        </w:rPr>
        <w:t xml:space="preserve">Term and </w:t>
      </w:r>
      <w:r w:rsidR="00F57251" w:rsidRPr="00331BD0">
        <w:rPr>
          <w:rFonts w:ascii="Arial" w:hAnsi="Arial" w:cs="Arial"/>
          <w:b/>
          <w:sz w:val="20"/>
          <w:szCs w:val="20"/>
          <w:lang w:val="en-AU"/>
        </w:rPr>
        <w:t xml:space="preserve">Termination </w:t>
      </w:r>
    </w:p>
    <w:p w14:paraId="50F961C3" w14:textId="77777777" w:rsidR="00F57251" w:rsidRPr="00331BD0" w:rsidRDefault="00F57251" w:rsidP="001726C5">
      <w:pPr>
        <w:ind w:left="708"/>
        <w:jc w:val="both"/>
        <w:rPr>
          <w:rFonts w:ascii="Arial" w:hAnsi="Arial" w:cs="Arial"/>
          <w:sz w:val="20"/>
          <w:szCs w:val="20"/>
          <w:lang w:val="en-AU"/>
        </w:rPr>
      </w:pPr>
    </w:p>
    <w:p w14:paraId="5877E4D3" w14:textId="3850F1B3" w:rsidR="000A23BC" w:rsidRDefault="000A23BC" w:rsidP="009A1229">
      <w:pPr>
        <w:pStyle w:val="ListParagraph"/>
        <w:numPr>
          <w:ilvl w:val="1"/>
          <w:numId w:val="33"/>
        </w:numPr>
        <w:ind w:left="709" w:hanging="709"/>
        <w:jc w:val="both"/>
        <w:rPr>
          <w:rFonts w:ascii="Arial" w:hAnsi="Arial" w:cs="Arial"/>
          <w:sz w:val="20"/>
          <w:szCs w:val="20"/>
          <w:lang w:val="en-AU"/>
        </w:rPr>
      </w:pPr>
      <w:r>
        <w:rPr>
          <w:rFonts w:ascii="Arial" w:hAnsi="Arial" w:cs="Arial"/>
          <w:sz w:val="20"/>
          <w:szCs w:val="20"/>
          <w:lang w:val="en-AU"/>
        </w:rPr>
        <w:t>This SOW is effective as of the</w:t>
      </w:r>
      <w:r w:rsidR="00A248F4">
        <w:rPr>
          <w:rFonts w:ascii="Arial" w:hAnsi="Arial" w:cs="Arial"/>
          <w:sz w:val="20"/>
          <w:szCs w:val="20"/>
          <w:lang w:val="en-AU"/>
        </w:rPr>
        <w:t xml:space="preserve"> SOW</w:t>
      </w:r>
      <w:r>
        <w:rPr>
          <w:rFonts w:ascii="Arial" w:hAnsi="Arial" w:cs="Arial"/>
          <w:sz w:val="20"/>
          <w:szCs w:val="20"/>
          <w:lang w:val="en-AU"/>
        </w:rPr>
        <w:t xml:space="preserve"> Effective Date and shall remain valid until </w:t>
      </w:r>
      <w:r w:rsidR="004A3786">
        <w:rPr>
          <w:rFonts w:ascii="Arial" w:hAnsi="Arial" w:cs="Arial"/>
          <w:sz w:val="20"/>
          <w:szCs w:val="20"/>
          <w:lang w:val="en-AU"/>
        </w:rPr>
        <w:t>3</w:t>
      </w:r>
      <w:r w:rsidR="00C75E5A">
        <w:rPr>
          <w:rFonts w:ascii="Arial" w:hAnsi="Arial" w:cs="Arial"/>
          <w:sz w:val="20"/>
          <w:szCs w:val="20"/>
          <w:lang w:val="en-AU"/>
        </w:rPr>
        <w:t>1</w:t>
      </w:r>
      <w:r>
        <w:rPr>
          <w:rFonts w:ascii="Arial" w:hAnsi="Arial" w:cs="Arial"/>
          <w:sz w:val="20"/>
          <w:szCs w:val="20"/>
          <w:lang w:val="en-AU"/>
        </w:rPr>
        <w:t xml:space="preserve"> </w:t>
      </w:r>
      <w:r w:rsidR="00FA3584">
        <w:rPr>
          <w:rFonts w:ascii="Arial" w:hAnsi="Arial" w:cs="Arial"/>
          <w:sz w:val="20"/>
          <w:szCs w:val="20"/>
          <w:lang w:val="en-AU"/>
        </w:rPr>
        <w:t>August</w:t>
      </w:r>
      <w:r>
        <w:rPr>
          <w:rFonts w:ascii="Arial" w:hAnsi="Arial" w:cs="Arial"/>
          <w:sz w:val="20"/>
          <w:szCs w:val="20"/>
          <w:lang w:val="en-AU"/>
        </w:rPr>
        <w:t xml:space="preserve"> 2025</w:t>
      </w:r>
      <w:r w:rsidR="00B8007C">
        <w:rPr>
          <w:rFonts w:ascii="Arial" w:hAnsi="Arial" w:cs="Arial"/>
          <w:sz w:val="20"/>
          <w:szCs w:val="20"/>
          <w:lang w:val="en-AU"/>
        </w:rPr>
        <w:t>, with the option to extend upon mutual written agreement of the parties</w:t>
      </w:r>
      <w:r>
        <w:rPr>
          <w:rFonts w:ascii="Arial" w:hAnsi="Arial" w:cs="Arial"/>
          <w:sz w:val="20"/>
          <w:szCs w:val="20"/>
          <w:lang w:val="en-AU"/>
        </w:rPr>
        <w:t>.</w:t>
      </w:r>
    </w:p>
    <w:p w14:paraId="238B4304" w14:textId="77777777" w:rsidR="00FF2D50" w:rsidRPr="000A23BC" w:rsidRDefault="00FF2D50" w:rsidP="009A1229">
      <w:pPr>
        <w:pStyle w:val="ListParagraph"/>
        <w:ind w:left="709" w:hanging="709"/>
        <w:jc w:val="both"/>
        <w:rPr>
          <w:rFonts w:ascii="Arial" w:hAnsi="Arial" w:cs="Arial"/>
          <w:sz w:val="20"/>
          <w:szCs w:val="20"/>
          <w:lang w:val="en-AU"/>
        </w:rPr>
      </w:pPr>
    </w:p>
    <w:p w14:paraId="00C70DD7" w14:textId="2489E08A" w:rsidR="007068B8" w:rsidRPr="007A751B" w:rsidRDefault="00A44CD1" w:rsidP="009A1229">
      <w:pPr>
        <w:pStyle w:val="ListParagraph"/>
        <w:numPr>
          <w:ilvl w:val="1"/>
          <w:numId w:val="33"/>
        </w:numPr>
        <w:ind w:left="709" w:hanging="709"/>
        <w:jc w:val="both"/>
        <w:rPr>
          <w:rFonts w:ascii="Arial" w:hAnsi="Arial" w:cs="Arial"/>
          <w:sz w:val="20"/>
          <w:szCs w:val="20"/>
          <w:lang w:val="en-AU"/>
        </w:rPr>
      </w:pPr>
      <w:r w:rsidRPr="000E2AD1">
        <w:rPr>
          <w:rFonts w:ascii="Arial" w:hAnsi="Arial" w:cs="Arial"/>
          <w:sz w:val="20"/>
          <w:szCs w:val="20"/>
          <w:lang w:val="en-US"/>
        </w:rPr>
        <w:t xml:space="preserve">Either Party may terminate this SOW as agreed in the </w:t>
      </w:r>
      <w:r w:rsidR="00645FA1" w:rsidRPr="000E2AD1">
        <w:rPr>
          <w:rFonts w:ascii="Arial" w:hAnsi="Arial" w:cs="Arial"/>
          <w:sz w:val="20"/>
          <w:szCs w:val="20"/>
          <w:lang w:val="en-US"/>
        </w:rPr>
        <w:t>M</w:t>
      </w:r>
      <w:r w:rsidRPr="000E2AD1">
        <w:rPr>
          <w:rFonts w:ascii="Arial" w:hAnsi="Arial" w:cs="Arial"/>
          <w:sz w:val="20"/>
          <w:szCs w:val="20"/>
          <w:lang w:val="en-US"/>
        </w:rPr>
        <w:t>SA</w:t>
      </w:r>
      <w:r w:rsidR="007068B8" w:rsidRPr="007A751B">
        <w:rPr>
          <w:rFonts w:ascii="Arial" w:hAnsi="Arial" w:cs="Arial"/>
          <w:sz w:val="20"/>
          <w:szCs w:val="20"/>
          <w:lang w:val="en-AU"/>
        </w:rPr>
        <w:t xml:space="preserve">. </w:t>
      </w:r>
    </w:p>
    <w:p w14:paraId="6F6A9B36" w14:textId="77777777" w:rsidR="007068B8" w:rsidRPr="00331BD0" w:rsidRDefault="007068B8" w:rsidP="009A1229">
      <w:pPr>
        <w:pStyle w:val="ListParagraph"/>
        <w:ind w:left="709" w:hanging="709"/>
        <w:jc w:val="both"/>
        <w:rPr>
          <w:rFonts w:ascii="Arial" w:hAnsi="Arial" w:cs="Arial"/>
          <w:sz w:val="20"/>
          <w:szCs w:val="20"/>
          <w:lang w:val="en-AU"/>
        </w:rPr>
      </w:pPr>
    </w:p>
    <w:p w14:paraId="2B7FA312" w14:textId="31F063ED" w:rsidR="00B652A9" w:rsidRPr="00331BD0" w:rsidRDefault="005D7238" w:rsidP="009A1229">
      <w:pPr>
        <w:pStyle w:val="ListParagraph"/>
        <w:numPr>
          <w:ilvl w:val="1"/>
          <w:numId w:val="33"/>
        </w:numPr>
        <w:ind w:left="709" w:hanging="709"/>
        <w:jc w:val="both"/>
        <w:rPr>
          <w:rFonts w:ascii="Arial" w:hAnsi="Arial" w:cs="Arial"/>
          <w:sz w:val="20"/>
          <w:szCs w:val="20"/>
          <w:lang w:val="en-AU"/>
        </w:rPr>
      </w:pPr>
      <w:r>
        <w:rPr>
          <w:rFonts w:ascii="Arial" w:hAnsi="Arial" w:cs="Arial"/>
          <w:sz w:val="20"/>
          <w:szCs w:val="20"/>
          <w:lang w:val="en-AU"/>
        </w:rPr>
        <w:t>Service Provider shall refund C</w:t>
      </w:r>
      <w:r w:rsidR="007068B8" w:rsidRPr="00331BD0">
        <w:rPr>
          <w:rFonts w:ascii="Arial" w:hAnsi="Arial" w:cs="Arial"/>
          <w:sz w:val="20"/>
          <w:szCs w:val="20"/>
          <w:lang w:val="en-AU"/>
        </w:rPr>
        <w:t xml:space="preserve">olosseum </w:t>
      </w:r>
      <w:r w:rsidR="00D278E5">
        <w:rPr>
          <w:rFonts w:ascii="Arial" w:hAnsi="Arial" w:cs="Arial"/>
          <w:sz w:val="20"/>
          <w:szCs w:val="20"/>
          <w:lang w:val="en-AU"/>
        </w:rPr>
        <w:t xml:space="preserve">any excess prepaid fees for the </w:t>
      </w:r>
      <w:r w:rsidR="00D278E5" w:rsidRPr="00DC4D97">
        <w:rPr>
          <w:rFonts w:ascii="Arial" w:hAnsi="Arial" w:cs="Arial"/>
          <w:sz w:val="20"/>
          <w:szCs w:val="20"/>
          <w:lang w:val="en-AU"/>
        </w:rPr>
        <w:t xml:space="preserve">affected </w:t>
      </w:r>
      <w:r w:rsidR="00DC4D97" w:rsidRPr="00DC4D97">
        <w:rPr>
          <w:rFonts w:ascii="Arial" w:hAnsi="Arial" w:cs="Arial"/>
          <w:sz w:val="20"/>
          <w:szCs w:val="20"/>
          <w:lang w:val="en-AU"/>
        </w:rPr>
        <w:t>S</w:t>
      </w:r>
      <w:r w:rsidR="00D278E5" w:rsidRPr="00DC4D97">
        <w:rPr>
          <w:rFonts w:ascii="Arial" w:hAnsi="Arial" w:cs="Arial"/>
          <w:sz w:val="20"/>
          <w:szCs w:val="20"/>
          <w:lang w:val="en-AU"/>
        </w:rPr>
        <w:t>ervices that</w:t>
      </w:r>
      <w:r w:rsidR="00D278E5">
        <w:rPr>
          <w:rFonts w:ascii="Arial" w:hAnsi="Arial" w:cs="Arial"/>
          <w:sz w:val="20"/>
          <w:szCs w:val="20"/>
          <w:lang w:val="en-AU"/>
        </w:rPr>
        <w:t xml:space="preserve"> were not performed prior to the effective date of termination</w:t>
      </w:r>
      <w:r w:rsidR="001D5CAD" w:rsidRPr="00331BD0">
        <w:rPr>
          <w:rFonts w:ascii="Arial" w:hAnsi="Arial" w:cs="Arial"/>
          <w:sz w:val="20"/>
          <w:szCs w:val="20"/>
          <w:lang w:val="en-AU"/>
        </w:rPr>
        <w:t xml:space="preserve">. </w:t>
      </w:r>
      <w:r w:rsidR="007068B8" w:rsidRPr="00331BD0">
        <w:rPr>
          <w:rFonts w:ascii="Arial" w:hAnsi="Arial" w:cs="Arial"/>
          <w:sz w:val="20"/>
          <w:szCs w:val="20"/>
          <w:lang w:val="en-AU"/>
        </w:rPr>
        <w:t xml:space="preserve"> </w:t>
      </w:r>
    </w:p>
    <w:p w14:paraId="072ECD36" w14:textId="77777777" w:rsidR="00F57251" w:rsidRPr="00331BD0" w:rsidRDefault="00F57251" w:rsidP="001726C5">
      <w:pPr>
        <w:ind w:left="708"/>
        <w:jc w:val="both"/>
        <w:rPr>
          <w:rFonts w:ascii="Arial" w:hAnsi="Arial" w:cs="Arial"/>
          <w:sz w:val="20"/>
          <w:szCs w:val="20"/>
          <w:lang w:val="en-AU"/>
        </w:rPr>
      </w:pPr>
    </w:p>
    <w:p w14:paraId="298343CB" w14:textId="77777777" w:rsidR="0085462C" w:rsidRPr="00331BD0" w:rsidRDefault="0085462C" w:rsidP="001726C5">
      <w:pPr>
        <w:ind w:left="708"/>
        <w:jc w:val="both"/>
        <w:rPr>
          <w:rFonts w:ascii="Arial" w:hAnsi="Arial" w:cs="Arial"/>
          <w:sz w:val="20"/>
          <w:szCs w:val="20"/>
          <w:lang w:val="en-AU"/>
        </w:rPr>
      </w:pPr>
    </w:p>
    <w:p w14:paraId="35FFD053" w14:textId="7932CD56" w:rsidR="0085462C" w:rsidRDefault="00E52C0C">
      <w:pPr>
        <w:rPr>
          <w:rFonts w:ascii="Arial" w:hAnsi="Arial" w:cs="Arial"/>
          <w:sz w:val="20"/>
          <w:szCs w:val="20"/>
          <w:lang w:val="en-AU"/>
        </w:rPr>
      </w:pPr>
      <w:r w:rsidRPr="00E52C0C">
        <w:rPr>
          <w:rFonts w:ascii="Arial" w:hAnsi="Arial" w:cs="Arial"/>
          <w:sz w:val="20"/>
          <w:szCs w:val="20"/>
          <w:lang w:val="en-AU"/>
        </w:rPr>
        <w:t>T</w:t>
      </w:r>
      <w:r>
        <w:rPr>
          <w:rFonts w:ascii="Arial" w:hAnsi="Arial" w:cs="Arial"/>
          <w:sz w:val="20"/>
          <w:szCs w:val="20"/>
          <w:lang w:val="en-AU"/>
        </w:rPr>
        <w:t>his</w:t>
      </w:r>
      <w:r w:rsidRPr="00E52C0C">
        <w:rPr>
          <w:rFonts w:ascii="Arial" w:hAnsi="Arial" w:cs="Arial"/>
          <w:sz w:val="20"/>
          <w:szCs w:val="20"/>
          <w:lang w:val="en-AU"/>
        </w:rPr>
        <w:t xml:space="preserve"> </w:t>
      </w:r>
      <w:r>
        <w:rPr>
          <w:rFonts w:ascii="Arial" w:hAnsi="Arial" w:cs="Arial"/>
          <w:sz w:val="20"/>
          <w:szCs w:val="20"/>
          <w:lang w:val="en-AU"/>
        </w:rPr>
        <w:t>SOW</w:t>
      </w:r>
      <w:r w:rsidRPr="00E52C0C">
        <w:rPr>
          <w:rFonts w:ascii="Arial" w:hAnsi="Arial" w:cs="Arial"/>
          <w:sz w:val="20"/>
          <w:szCs w:val="20"/>
          <w:lang w:val="en-AU"/>
        </w:rPr>
        <w:t xml:space="preserve"> </w:t>
      </w:r>
      <w:r>
        <w:rPr>
          <w:rFonts w:ascii="Arial" w:hAnsi="Arial" w:cs="Arial"/>
          <w:sz w:val="20"/>
          <w:szCs w:val="20"/>
          <w:lang w:val="en-AU"/>
        </w:rPr>
        <w:t>is executed by</w:t>
      </w:r>
      <w:r w:rsidRPr="00E52C0C">
        <w:rPr>
          <w:rFonts w:ascii="Arial" w:hAnsi="Arial" w:cs="Arial"/>
          <w:sz w:val="20"/>
          <w:szCs w:val="20"/>
          <w:lang w:val="en-AU"/>
        </w:rPr>
        <w:t xml:space="preserve"> the </w:t>
      </w:r>
      <w:r>
        <w:rPr>
          <w:rFonts w:ascii="Arial" w:hAnsi="Arial" w:cs="Arial"/>
          <w:sz w:val="20"/>
          <w:szCs w:val="20"/>
          <w:lang w:val="en-AU"/>
        </w:rPr>
        <w:t>P</w:t>
      </w:r>
      <w:r w:rsidRPr="00E52C0C">
        <w:rPr>
          <w:rFonts w:ascii="Arial" w:hAnsi="Arial" w:cs="Arial"/>
          <w:sz w:val="20"/>
          <w:szCs w:val="20"/>
          <w:lang w:val="en-AU"/>
        </w:rPr>
        <w:t>arties’ duly authorised officers or representatives, as follows:</w:t>
      </w:r>
    </w:p>
    <w:p w14:paraId="70B29585" w14:textId="77777777" w:rsidR="00E52C0C" w:rsidRDefault="00E52C0C" w:rsidP="00536ED9">
      <w:pPr>
        <w:jc w:val="both"/>
        <w:rPr>
          <w:rFonts w:ascii="Arial" w:hAnsi="Arial" w:cs="Arial"/>
          <w:b/>
          <w:sz w:val="20"/>
          <w:szCs w:val="20"/>
          <w:lang w:val="en-AU"/>
        </w:rPr>
      </w:pPr>
    </w:p>
    <w:p w14:paraId="5907CE9C" w14:textId="77777777" w:rsidR="00E52C0C" w:rsidRDefault="00E52C0C" w:rsidP="00536ED9">
      <w:pPr>
        <w:jc w:val="both"/>
        <w:rPr>
          <w:rFonts w:ascii="Arial" w:hAnsi="Arial" w:cs="Arial"/>
          <w:b/>
          <w:sz w:val="20"/>
          <w:szCs w:val="20"/>
          <w:lang w:val="en-AU"/>
        </w:rPr>
      </w:pPr>
    </w:p>
    <w:p w14:paraId="31E7BFB1" w14:textId="0E1F1225" w:rsidR="0085462C" w:rsidRPr="000E2AD1" w:rsidRDefault="0085462C" w:rsidP="00536ED9">
      <w:pPr>
        <w:jc w:val="both"/>
        <w:rPr>
          <w:rFonts w:ascii="Arial" w:hAnsi="Arial" w:cs="Arial"/>
          <w:b/>
          <w:sz w:val="20"/>
          <w:szCs w:val="20"/>
          <w:lang w:val="de-DE"/>
        </w:rPr>
      </w:pPr>
      <w:r w:rsidRPr="000E2AD1">
        <w:rPr>
          <w:rFonts w:ascii="Arial" w:hAnsi="Arial" w:cs="Arial"/>
          <w:b/>
          <w:sz w:val="20"/>
          <w:szCs w:val="20"/>
          <w:lang w:val="de-DE"/>
        </w:rPr>
        <w:t>Colosseum AG</w:t>
      </w:r>
    </w:p>
    <w:p w14:paraId="22B1C457" w14:textId="77777777" w:rsidR="0085462C" w:rsidRPr="000E2AD1" w:rsidRDefault="0085462C" w:rsidP="00536ED9">
      <w:pPr>
        <w:jc w:val="both"/>
        <w:rPr>
          <w:rFonts w:ascii="Arial" w:hAnsi="Arial" w:cs="Arial"/>
          <w:sz w:val="20"/>
          <w:szCs w:val="20"/>
          <w:lang w:val="de-DE"/>
        </w:rPr>
      </w:pPr>
    </w:p>
    <w:p w14:paraId="18C60BAF" w14:textId="77777777" w:rsidR="0085462C" w:rsidRPr="000E2AD1" w:rsidRDefault="0085462C" w:rsidP="00536ED9">
      <w:pPr>
        <w:jc w:val="both"/>
        <w:rPr>
          <w:rFonts w:ascii="Arial" w:hAnsi="Arial" w:cs="Arial"/>
          <w:sz w:val="20"/>
          <w:szCs w:val="20"/>
          <w:lang w:val="de-DE"/>
        </w:rPr>
      </w:pPr>
    </w:p>
    <w:p w14:paraId="00BAF665" w14:textId="77777777" w:rsidR="0085462C" w:rsidRPr="000E2AD1" w:rsidRDefault="0085462C" w:rsidP="00536ED9">
      <w:pPr>
        <w:jc w:val="both"/>
        <w:rPr>
          <w:rFonts w:ascii="Arial" w:hAnsi="Arial" w:cs="Arial"/>
          <w:sz w:val="20"/>
          <w:szCs w:val="20"/>
          <w:lang w:val="de-DE"/>
        </w:rPr>
      </w:pPr>
    </w:p>
    <w:p w14:paraId="1F8B2E8D" w14:textId="77777777" w:rsidR="0085462C" w:rsidRPr="000E2AD1" w:rsidRDefault="0085462C" w:rsidP="0085462C">
      <w:pPr>
        <w:jc w:val="both"/>
        <w:rPr>
          <w:rFonts w:ascii="Arial" w:hAnsi="Arial" w:cs="Arial"/>
          <w:sz w:val="20"/>
          <w:szCs w:val="20"/>
          <w:lang w:val="de-DE"/>
        </w:rPr>
      </w:pPr>
      <w:r w:rsidRPr="000E2AD1">
        <w:rPr>
          <w:rFonts w:ascii="Arial" w:hAnsi="Arial" w:cs="Arial"/>
          <w:sz w:val="20"/>
          <w:szCs w:val="20"/>
          <w:lang w:val="de-DE"/>
        </w:rPr>
        <w:t>_______________________</w:t>
      </w:r>
      <w:r w:rsidRPr="000E2AD1">
        <w:rPr>
          <w:rFonts w:ascii="Arial" w:hAnsi="Arial" w:cs="Arial"/>
          <w:sz w:val="20"/>
          <w:szCs w:val="20"/>
          <w:lang w:val="de-DE"/>
        </w:rPr>
        <w:tab/>
      </w:r>
      <w:r w:rsidRPr="000E2AD1">
        <w:rPr>
          <w:rFonts w:ascii="Arial" w:hAnsi="Arial" w:cs="Arial"/>
          <w:sz w:val="20"/>
          <w:szCs w:val="20"/>
          <w:lang w:val="de-DE"/>
        </w:rPr>
        <w:tab/>
      </w:r>
      <w:r w:rsidRPr="000E2AD1">
        <w:rPr>
          <w:rFonts w:ascii="Arial" w:hAnsi="Arial" w:cs="Arial"/>
          <w:sz w:val="20"/>
          <w:szCs w:val="20"/>
          <w:lang w:val="de-DE"/>
        </w:rPr>
        <w:tab/>
      </w:r>
      <w:r w:rsidRPr="000E2AD1">
        <w:rPr>
          <w:rFonts w:ascii="Arial" w:hAnsi="Arial" w:cs="Arial"/>
          <w:sz w:val="20"/>
          <w:szCs w:val="20"/>
          <w:lang w:val="de-DE"/>
        </w:rPr>
        <w:tab/>
        <w:t>_______________________</w:t>
      </w:r>
    </w:p>
    <w:p w14:paraId="398590FF" w14:textId="32EDA8F4" w:rsidR="0085462C" w:rsidRPr="000E2AD1" w:rsidRDefault="0085462C" w:rsidP="00536ED9">
      <w:pPr>
        <w:jc w:val="both"/>
        <w:rPr>
          <w:rFonts w:ascii="Arial" w:hAnsi="Arial" w:cs="Arial"/>
          <w:sz w:val="20"/>
          <w:szCs w:val="20"/>
          <w:lang w:val="de-DE"/>
        </w:rPr>
      </w:pPr>
      <w:r w:rsidRPr="000E2AD1">
        <w:rPr>
          <w:rFonts w:ascii="Arial" w:hAnsi="Arial" w:cs="Arial"/>
          <w:sz w:val="20"/>
          <w:szCs w:val="20"/>
          <w:lang w:val="de-DE"/>
        </w:rPr>
        <w:t>Name:</w:t>
      </w:r>
      <w:r w:rsidR="00365A82" w:rsidRPr="000E2AD1">
        <w:rPr>
          <w:rFonts w:ascii="Arial" w:hAnsi="Arial" w:cs="Arial"/>
          <w:sz w:val="20"/>
          <w:szCs w:val="20"/>
          <w:lang w:val="de-DE"/>
        </w:rPr>
        <w:t xml:space="preserve"> Daniel Fehr</w:t>
      </w:r>
      <w:r w:rsidRPr="000E2AD1">
        <w:rPr>
          <w:rFonts w:ascii="Arial" w:hAnsi="Arial" w:cs="Arial"/>
          <w:sz w:val="20"/>
          <w:szCs w:val="20"/>
          <w:lang w:val="de-DE"/>
        </w:rPr>
        <w:tab/>
      </w:r>
      <w:r w:rsidRPr="000E2AD1">
        <w:rPr>
          <w:rFonts w:ascii="Arial" w:hAnsi="Arial" w:cs="Arial"/>
          <w:sz w:val="20"/>
          <w:szCs w:val="20"/>
          <w:lang w:val="de-DE"/>
        </w:rPr>
        <w:tab/>
      </w:r>
      <w:r w:rsidRPr="000E2AD1">
        <w:rPr>
          <w:rFonts w:ascii="Arial" w:hAnsi="Arial" w:cs="Arial"/>
          <w:sz w:val="20"/>
          <w:szCs w:val="20"/>
          <w:lang w:val="de-DE"/>
        </w:rPr>
        <w:tab/>
      </w:r>
      <w:r w:rsidRPr="000E2AD1">
        <w:rPr>
          <w:rFonts w:ascii="Arial" w:hAnsi="Arial" w:cs="Arial"/>
          <w:sz w:val="20"/>
          <w:szCs w:val="20"/>
          <w:lang w:val="de-DE"/>
        </w:rPr>
        <w:tab/>
      </w:r>
      <w:r w:rsidRPr="000E2AD1">
        <w:rPr>
          <w:rFonts w:ascii="Arial" w:hAnsi="Arial" w:cs="Arial"/>
          <w:sz w:val="20"/>
          <w:szCs w:val="20"/>
          <w:lang w:val="de-DE"/>
        </w:rPr>
        <w:tab/>
        <w:t>Name:</w:t>
      </w:r>
      <w:r w:rsidR="00365A82" w:rsidRPr="000E2AD1">
        <w:rPr>
          <w:rFonts w:ascii="Arial" w:hAnsi="Arial" w:cs="Arial"/>
          <w:sz w:val="20"/>
          <w:szCs w:val="20"/>
          <w:lang w:val="de-DE"/>
        </w:rPr>
        <w:t xml:space="preserve"> Raoul Dias</w:t>
      </w:r>
    </w:p>
    <w:p w14:paraId="54184756" w14:textId="62776331" w:rsidR="0085462C" w:rsidRPr="00331BD0" w:rsidRDefault="0085462C" w:rsidP="00536ED9">
      <w:pPr>
        <w:jc w:val="both"/>
        <w:rPr>
          <w:rFonts w:ascii="Arial" w:hAnsi="Arial" w:cs="Arial"/>
          <w:sz w:val="20"/>
          <w:szCs w:val="20"/>
          <w:lang w:val="en-AU"/>
        </w:rPr>
      </w:pPr>
      <w:r w:rsidRPr="00331BD0">
        <w:rPr>
          <w:rFonts w:ascii="Arial" w:hAnsi="Arial" w:cs="Arial"/>
          <w:sz w:val="20"/>
          <w:szCs w:val="20"/>
          <w:lang w:val="en-AU"/>
        </w:rPr>
        <w:t>Title:</w:t>
      </w:r>
      <w:r w:rsidR="00365A82" w:rsidRPr="00331BD0">
        <w:rPr>
          <w:rFonts w:ascii="Arial" w:hAnsi="Arial" w:cs="Arial"/>
          <w:sz w:val="20"/>
          <w:szCs w:val="20"/>
          <w:lang w:val="en-AU"/>
        </w:rPr>
        <w:t xml:space="preserve"> CFO</w:t>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t>Title:</w:t>
      </w:r>
      <w:r w:rsidR="00365A82" w:rsidRPr="00331BD0">
        <w:rPr>
          <w:rFonts w:ascii="Arial" w:hAnsi="Arial" w:cs="Arial"/>
          <w:sz w:val="20"/>
          <w:szCs w:val="20"/>
          <w:lang w:val="en-AU"/>
        </w:rPr>
        <w:t xml:space="preserve"> Chief HR &amp; Legal Officer</w:t>
      </w:r>
    </w:p>
    <w:p w14:paraId="42759558" w14:textId="77777777" w:rsidR="0085462C" w:rsidRPr="009C2C2B" w:rsidRDefault="0085462C" w:rsidP="00536ED9">
      <w:pPr>
        <w:jc w:val="both"/>
        <w:rPr>
          <w:rFonts w:ascii="Arial" w:hAnsi="Arial" w:cs="Arial"/>
          <w:sz w:val="20"/>
          <w:szCs w:val="20"/>
          <w:lang w:val="de-DE"/>
        </w:rPr>
      </w:pPr>
      <w:r w:rsidRPr="009C2C2B">
        <w:rPr>
          <w:rFonts w:ascii="Arial" w:hAnsi="Arial" w:cs="Arial"/>
          <w:sz w:val="20"/>
          <w:szCs w:val="20"/>
          <w:lang w:val="de-DE"/>
        </w:rPr>
        <w:t>Date:</w:t>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t>Date:</w:t>
      </w:r>
    </w:p>
    <w:p w14:paraId="33EF2869" w14:textId="77777777" w:rsidR="0085462C" w:rsidRPr="009C2C2B" w:rsidRDefault="0085462C" w:rsidP="00536ED9">
      <w:pPr>
        <w:jc w:val="both"/>
        <w:rPr>
          <w:rFonts w:ascii="Arial" w:hAnsi="Arial" w:cs="Arial"/>
          <w:sz w:val="20"/>
          <w:szCs w:val="20"/>
          <w:lang w:val="de-DE"/>
        </w:rPr>
      </w:pPr>
    </w:p>
    <w:p w14:paraId="16177EC2" w14:textId="77777777" w:rsidR="0085462C" w:rsidRPr="009C2C2B" w:rsidRDefault="0085462C" w:rsidP="00536ED9">
      <w:pPr>
        <w:jc w:val="both"/>
        <w:rPr>
          <w:rFonts w:ascii="Arial" w:hAnsi="Arial" w:cs="Arial"/>
          <w:sz w:val="20"/>
          <w:szCs w:val="20"/>
          <w:lang w:val="de-DE"/>
        </w:rPr>
      </w:pPr>
    </w:p>
    <w:p w14:paraId="1E66A787" w14:textId="77777777" w:rsidR="0085462C" w:rsidRPr="009C2C2B" w:rsidRDefault="0085462C" w:rsidP="00536ED9">
      <w:pPr>
        <w:jc w:val="both"/>
        <w:rPr>
          <w:rFonts w:ascii="Arial" w:hAnsi="Arial" w:cs="Arial"/>
          <w:sz w:val="20"/>
          <w:szCs w:val="20"/>
          <w:lang w:val="de-DE"/>
        </w:rPr>
      </w:pPr>
    </w:p>
    <w:p w14:paraId="6335B1B8" w14:textId="5856599A" w:rsidR="0085462C" w:rsidRPr="009C2C2B" w:rsidRDefault="00DB50DD" w:rsidP="0085462C">
      <w:pPr>
        <w:jc w:val="both"/>
        <w:rPr>
          <w:rFonts w:ascii="Arial" w:hAnsi="Arial" w:cs="Arial"/>
          <w:b/>
          <w:bCs/>
          <w:sz w:val="20"/>
          <w:szCs w:val="20"/>
          <w:lang w:val="de-DE"/>
        </w:rPr>
      </w:pPr>
      <w:proofErr w:type="spellStart"/>
      <w:r w:rsidRPr="009C2C2B">
        <w:rPr>
          <w:rFonts w:ascii="Arial" w:hAnsi="Arial" w:cs="Arial"/>
          <w:b/>
          <w:bCs/>
          <w:sz w:val="20"/>
          <w:szCs w:val="20"/>
          <w:lang w:val="de-DE"/>
        </w:rPr>
        <w:t>Sonrisa</w:t>
      </w:r>
      <w:proofErr w:type="spellEnd"/>
      <w:r w:rsidRPr="009C2C2B">
        <w:rPr>
          <w:rFonts w:ascii="Arial" w:hAnsi="Arial" w:cs="Arial"/>
          <w:b/>
          <w:bCs/>
          <w:sz w:val="20"/>
          <w:szCs w:val="20"/>
          <w:lang w:val="de-DE"/>
        </w:rPr>
        <w:t xml:space="preserve"> </w:t>
      </w:r>
      <w:proofErr w:type="spellStart"/>
      <w:r w:rsidRPr="009C2C2B">
        <w:rPr>
          <w:rFonts w:ascii="Arial" w:hAnsi="Arial" w:cs="Arial"/>
          <w:b/>
          <w:bCs/>
          <w:sz w:val="20"/>
          <w:szCs w:val="20"/>
          <w:lang w:val="de-DE"/>
        </w:rPr>
        <w:t>Informatikai</w:t>
      </w:r>
      <w:proofErr w:type="spellEnd"/>
      <w:r w:rsidRPr="009C2C2B">
        <w:rPr>
          <w:rFonts w:ascii="Arial" w:hAnsi="Arial" w:cs="Arial"/>
          <w:b/>
          <w:bCs/>
          <w:sz w:val="20"/>
          <w:szCs w:val="20"/>
          <w:lang w:val="de-DE"/>
        </w:rPr>
        <w:t xml:space="preserve"> </w:t>
      </w:r>
      <w:proofErr w:type="spellStart"/>
      <w:r w:rsidRPr="009C2C2B">
        <w:rPr>
          <w:rFonts w:ascii="Arial" w:hAnsi="Arial" w:cs="Arial"/>
          <w:b/>
          <w:bCs/>
          <w:sz w:val="20"/>
          <w:szCs w:val="20"/>
          <w:lang w:val="de-DE"/>
        </w:rPr>
        <w:t>Kft</w:t>
      </w:r>
      <w:proofErr w:type="spellEnd"/>
      <w:r w:rsidRPr="009C2C2B">
        <w:rPr>
          <w:rFonts w:ascii="Arial" w:hAnsi="Arial" w:cs="Arial"/>
          <w:b/>
          <w:bCs/>
          <w:sz w:val="20"/>
          <w:szCs w:val="20"/>
          <w:lang w:val="de-DE"/>
        </w:rPr>
        <w:t>.</w:t>
      </w:r>
    </w:p>
    <w:p w14:paraId="1DEFCB38" w14:textId="77777777" w:rsidR="0085462C" w:rsidRPr="009C2C2B" w:rsidRDefault="0085462C" w:rsidP="0085462C">
      <w:pPr>
        <w:jc w:val="both"/>
        <w:rPr>
          <w:rFonts w:ascii="Arial" w:hAnsi="Arial" w:cs="Arial"/>
          <w:sz w:val="20"/>
          <w:szCs w:val="20"/>
          <w:lang w:val="de-DE"/>
        </w:rPr>
      </w:pPr>
    </w:p>
    <w:p w14:paraId="1353E1FD" w14:textId="77777777" w:rsidR="0085462C" w:rsidRPr="009C2C2B" w:rsidRDefault="0085462C" w:rsidP="0085462C">
      <w:pPr>
        <w:jc w:val="both"/>
        <w:rPr>
          <w:rFonts w:ascii="Arial" w:hAnsi="Arial" w:cs="Arial"/>
          <w:sz w:val="20"/>
          <w:szCs w:val="20"/>
          <w:lang w:val="de-DE"/>
        </w:rPr>
      </w:pPr>
    </w:p>
    <w:p w14:paraId="141154B2" w14:textId="77777777" w:rsidR="0085462C" w:rsidRPr="009C2C2B" w:rsidRDefault="0085462C" w:rsidP="0085462C">
      <w:pPr>
        <w:jc w:val="both"/>
        <w:rPr>
          <w:rFonts w:ascii="Arial" w:hAnsi="Arial" w:cs="Arial"/>
          <w:sz w:val="20"/>
          <w:szCs w:val="20"/>
          <w:lang w:val="de-DE"/>
        </w:rPr>
      </w:pPr>
    </w:p>
    <w:p w14:paraId="77EAE376" w14:textId="48799EDC" w:rsidR="0085462C" w:rsidRPr="009C2C2B" w:rsidRDefault="0085462C" w:rsidP="0085462C">
      <w:pPr>
        <w:jc w:val="both"/>
        <w:rPr>
          <w:rFonts w:ascii="Arial" w:hAnsi="Arial" w:cs="Arial"/>
          <w:sz w:val="20"/>
          <w:szCs w:val="20"/>
          <w:lang w:val="de-DE"/>
        </w:rPr>
      </w:pPr>
      <w:r w:rsidRPr="009C2C2B">
        <w:rPr>
          <w:rFonts w:ascii="Arial" w:hAnsi="Arial" w:cs="Arial"/>
          <w:sz w:val="20"/>
          <w:szCs w:val="20"/>
          <w:lang w:val="de-DE"/>
        </w:rPr>
        <w:t>_______________________</w:t>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p>
    <w:p w14:paraId="09252BEB" w14:textId="54817994" w:rsidR="0085462C" w:rsidRPr="009C2C2B" w:rsidRDefault="0085462C" w:rsidP="0085462C">
      <w:pPr>
        <w:jc w:val="both"/>
        <w:rPr>
          <w:rFonts w:ascii="Arial" w:hAnsi="Arial" w:cs="Arial"/>
          <w:sz w:val="20"/>
          <w:szCs w:val="20"/>
          <w:lang w:val="de-DE"/>
        </w:rPr>
      </w:pPr>
      <w:r w:rsidRPr="009C2C2B">
        <w:rPr>
          <w:rFonts w:ascii="Arial" w:hAnsi="Arial" w:cs="Arial"/>
          <w:sz w:val="20"/>
          <w:szCs w:val="20"/>
          <w:lang w:val="de-DE"/>
        </w:rPr>
        <w:t>Name:</w:t>
      </w:r>
      <w:r w:rsidRPr="009C2C2B">
        <w:rPr>
          <w:rFonts w:ascii="Arial" w:hAnsi="Arial" w:cs="Arial"/>
          <w:sz w:val="20"/>
          <w:szCs w:val="20"/>
          <w:lang w:val="de-DE"/>
        </w:rPr>
        <w:tab/>
      </w:r>
      <w:proofErr w:type="spellStart"/>
      <w:r w:rsidR="00474780" w:rsidRPr="009C2C2B">
        <w:rPr>
          <w:rFonts w:ascii="Arial" w:hAnsi="Arial" w:cs="Arial"/>
          <w:sz w:val="20"/>
          <w:szCs w:val="20"/>
          <w:lang w:val="de-DE"/>
        </w:rPr>
        <w:t>Szurdi</w:t>
      </w:r>
      <w:proofErr w:type="spellEnd"/>
      <w:r w:rsidR="00474780" w:rsidRPr="009C2C2B">
        <w:rPr>
          <w:rFonts w:ascii="Arial" w:hAnsi="Arial" w:cs="Arial"/>
          <w:sz w:val="20"/>
          <w:szCs w:val="20"/>
          <w:lang w:val="de-DE"/>
        </w:rPr>
        <w:t xml:space="preserve"> </w:t>
      </w:r>
      <w:r w:rsidR="00DB50DD" w:rsidRPr="009C2C2B">
        <w:rPr>
          <w:rFonts w:ascii="Arial" w:hAnsi="Arial" w:cs="Arial"/>
          <w:sz w:val="20"/>
          <w:szCs w:val="20"/>
          <w:lang w:val="de-DE"/>
        </w:rPr>
        <w:t>Mikl</w:t>
      </w:r>
      <w:r w:rsidR="00474780">
        <w:rPr>
          <w:rFonts w:ascii="Arial" w:hAnsi="Arial" w:cs="Arial"/>
          <w:sz w:val="20"/>
          <w:szCs w:val="20"/>
          <w:lang w:val="de-DE"/>
        </w:rPr>
        <w:t>ó</w:t>
      </w:r>
      <w:r w:rsidR="00DB50DD" w:rsidRPr="009C2C2B">
        <w:rPr>
          <w:rFonts w:ascii="Arial" w:hAnsi="Arial" w:cs="Arial"/>
          <w:sz w:val="20"/>
          <w:szCs w:val="20"/>
          <w:lang w:val="de-DE"/>
        </w:rPr>
        <w:t>s</w:t>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p>
    <w:p w14:paraId="72128832" w14:textId="404EE71A" w:rsidR="0085462C" w:rsidRPr="00331BD0" w:rsidRDefault="0085462C" w:rsidP="0085462C">
      <w:pPr>
        <w:jc w:val="both"/>
        <w:rPr>
          <w:rFonts w:ascii="Arial" w:hAnsi="Arial" w:cs="Arial"/>
          <w:sz w:val="20"/>
          <w:szCs w:val="20"/>
          <w:lang w:val="en-AU"/>
        </w:rPr>
      </w:pPr>
      <w:r w:rsidRPr="00DB50DD">
        <w:rPr>
          <w:rFonts w:ascii="Arial" w:hAnsi="Arial" w:cs="Arial"/>
          <w:sz w:val="20"/>
          <w:szCs w:val="20"/>
          <w:lang w:val="en-US"/>
        </w:rPr>
        <w:t>Title:</w:t>
      </w:r>
      <w:r w:rsidR="00DB50DD">
        <w:rPr>
          <w:rFonts w:ascii="Arial" w:hAnsi="Arial" w:cs="Arial"/>
          <w:sz w:val="20"/>
          <w:szCs w:val="20"/>
          <w:lang w:val="en-US"/>
        </w:rPr>
        <w:t xml:space="preserve"> CEO</w:t>
      </w:r>
      <w:r w:rsidRPr="00DB50DD">
        <w:rPr>
          <w:rFonts w:ascii="Arial" w:hAnsi="Arial" w:cs="Arial"/>
          <w:sz w:val="20"/>
          <w:szCs w:val="20"/>
          <w:lang w:val="en-US"/>
        </w:rPr>
        <w:tab/>
      </w:r>
      <w:r w:rsidRPr="00331BD0">
        <w:rPr>
          <w:rFonts w:ascii="Arial" w:hAnsi="Arial" w:cs="Arial"/>
          <w:sz w:val="20"/>
          <w:szCs w:val="20"/>
          <w:lang w:val="en-AU"/>
        </w:rPr>
        <w:tab/>
      </w:r>
      <w:r w:rsidRPr="00331BD0">
        <w:rPr>
          <w:rFonts w:ascii="Arial" w:hAnsi="Arial" w:cs="Arial"/>
          <w:sz w:val="20"/>
          <w:szCs w:val="20"/>
          <w:lang w:val="en-AU"/>
        </w:rPr>
        <w:tab/>
      </w:r>
    </w:p>
    <w:p w14:paraId="4BFFDE59" w14:textId="18AAC107" w:rsidR="0085462C" w:rsidRPr="00331BD0" w:rsidRDefault="0085462C" w:rsidP="0085462C">
      <w:pPr>
        <w:jc w:val="both"/>
        <w:rPr>
          <w:rFonts w:ascii="Arial" w:hAnsi="Arial" w:cs="Arial"/>
          <w:sz w:val="20"/>
          <w:szCs w:val="20"/>
          <w:lang w:val="en-AU"/>
        </w:rPr>
      </w:pPr>
      <w:r w:rsidRPr="00331BD0">
        <w:rPr>
          <w:rFonts w:ascii="Arial" w:hAnsi="Arial" w:cs="Arial"/>
          <w:sz w:val="20"/>
          <w:szCs w:val="20"/>
          <w:lang w:val="en-AU"/>
        </w:rPr>
        <w:t>Date:</w:t>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p>
    <w:p w14:paraId="3201E3A9" w14:textId="77777777" w:rsidR="0085462C" w:rsidRPr="00331BD0" w:rsidRDefault="0085462C" w:rsidP="00536ED9">
      <w:pPr>
        <w:jc w:val="both"/>
        <w:rPr>
          <w:rFonts w:ascii="Arial" w:hAnsi="Arial" w:cs="Arial"/>
          <w:sz w:val="20"/>
          <w:szCs w:val="20"/>
          <w:lang w:val="en-AU"/>
        </w:rPr>
      </w:pPr>
    </w:p>
    <w:p w14:paraId="24BAA5BE" w14:textId="2872E517" w:rsidR="00914848" w:rsidRDefault="00914848">
      <w:pPr>
        <w:rPr>
          <w:rFonts w:ascii="Arial" w:hAnsi="Arial" w:cs="Arial"/>
          <w:sz w:val="20"/>
          <w:szCs w:val="20"/>
          <w:lang w:val="en-AU"/>
        </w:rPr>
      </w:pPr>
      <w:r>
        <w:rPr>
          <w:rFonts w:ascii="Arial" w:hAnsi="Arial" w:cs="Arial"/>
          <w:sz w:val="20"/>
          <w:szCs w:val="20"/>
          <w:lang w:val="en-AU"/>
        </w:rPr>
        <w:br w:type="page"/>
      </w:r>
    </w:p>
    <w:p w14:paraId="74C115BC" w14:textId="018C35A5" w:rsidR="00914848" w:rsidRDefault="00423E64" w:rsidP="009A1229">
      <w:pPr>
        <w:pStyle w:val="LLSchedule"/>
        <w:keepNext w:val="0"/>
        <w:numPr>
          <w:ilvl w:val="0"/>
          <w:numId w:val="0"/>
        </w:numPr>
        <w:jc w:val="left"/>
        <w:rPr>
          <w:rFonts w:cs="Arial"/>
          <w:szCs w:val="20"/>
          <w:u w:val="single"/>
          <w:lang w:val="en-US"/>
        </w:rPr>
      </w:pPr>
      <w:r>
        <w:rPr>
          <w:rFonts w:cs="Arial"/>
          <w:szCs w:val="20"/>
          <w:u w:val="single"/>
          <w:lang w:val="en-US"/>
        </w:rPr>
        <w:lastRenderedPageBreak/>
        <w:t>Annex 1</w:t>
      </w:r>
    </w:p>
    <w:p w14:paraId="6795DFE0" w14:textId="77777777" w:rsidR="00423E64" w:rsidRDefault="00423E64" w:rsidP="00914848">
      <w:pPr>
        <w:pStyle w:val="LLSchedule"/>
        <w:keepNext w:val="0"/>
        <w:numPr>
          <w:ilvl w:val="0"/>
          <w:numId w:val="0"/>
        </w:numPr>
        <w:rPr>
          <w:rFonts w:cs="Arial"/>
          <w:szCs w:val="20"/>
          <w:u w:val="single"/>
          <w:lang w:val="en-US"/>
        </w:rPr>
      </w:pPr>
    </w:p>
    <w:p w14:paraId="56134D0E" w14:textId="79BADD9C" w:rsidR="00914848" w:rsidRPr="00A51793" w:rsidRDefault="00914848" w:rsidP="00914848">
      <w:pPr>
        <w:pStyle w:val="LLSchedule"/>
        <w:keepNext w:val="0"/>
        <w:numPr>
          <w:ilvl w:val="0"/>
          <w:numId w:val="0"/>
        </w:numPr>
        <w:rPr>
          <w:rFonts w:cs="Arial"/>
          <w:szCs w:val="20"/>
          <w:lang w:val="en-US"/>
        </w:rPr>
      </w:pPr>
      <w:r w:rsidRPr="00A51793">
        <w:rPr>
          <w:rFonts w:cs="Arial"/>
          <w:szCs w:val="20"/>
          <w:u w:val="single"/>
          <w:lang w:val="en-US"/>
        </w:rPr>
        <w:t>SCHEDULE 1</w:t>
      </w:r>
      <w:r w:rsidR="00423E64" w:rsidRPr="00A51793">
        <w:rPr>
          <w:rFonts w:cs="Arial"/>
          <w:szCs w:val="20"/>
          <w:u w:val="single"/>
          <w:lang w:val="en-US"/>
        </w:rPr>
        <w:t xml:space="preserve"> TO THE DPA</w:t>
      </w:r>
    </w:p>
    <w:bookmarkStart w:id="0" w:name="_Toc493256534"/>
    <w:p w14:paraId="3D8003C1" w14:textId="77777777" w:rsidR="00914848" w:rsidRPr="00A51793" w:rsidRDefault="00914848" w:rsidP="00914848">
      <w:pPr>
        <w:pStyle w:val="LLSchedule"/>
        <w:keepNext w:val="0"/>
        <w:numPr>
          <w:ilvl w:val="0"/>
          <w:numId w:val="0"/>
        </w:numPr>
        <w:rPr>
          <w:rFonts w:cs="Arial"/>
          <w:szCs w:val="20"/>
          <w:lang w:val="en-US" w:eastAsia="nl-NL"/>
        </w:rPr>
      </w:pPr>
      <w:r w:rsidRPr="00A51793">
        <w:rPr>
          <w:rFonts w:cs="Arial"/>
          <w:caps/>
          <w:szCs w:val="20"/>
          <w:lang w:val="nl-NL"/>
        </w:rPr>
        <w:fldChar w:fldCharType="begin"/>
      </w:r>
      <w:r w:rsidRPr="00A51793">
        <w:rPr>
          <w:rFonts w:cs="Arial"/>
          <w:caps/>
          <w:szCs w:val="20"/>
          <w:lang w:val="en-US"/>
        </w:rPr>
        <w:instrText xml:space="preserve"> HYPERLINK \l "_Toc493692072" </w:instrText>
      </w:r>
      <w:r w:rsidRPr="00A51793">
        <w:rPr>
          <w:rFonts w:cs="Arial"/>
          <w:caps/>
          <w:szCs w:val="20"/>
          <w:lang w:val="nl-NL"/>
        </w:rPr>
      </w:r>
      <w:r w:rsidRPr="00A51793">
        <w:rPr>
          <w:rFonts w:cs="Arial"/>
          <w:caps/>
          <w:szCs w:val="20"/>
          <w:lang w:val="nl-NL"/>
        </w:rPr>
        <w:fldChar w:fldCharType="separate"/>
      </w:r>
      <w:bookmarkStart w:id="1" w:name="_Toc499738759"/>
      <w:bookmarkStart w:id="2" w:name="_Toc518563604"/>
      <w:bookmarkStart w:id="3" w:name="_Toc518564052"/>
      <w:r w:rsidRPr="00A51793">
        <w:rPr>
          <w:rFonts w:cs="Arial"/>
          <w:caps/>
          <w:szCs w:val="20"/>
          <w:lang w:val="en-US"/>
        </w:rPr>
        <w:t xml:space="preserve">DETAILS </w:t>
      </w:r>
      <w:bookmarkEnd w:id="1"/>
      <w:r w:rsidRPr="00A51793">
        <w:rPr>
          <w:rFonts w:cs="Arial"/>
          <w:caps/>
          <w:szCs w:val="20"/>
          <w:lang w:val="en-US"/>
        </w:rPr>
        <w:t>of</w:t>
      </w:r>
      <w:r w:rsidRPr="00A51793">
        <w:rPr>
          <w:rFonts w:cs="Arial"/>
          <w:caps/>
          <w:szCs w:val="20"/>
          <w:lang w:val="nl-NL"/>
        </w:rPr>
        <w:fldChar w:fldCharType="end"/>
      </w:r>
      <w:bookmarkEnd w:id="0"/>
      <w:r w:rsidRPr="00A51793">
        <w:rPr>
          <w:rFonts w:cs="Arial"/>
          <w:caps/>
          <w:szCs w:val="20"/>
          <w:lang w:val="en-US"/>
        </w:rPr>
        <w:t xml:space="preserve"> processing of personal data</w:t>
      </w:r>
      <w:bookmarkEnd w:id="2"/>
      <w:bookmarkEnd w:id="3"/>
    </w:p>
    <w:p w14:paraId="731CCBA4" w14:textId="2411DCCC" w:rsidR="00914848" w:rsidRPr="00A51793" w:rsidRDefault="00914848" w:rsidP="00914848">
      <w:pPr>
        <w:pStyle w:val="LLNormal"/>
        <w:rPr>
          <w:rFonts w:cs="Arial"/>
          <w:szCs w:val="20"/>
          <w:lang w:val="en-US"/>
        </w:rPr>
      </w:pPr>
      <w:r w:rsidRPr="00A51793">
        <w:rPr>
          <w:rFonts w:cs="Arial"/>
          <w:szCs w:val="20"/>
          <w:lang w:val="en-US"/>
        </w:rPr>
        <w:t>This Schedule 1 includes certain details of the Processing of the Personal Data as required by Article 28(3) GDPR</w:t>
      </w:r>
      <w:r w:rsidR="00423E64" w:rsidRPr="00A51793">
        <w:rPr>
          <w:rFonts w:cs="Arial"/>
          <w:szCs w:val="20"/>
          <w:lang w:val="en-US"/>
        </w:rPr>
        <w:t>.</w:t>
      </w:r>
      <w:r w:rsidRPr="00A51793">
        <w:rPr>
          <w:rFonts w:cs="Arial"/>
          <w:szCs w:val="20"/>
          <w:lang w:val="en-US"/>
        </w:rPr>
        <w:t xml:space="preserve"> </w:t>
      </w:r>
    </w:p>
    <w:p w14:paraId="32BD4C30" w14:textId="77777777" w:rsidR="00914848" w:rsidRPr="00A51793" w:rsidRDefault="00914848" w:rsidP="00914848">
      <w:pPr>
        <w:pStyle w:val="LLHeading1"/>
        <w:keepNext w:val="0"/>
        <w:rPr>
          <w:rFonts w:cs="Arial"/>
          <w:szCs w:val="20"/>
          <w:lang w:val="en-US"/>
        </w:rPr>
      </w:pPr>
      <w:r w:rsidRPr="00A51793">
        <w:rPr>
          <w:rFonts w:cs="Arial"/>
          <w:szCs w:val="20"/>
          <w:lang w:val="en-US"/>
        </w:rPr>
        <w:t>Subject matter and duration of the Processing of Personal Data</w:t>
      </w:r>
    </w:p>
    <w:p w14:paraId="23209FC9" w14:textId="77777777" w:rsidR="00914848" w:rsidRPr="00A51793" w:rsidRDefault="00914848" w:rsidP="00914848">
      <w:pPr>
        <w:pStyle w:val="LLNormal"/>
        <w:rPr>
          <w:rFonts w:cs="Arial"/>
          <w:szCs w:val="20"/>
          <w:lang w:val="en-US"/>
        </w:rPr>
      </w:pPr>
      <w:r w:rsidRPr="00A51793">
        <w:rPr>
          <w:rFonts w:cs="Arial"/>
          <w:szCs w:val="20"/>
          <w:lang w:val="en-US"/>
        </w:rPr>
        <w:t>The subject matter and duration of the Processing of the Personal Data are set out in the Principal Agreement, as supplemented by this Agreement.</w:t>
      </w:r>
    </w:p>
    <w:p w14:paraId="359EAD66" w14:textId="77777777" w:rsidR="00914848" w:rsidRPr="00A51793" w:rsidRDefault="00914848" w:rsidP="00914848">
      <w:pPr>
        <w:pStyle w:val="LLHeading1"/>
        <w:keepNext w:val="0"/>
        <w:rPr>
          <w:rFonts w:cs="Arial"/>
          <w:szCs w:val="20"/>
          <w:lang w:val="en-US"/>
        </w:rPr>
      </w:pPr>
      <w:r w:rsidRPr="00A51793">
        <w:rPr>
          <w:rFonts w:cs="Arial"/>
          <w:szCs w:val="20"/>
          <w:lang w:val="en-US"/>
        </w:rPr>
        <w:t>The nature and purpose of the Processing of Personal Data</w:t>
      </w:r>
    </w:p>
    <w:p w14:paraId="4DB165F5" w14:textId="77777777" w:rsidR="00966C74" w:rsidRPr="00966C74" w:rsidRDefault="00966C74" w:rsidP="00966C74">
      <w:pPr>
        <w:pStyle w:val="LLNormal"/>
        <w:spacing w:before="240" w:after="240"/>
        <w:rPr>
          <w:ins w:id="4" w:author="Becze Szabolcs" w:date="2025-07-09T09:33:00Z"/>
          <w:rFonts w:cs="Arial"/>
          <w:szCs w:val="20"/>
          <w:lang w:val="hu-HU"/>
        </w:rPr>
      </w:pPr>
      <w:proofErr w:type="spellStart"/>
      <w:ins w:id="5" w:author="Becze Szabolcs" w:date="2025-07-09T09:33:00Z">
        <w:r w:rsidRPr="00966C74">
          <w:rPr>
            <w:rFonts w:cs="Arial"/>
            <w:szCs w:val="20"/>
            <w:lang w:val="hu-HU"/>
          </w:rPr>
          <w:t>As</w:t>
        </w:r>
        <w:proofErr w:type="spellEnd"/>
        <w:r w:rsidRPr="00966C74">
          <w:rPr>
            <w:rFonts w:cs="Arial"/>
            <w:szCs w:val="20"/>
            <w:lang w:val="hu-HU"/>
          </w:rPr>
          <w:t xml:space="preserve"> part of </w:t>
        </w:r>
        <w:proofErr w:type="spellStart"/>
        <w:r w:rsidRPr="00966C74">
          <w:rPr>
            <w:rFonts w:cs="Arial"/>
            <w:szCs w:val="20"/>
            <w:lang w:val="hu-HU"/>
          </w:rPr>
          <w:t>the</w:t>
        </w:r>
        <w:proofErr w:type="spellEnd"/>
        <w:r w:rsidRPr="00966C74">
          <w:rPr>
            <w:rFonts w:cs="Arial"/>
            <w:szCs w:val="20"/>
            <w:lang w:val="hu-HU"/>
          </w:rPr>
          <w:t xml:space="preserve"> </w:t>
        </w:r>
        <w:proofErr w:type="spellStart"/>
        <w:r w:rsidRPr="00966C74">
          <w:rPr>
            <w:rFonts w:cs="Arial"/>
            <w:szCs w:val="20"/>
            <w:lang w:val="hu-HU"/>
          </w:rPr>
          <w:t>Azure</w:t>
        </w:r>
        <w:proofErr w:type="spellEnd"/>
        <w:r w:rsidRPr="00966C74">
          <w:rPr>
            <w:rFonts w:cs="Arial"/>
            <w:szCs w:val="20"/>
            <w:lang w:val="hu-HU"/>
          </w:rPr>
          <w:t xml:space="preserve"> </w:t>
        </w:r>
        <w:proofErr w:type="spellStart"/>
        <w:r w:rsidRPr="00966C74">
          <w:rPr>
            <w:rFonts w:cs="Arial"/>
            <w:szCs w:val="20"/>
            <w:lang w:val="hu-HU"/>
          </w:rPr>
          <w:t>Logic</w:t>
        </w:r>
        <w:proofErr w:type="spellEnd"/>
        <w:r w:rsidRPr="00966C74">
          <w:rPr>
            <w:rFonts w:cs="Arial"/>
            <w:szCs w:val="20"/>
            <w:lang w:val="hu-HU"/>
          </w:rPr>
          <w:t xml:space="preserve"> </w:t>
        </w:r>
        <w:proofErr w:type="spellStart"/>
        <w:r w:rsidRPr="00966C74">
          <w:rPr>
            <w:rFonts w:cs="Arial"/>
            <w:szCs w:val="20"/>
            <w:lang w:val="hu-HU"/>
          </w:rPr>
          <w:t>Apps</w:t>
        </w:r>
        <w:proofErr w:type="spellEnd"/>
        <w:r w:rsidRPr="00966C74">
          <w:rPr>
            <w:rFonts w:cs="Arial"/>
            <w:szCs w:val="20"/>
            <w:lang w:val="hu-HU"/>
          </w:rPr>
          <w:t xml:space="preserve"> </w:t>
        </w:r>
        <w:proofErr w:type="spellStart"/>
        <w:r w:rsidRPr="00966C74">
          <w:rPr>
            <w:rFonts w:cs="Arial"/>
            <w:szCs w:val="20"/>
            <w:lang w:val="hu-HU"/>
          </w:rPr>
          <w:t>analysis</w:t>
        </w:r>
        <w:proofErr w:type="spellEnd"/>
        <w:r w:rsidRPr="00966C74">
          <w:rPr>
            <w:rFonts w:cs="Arial"/>
            <w:szCs w:val="20"/>
            <w:lang w:val="hu-HU"/>
          </w:rPr>
          <w:t xml:space="preserve"> and </w:t>
        </w:r>
        <w:proofErr w:type="spellStart"/>
        <w:r w:rsidRPr="00966C74">
          <w:rPr>
            <w:rFonts w:cs="Arial"/>
            <w:szCs w:val="20"/>
            <w:lang w:val="hu-HU"/>
          </w:rPr>
          <w:t>troubleshooting</w:t>
        </w:r>
        <w:proofErr w:type="spellEnd"/>
        <w:r w:rsidRPr="00966C74">
          <w:rPr>
            <w:rFonts w:cs="Arial"/>
            <w:szCs w:val="20"/>
            <w:lang w:val="hu-HU"/>
          </w:rPr>
          <w:t xml:space="preserve">, </w:t>
        </w:r>
        <w:proofErr w:type="spellStart"/>
        <w:r w:rsidRPr="00966C74">
          <w:rPr>
            <w:rFonts w:cs="Arial"/>
            <w:szCs w:val="20"/>
            <w:lang w:val="hu-HU"/>
          </w:rPr>
          <w:t>Personal</w:t>
        </w:r>
        <w:proofErr w:type="spellEnd"/>
        <w:r w:rsidRPr="00966C74">
          <w:rPr>
            <w:rFonts w:cs="Arial"/>
            <w:szCs w:val="20"/>
            <w:lang w:val="hu-HU"/>
          </w:rPr>
          <w:t xml:space="preserve"> Data </w:t>
        </w:r>
        <w:proofErr w:type="spellStart"/>
        <w:r w:rsidRPr="00966C74">
          <w:rPr>
            <w:rFonts w:cs="Arial"/>
            <w:szCs w:val="20"/>
            <w:lang w:val="hu-HU"/>
          </w:rPr>
          <w:t>may</w:t>
        </w:r>
        <w:proofErr w:type="spellEnd"/>
        <w:r w:rsidRPr="00966C74">
          <w:rPr>
            <w:rFonts w:cs="Arial"/>
            <w:szCs w:val="20"/>
            <w:lang w:val="hu-HU"/>
          </w:rPr>
          <w:t xml:space="preserve"> be </w:t>
        </w:r>
        <w:proofErr w:type="spellStart"/>
        <w:r w:rsidRPr="00966C74">
          <w:rPr>
            <w:rFonts w:cs="Arial"/>
            <w:szCs w:val="20"/>
            <w:lang w:val="hu-HU"/>
          </w:rPr>
          <w:t>processed</w:t>
        </w:r>
        <w:proofErr w:type="spellEnd"/>
        <w:r w:rsidRPr="00966C74">
          <w:rPr>
            <w:rFonts w:cs="Arial"/>
            <w:szCs w:val="20"/>
            <w:lang w:val="hu-HU"/>
          </w:rPr>
          <w:t xml:space="preserve"> </w:t>
        </w:r>
        <w:proofErr w:type="spellStart"/>
        <w:r w:rsidRPr="00966C74">
          <w:rPr>
            <w:rFonts w:cs="Arial"/>
            <w:szCs w:val="20"/>
            <w:lang w:val="hu-HU"/>
          </w:rPr>
          <w:t>for</w:t>
        </w:r>
        <w:proofErr w:type="spellEnd"/>
        <w:r w:rsidRPr="00966C74">
          <w:rPr>
            <w:rFonts w:cs="Arial"/>
            <w:szCs w:val="20"/>
            <w:lang w:val="hu-HU"/>
          </w:rPr>
          <w:t xml:space="preserve"> </w:t>
        </w:r>
        <w:proofErr w:type="spellStart"/>
        <w:r w:rsidRPr="00966C74">
          <w:rPr>
            <w:rFonts w:cs="Arial"/>
            <w:szCs w:val="20"/>
            <w:lang w:val="hu-HU"/>
          </w:rPr>
          <w:t>the</w:t>
        </w:r>
        <w:proofErr w:type="spellEnd"/>
        <w:r w:rsidRPr="00966C74">
          <w:rPr>
            <w:rFonts w:cs="Arial"/>
            <w:szCs w:val="20"/>
            <w:lang w:val="hu-HU"/>
          </w:rPr>
          <w:t xml:space="preserve"> </w:t>
        </w:r>
        <w:proofErr w:type="spellStart"/>
        <w:r w:rsidRPr="00966C74">
          <w:rPr>
            <w:rFonts w:cs="Arial"/>
            <w:szCs w:val="20"/>
            <w:lang w:val="hu-HU"/>
          </w:rPr>
          <w:t>following</w:t>
        </w:r>
        <w:proofErr w:type="spellEnd"/>
        <w:r w:rsidRPr="00966C74">
          <w:rPr>
            <w:rFonts w:cs="Arial"/>
            <w:szCs w:val="20"/>
            <w:lang w:val="hu-HU"/>
          </w:rPr>
          <w:t xml:space="preserve"> </w:t>
        </w:r>
        <w:proofErr w:type="spellStart"/>
        <w:r w:rsidRPr="00966C74">
          <w:rPr>
            <w:rFonts w:cs="Arial"/>
            <w:szCs w:val="20"/>
            <w:lang w:val="hu-HU"/>
          </w:rPr>
          <w:t>purposes</w:t>
        </w:r>
        <w:proofErr w:type="spellEnd"/>
        <w:r w:rsidRPr="00966C74">
          <w:rPr>
            <w:rFonts w:cs="Arial"/>
            <w:szCs w:val="20"/>
            <w:lang w:val="hu-HU"/>
          </w:rPr>
          <w:t>:</w:t>
        </w:r>
      </w:ins>
    </w:p>
    <w:p w14:paraId="29A13495" w14:textId="77777777" w:rsidR="00966C74" w:rsidRPr="00966C74" w:rsidRDefault="00966C74" w:rsidP="00966C74">
      <w:pPr>
        <w:pStyle w:val="LLNormal"/>
        <w:numPr>
          <w:ilvl w:val="0"/>
          <w:numId w:val="34"/>
        </w:numPr>
        <w:spacing w:before="240" w:after="240"/>
        <w:rPr>
          <w:ins w:id="6" w:author="Becze Szabolcs" w:date="2025-07-09T09:33:00Z"/>
          <w:rFonts w:cs="Arial"/>
          <w:szCs w:val="20"/>
          <w:lang w:val="hu-HU"/>
        </w:rPr>
      </w:pPr>
      <w:ins w:id="7" w:author="Becze Szabolcs" w:date="2025-07-09T09:33:00Z">
        <w:r w:rsidRPr="00966C74">
          <w:rPr>
            <w:rFonts w:cs="Arial"/>
            <w:b/>
            <w:bCs/>
            <w:szCs w:val="20"/>
            <w:lang w:val="hu-HU"/>
          </w:rPr>
          <w:t xml:space="preserve">Log </w:t>
        </w:r>
        <w:proofErr w:type="spellStart"/>
        <w:r w:rsidRPr="00966C74">
          <w:rPr>
            <w:rFonts w:cs="Arial"/>
            <w:b/>
            <w:bCs/>
            <w:szCs w:val="20"/>
            <w:lang w:val="hu-HU"/>
          </w:rPr>
          <w:t>Analysis</w:t>
        </w:r>
        <w:proofErr w:type="spellEnd"/>
        <w:r w:rsidRPr="00966C74">
          <w:rPr>
            <w:rFonts w:cs="Arial"/>
            <w:b/>
            <w:bCs/>
            <w:szCs w:val="20"/>
            <w:lang w:val="hu-HU"/>
          </w:rPr>
          <w:t>:</w:t>
        </w:r>
        <w:r w:rsidRPr="00966C74">
          <w:rPr>
            <w:rFonts w:cs="Arial"/>
            <w:szCs w:val="20"/>
            <w:lang w:val="hu-HU"/>
          </w:rPr>
          <w:t xml:space="preserve"> Accessing and </w:t>
        </w:r>
        <w:proofErr w:type="spellStart"/>
        <w:r w:rsidRPr="00966C74">
          <w:rPr>
            <w:rFonts w:cs="Arial"/>
            <w:szCs w:val="20"/>
            <w:lang w:val="hu-HU"/>
          </w:rPr>
          <w:t>reviewing</w:t>
        </w:r>
        <w:proofErr w:type="spellEnd"/>
        <w:r w:rsidRPr="00966C74">
          <w:rPr>
            <w:rFonts w:cs="Arial"/>
            <w:szCs w:val="20"/>
            <w:lang w:val="hu-HU"/>
          </w:rPr>
          <w:t xml:space="preserve"> </w:t>
        </w:r>
        <w:proofErr w:type="spellStart"/>
        <w:r w:rsidRPr="00966C74">
          <w:rPr>
            <w:rFonts w:cs="Arial"/>
            <w:szCs w:val="20"/>
            <w:lang w:val="hu-HU"/>
          </w:rPr>
          <w:t>system</w:t>
        </w:r>
        <w:proofErr w:type="spellEnd"/>
        <w:r w:rsidRPr="00966C74">
          <w:rPr>
            <w:rFonts w:cs="Arial"/>
            <w:szCs w:val="20"/>
            <w:lang w:val="hu-HU"/>
          </w:rPr>
          <w:t xml:space="preserve"> logs and </w:t>
        </w:r>
        <w:proofErr w:type="spellStart"/>
        <w:r w:rsidRPr="00966C74">
          <w:rPr>
            <w:rFonts w:cs="Arial"/>
            <w:szCs w:val="20"/>
            <w:lang w:val="hu-HU"/>
          </w:rPr>
          <w:t>operational</w:t>
        </w:r>
        <w:proofErr w:type="spellEnd"/>
        <w:r w:rsidRPr="00966C74">
          <w:rPr>
            <w:rFonts w:cs="Arial"/>
            <w:szCs w:val="20"/>
            <w:lang w:val="hu-HU"/>
          </w:rPr>
          <w:t xml:space="preserve"> </w:t>
        </w:r>
        <w:proofErr w:type="spellStart"/>
        <w:r w:rsidRPr="00966C74">
          <w:rPr>
            <w:rFonts w:cs="Arial"/>
            <w:szCs w:val="20"/>
            <w:lang w:val="hu-HU"/>
          </w:rPr>
          <w:t>data</w:t>
        </w:r>
        <w:proofErr w:type="spellEnd"/>
        <w:r w:rsidRPr="00966C74">
          <w:rPr>
            <w:rFonts w:cs="Arial"/>
            <w:szCs w:val="20"/>
            <w:lang w:val="hu-HU"/>
          </w:rPr>
          <w:t xml:space="preserve"> </w:t>
        </w:r>
        <w:proofErr w:type="spellStart"/>
        <w:r w:rsidRPr="00966C74">
          <w:rPr>
            <w:rFonts w:cs="Arial"/>
            <w:szCs w:val="20"/>
            <w:lang w:val="hu-HU"/>
          </w:rPr>
          <w:t>to</w:t>
        </w:r>
        <w:proofErr w:type="spellEnd"/>
        <w:r w:rsidRPr="00966C74">
          <w:rPr>
            <w:rFonts w:cs="Arial"/>
            <w:szCs w:val="20"/>
            <w:lang w:val="hu-HU"/>
          </w:rPr>
          <w:t xml:space="preserve"> </w:t>
        </w:r>
        <w:proofErr w:type="spellStart"/>
        <w:r w:rsidRPr="00966C74">
          <w:rPr>
            <w:rFonts w:cs="Arial"/>
            <w:szCs w:val="20"/>
            <w:lang w:val="hu-HU"/>
          </w:rPr>
          <w:t>identify</w:t>
        </w:r>
        <w:proofErr w:type="spellEnd"/>
        <w:r w:rsidRPr="00966C74">
          <w:rPr>
            <w:rFonts w:cs="Arial"/>
            <w:szCs w:val="20"/>
            <w:lang w:val="hu-HU"/>
          </w:rPr>
          <w:t xml:space="preserve"> performance </w:t>
        </w:r>
        <w:proofErr w:type="spellStart"/>
        <w:r w:rsidRPr="00966C74">
          <w:rPr>
            <w:rFonts w:cs="Arial"/>
            <w:szCs w:val="20"/>
            <w:lang w:val="hu-HU"/>
          </w:rPr>
          <w:t>or</w:t>
        </w:r>
        <w:proofErr w:type="spellEnd"/>
        <w:r w:rsidRPr="00966C74">
          <w:rPr>
            <w:rFonts w:cs="Arial"/>
            <w:szCs w:val="20"/>
            <w:lang w:val="hu-HU"/>
          </w:rPr>
          <w:t xml:space="preserve"> </w:t>
        </w:r>
        <w:proofErr w:type="spellStart"/>
        <w:r w:rsidRPr="00966C74">
          <w:rPr>
            <w:rFonts w:cs="Arial"/>
            <w:szCs w:val="20"/>
            <w:lang w:val="hu-HU"/>
          </w:rPr>
          <w:t>reliability</w:t>
        </w:r>
        <w:proofErr w:type="spellEnd"/>
        <w:r w:rsidRPr="00966C74">
          <w:rPr>
            <w:rFonts w:cs="Arial"/>
            <w:szCs w:val="20"/>
            <w:lang w:val="hu-HU"/>
          </w:rPr>
          <w:t xml:space="preserve"> </w:t>
        </w:r>
        <w:proofErr w:type="spellStart"/>
        <w:r w:rsidRPr="00966C74">
          <w:rPr>
            <w:rFonts w:cs="Arial"/>
            <w:szCs w:val="20"/>
            <w:lang w:val="hu-HU"/>
          </w:rPr>
          <w:t>issues</w:t>
        </w:r>
        <w:proofErr w:type="spellEnd"/>
        <w:r w:rsidRPr="00966C74">
          <w:rPr>
            <w:rFonts w:cs="Arial"/>
            <w:szCs w:val="20"/>
            <w:lang w:val="hu-HU"/>
          </w:rPr>
          <w:t>.</w:t>
        </w:r>
      </w:ins>
    </w:p>
    <w:p w14:paraId="286B0408" w14:textId="77777777" w:rsidR="00966C74" w:rsidRPr="00966C74" w:rsidRDefault="00966C74" w:rsidP="00966C74">
      <w:pPr>
        <w:pStyle w:val="LLNormal"/>
        <w:numPr>
          <w:ilvl w:val="0"/>
          <w:numId w:val="34"/>
        </w:numPr>
        <w:spacing w:before="240" w:after="240"/>
        <w:rPr>
          <w:ins w:id="8" w:author="Becze Szabolcs" w:date="2025-07-09T09:33:00Z"/>
          <w:rFonts w:cs="Arial"/>
          <w:szCs w:val="20"/>
          <w:lang w:val="hu-HU"/>
        </w:rPr>
      </w:pPr>
      <w:proofErr w:type="spellStart"/>
      <w:ins w:id="9" w:author="Becze Szabolcs" w:date="2025-07-09T09:33:00Z">
        <w:r w:rsidRPr="00966C74">
          <w:rPr>
            <w:rFonts w:cs="Arial"/>
            <w:b/>
            <w:bCs/>
            <w:szCs w:val="20"/>
            <w:lang w:val="hu-HU"/>
          </w:rPr>
          <w:t>Interface</w:t>
        </w:r>
        <w:proofErr w:type="spellEnd"/>
        <w:r w:rsidRPr="00966C74">
          <w:rPr>
            <w:rFonts w:cs="Arial"/>
            <w:b/>
            <w:bCs/>
            <w:szCs w:val="20"/>
            <w:lang w:val="hu-HU"/>
          </w:rPr>
          <w:t xml:space="preserve"> Monitoring:</w:t>
        </w:r>
        <w:r w:rsidRPr="00966C74">
          <w:rPr>
            <w:rFonts w:cs="Arial"/>
            <w:szCs w:val="20"/>
            <w:lang w:val="hu-HU"/>
          </w:rPr>
          <w:t xml:space="preserve"> </w:t>
        </w:r>
        <w:proofErr w:type="spellStart"/>
        <w:r w:rsidRPr="00966C74">
          <w:rPr>
            <w:rFonts w:cs="Arial"/>
            <w:szCs w:val="20"/>
            <w:lang w:val="hu-HU"/>
          </w:rPr>
          <w:t>Evaluating</w:t>
        </w:r>
        <w:proofErr w:type="spellEnd"/>
        <w:r w:rsidRPr="00966C74">
          <w:rPr>
            <w:rFonts w:cs="Arial"/>
            <w:szCs w:val="20"/>
            <w:lang w:val="hu-HU"/>
          </w:rPr>
          <w:t xml:space="preserve"> </w:t>
        </w:r>
        <w:proofErr w:type="spellStart"/>
        <w:r w:rsidRPr="00966C74">
          <w:rPr>
            <w:rFonts w:cs="Arial"/>
            <w:szCs w:val="20"/>
            <w:lang w:val="hu-HU"/>
          </w:rPr>
          <w:t>the</w:t>
        </w:r>
        <w:proofErr w:type="spellEnd"/>
        <w:r w:rsidRPr="00966C74">
          <w:rPr>
            <w:rFonts w:cs="Arial"/>
            <w:szCs w:val="20"/>
            <w:lang w:val="hu-HU"/>
          </w:rPr>
          <w:t xml:space="preserve"> </w:t>
        </w:r>
        <w:proofErr w:type="spellStart"/>
        <w:r w:rsidRPr="00966C74">
          <w:rPr>
            <w:rFonts w:cs="Arial"/>
            <w:szCs w:val="20"/>
            <w:lang w:val="hu-HU"/>
          </w:rPr>
          <w:t>functioning</w:t>
        </w:r>
        <w:proofErr w:type="spellEnd"/>
        <w:r w:rsidRPr="00966C74">
          <w:rPr>
            <w:rFonts w:cs="Arial"/>
            <w:szCs w:val="20"/>
            <w:lang w:val="hu-HU"/>
          </w:rPr>
          <w:t xml:space="preserve"> of </w:t>
        </w:r>
        <w:proofErr w:type="spellStart"/>
        <w:r w:rsidRPr="00966C74">
          <w:rPr>
            <w:rFonts w:cs="Arial"/>
            <w:szCs w:val="20"/>
            <w:lang w:val="hu-HU"/>
          </w:rPr>
          <w:t>data</w:t>
        </w:r>
        <w:proofErr w:type="spellEnd"/>
        <w:r w:rsidRPr="00966C74">
          <w:rPr>
            <w:rFonts w:cs="Arial"/>
            <w:szCs w:val="20"/>
            <w:lang w:val="hu-HU"/>
          </w:rPr>
          <w:t xml:space="preserve"> </w:t>
        </w:r>
        <w:proofErr w:type="spellStart"/>
        <w:r w:rsidRPr="00966C74">
          <w:rPr>
            <w:rFonts w:cs="Arial"/>
            <w:szCs w:val="20"/>
            <w:lang w:val="hu-HU"/>
          </w:rPr>
          <w:t>exchange</w:t>
        </w:r>
        <w:proofErr w:type="spellEnd"/>
        <w:r w:rsidRPr="00966C74">
          <w:rPr>
            <w:rFonts w:cs="Arial"/>
            <w:szCs w:val="20"/>
            <w:lang w:val="hu-HU"/>
          </w:rPr>
          <w:t xml:space="preserve"> </w:t>
        </w:r>
        <w:proofErr w:type="spellStart"/>
        <w:r w:rsidRPr="00966C74">
          <w:rPr>
            <w:rFonts w:cs="Arial"/>
            <w:szCs w:val="20"/>
            <w:lang w:val="hu-HU"/>
          </w:rPr>
          <w:t>interfaces</w:t>
        </w:r>
        <w:proofErr w:type="spellEnd"/>
        <w:r w:rsidRPr="00966C74">
          <w:rPr>
            <w:rFonts w:cs="Arial"/>
            <w:szCs w:val="20"/>
            <w:lang w:val="hu-HU"/>
          </w:rPr>
          <w:t xml:space="preserve"> </w:t>
        </w:r>
        <w:proofErr w:type="spellStart"/>
        <w:r w:rsidRPr="00966C74">
          <w:rPr>
            <w:rFonts w:cs="Arial"/>
            <w:szCs w:val="20"/>
            <w:lang w:val="hu-HU"/>
          </w:rPr>
          <w:t>that</w:t>
        </w:r>
        <w:proofErr w:type="spellEnd"/>
        <w:r w:rsidRPr="00966C74">
          <w:rPr>
            <w:rFonts w:cs="Arial"/>
            <w:szCs w:val="20"/>
            <w:lang w:val="hu-HU"/>
          </w:rPr>
          <w:t xml:space="preserve"> </w:t>
        </w:r>
        <w:proofErr w:type="spellStart"/>
        <w:r w:rsidRPr="00966C74">
          <w:rPr>
            <w:rFonts w:cs="Arial"/>
            <w:szCs w:val="20"/>
            <w:lang w:val="hu-HU"/>
          </w:rPr>
          <w:t>may</w:t>
        </w:r>
        <w:proofErr w:type="spellEnd"/>
        <w:r w:rsidRPr="00966C74">
          <w:rPr>
            <w:rFonts w:cs="Arial"/>
            <w:szCs w:val="20"/>
            <w:lang w:val="hu-HU"/>
          </w:rPr>
          <w:t xml:space="preserve"> </w:t>
        </w:r>
        <w:proofErr w:type="spellStart"/>
        <w:r w:rsidRPr="00966C74">
          <w:rPr>
            <w:rFonts w:cs="Arial"/>
            <w:szCs w:val="20"/>
            <w:lang w:val="hu-HU"/>
          </w:rPr>
          <w:t>transmit</w:t>
        </w:r>
        <w:proofErr w:type="spellEnd"/>
        <w:r w:rsidRPr="00966C74">
          <w:rPr>
            <w:rFonts w:cs="Arial"/>
            <w:szCs w:val="20"/>
            <w:lang w:val="hu-HU"/>
          </w:rPr>
          <w:t xml:space="preserve"> </w:t>
        </w:r>
        <w:proofErr w:type="spellStart"/>
        <w:r w:rsidRPr="00966C74">
          <w:rPr>
            <w:rFonts w:cs="Arial"/>
            <w:szCs w:val="20"/>
            <w:lang w:val="hu-HU"/>
          </w:rPr>
          <w:t>or</w:t>
        </w:r>
        <w:proofErr w:type="spellEnd"/>
        <w:r w:rsidRPr="00966C74">
          <w:rPr>
            <w:rFonts w:cs="Arial"/>
            <w:szCs w:val="20"/>
            <w:lang w:val="hu-HU"/>
          </w:rPr>
          <w:t xml:space="preserve"> log </w:t>
        </w:r>
        <w:proofErr w:type="spellStart"/>
        <w:r w:rsidRPr="00966C74">
          <w:rPr>
            <w:rFonts w:cs="Arial"/>
            <w:szCs w:val="20"/>
            <w:lang w:val="hu-HU"/>
          </w:rPr>
          <w:t>personal</w:t>
        </w:r>
        <w:proofErr w:type="spellEnd"/>
        <w:r w:rsidRPr="00966C74">
          <w:rPr>
            <w:rFonts w:cs="Arial"/>
            <w:szCs w:val="20"/>
            <w:lang w:val="hu-HU"/>
          </w:rPr>
          <w:t xml:space="preserve"> </w:t>
        </w:r>
        <w:proofErr w:type="spellStart"/>
        <w:r w:rsidRPr="00966C74">
          <w:rPr>
            <w:rFonts w:cs="Arial"/>
            <w:szCs w:val="20"/>
            <w:lang w:val="hu-HU"/>
          </w:rPr>
          <w:t>data</w:t>
        </w:r>
        <w:proofErr w:type="spellEnd"/>
        <w:r w:rsidRPr="00966C74">
          <w:rPr>
            <w:rFonts w:cs="Arial"/>
            <w:szCs w:val="20"/>
            <w:lang w:val="hu-HU"/>
          </w:rPr>
          <w:t>.</w:t>
        </w:r>
      </w:ins>
    </w:p>
    <w:p w14:paraId="2C8680D2" w14:textId="77777777" w:rsidR="00966C74" w:rsidRPr="00966C74" w:rsidRDefault="00966C74" w:rsidP="00966C74">
      <w:pPr>
        <w:pStyle w:val="LLNormal"/>
        <w:numPr>
          <w:ilvl w:val="0"/>
          <w:numId w:val="34"/>
        </w:numPr>
        <w:spacing w:before="240" w:after="240"/>
        <w:rPr>
          <w:ins w:id="10" w:author="Becze Szabolcs" w:date="2025-07-09T09:33:00Z"/>
          <w:rFonts w:cs="Arial"/>
          <w:szCs w:val="20"/>
          <w:lang w:val="hu-HU"/>
        </w:rPr>
      </w:pPr>
      <w:proofErr w:type="spellStart"/>
      <w:ins w:id="11" w:author="Becze Szabolcs" w:date="2025-07-09T09:33:00Z">
        <w:r w:rsidRPr="00966C74">
          <w:rPr>
            <w:rFonts w:cs="Arial"/>
            <w:b/>
            <w:bCs/>
            <w:szCs w:val="20"/>
            <w:lang w:val="hu-HU"/>
          </w:rPr>
          <w:t>Error</w:t>
        </w:r>
        <w:proofErr w:type="spellEnd"/>
        <w:r w:rsidRPr="00966C74">
          <w:rPr>
            <w:rFonts w:cs="Arial"/>
            <w:b/>
            <w:bCs/>
            <w:szCs w:val="20"/>
            <w:lang w:val="hu-HU"/>
          </w:rPr>
          <w:t xml:space="preserve"> </w:t>
        </w:r>
        <w:proofErr w:type="spellStart"/>
        <w:r w:rsidRPr="00966C74">
          <w:rPr>
            <w:rFonts w:cs="Arial"/>
            <w:b/>
            <w:bCs/>
            <w:szCs w:val="20"/>
            <w:lang w:val="hu-HU"/>
          </w:rPr>
          <w:t>Traceability</w:t>
        </w:r>
        <w:proofErr w:type="spellEnd"/>
        <w:r w:rsidRPr="00966C74">
          <w:rPr>
            <w:rFonts w:cs="Arial"/>
            <w:b/>
            <w:bCs/>
            <w:szCs w:val="20"/>
            <w:lang w:val="hu-HU"/>
          </w:rPr>
          <w:t>:</w:t>
        </w:r>
        <w:r w:rsidRPr="00966C74">
          <w:rPr>
            <w:rFonts w:cs="Arial"/>
            <w:szCs w:val="20"/>
            <w:lang w:val="hu-HU"/>
          </w:rPr>
          <w:t xml:space="preserve"> </w:t>
        </w:r>
        <w:proofErr w:type="spellStart"/>
        <w:r w:rsidRPr="00966C74">
          <w:rPr>
            <w:rFonts w:cs="Arial"/>
            <w:szCs w:val="20"/>
            <w:lang w:val="hu-HU"/>
          </w:rPr>
          <w:t>Reviewing</w:t>
        </w:r>
        <w:proofErr w:type="spellEnd"/>
        <w:r w:rsidRPr="00966C74">
          <w:rPr>
            <w:rFonts w:cs="Arial"/>
            <w:szCs w:val="20"/>
            <w:lang w:val="hu-HU"/>
          </w:rPr>
          <w:t xml:space="preserve"> </w:t>
        </w:r>
        <w:proofErr w:type="spellStart"/>
        <w:r w:rsidRPr="00966C74">
          <w:rPr>
            <w:rFonts w:cs="Arial"/>
            <w:szCs w:val="20"/>
            <w:lang w:val="hu-HU"/>
          </w:rPr>
          <w:t>workflow</w:t>
        </w:r>
        <w:proofErr w:type="spellEnd"/>
        <w:r w:rsidRPr="00966C74">
          <w:rPr>
            <w:rFonts w:cs="Arial"/>
            <w:szCs w:val="20"/>
            <w:lang w:val="hu-HU"/>
          </w:rPr>
          <w:t xml:space="preserve"> </w:t>
        </w:r>
        <w:proofErr w:type="spellStart"/>
        <w:r w:rsidRPr="00966C74">
          <w:rPr>
            <w:rFonts w:cs="Arial"/>
            <w:szCs w:val="20"/>
            <w:lang w:val="hu-HU"/>
          </w:rPr>
          <w:t>execution</w:t>
        </w:r>
        <w:proofErr w:type="spellEnd"/>
        <w:r w:rsidRPr="00966C74">
          <w:rPr>
            <w:rFonts w:cs="Arial"/>
            <w:szCs w:val="20"/>
            <w:lang w:val="hu-HU"/>
          </w:rPr>
          <w:t xml:space="preserve"> logs </w:t>
        </w:r>
        <w:proofErr w:type="spellStart"/>
        <w:r w:rsidRPr="00966C74">
          <w:rPr>
            <w:rFonts w:cs="Arial"/>
            <w:szCs w:val="20"/>
            <w:lang w:val="hu-HU"/>
          </w:rPr>
          <w:t>that</w:t>
        </w:r>
        <w:proofErr w:type="spellEnd"/>
        <w:r w:rsidRPr="00966C74">
          <w:rPr>
            <w:rFonts w:cs="Arial"/>
            <w:szCs w:val="20"/>
            <w:lang w:val="hu-HU"/>
          </w:rPr>
          <w:t xml:space="preserve"> </w:t>
        </w:r>
        <w:proofErr w:type="spellStart"/>
        <w:r w:rsidRPr="00966C74">
          <w:rPr>
            <w:rFonts w:cs="Arial"/>
            <w:szCs w:val="20"/>
            <w:lang w:val="hu-HU"/>
          </w:rPr>
          <w:t>may</w:t>
        </w:r>
        <w:proofErr w:type="spellEnd"/>
        <w:r w:rsidRPr="00966C74">
          <w:rPr>
            <w:rFonts w:cs="Arial"/>
            <w:szCs w:val="20"/>
            <w:lang w:val="hu-HU"/>
          </w:rPr>
          <w:t xml:space="preserve"> </w:t>
        </w:r>
        <w:proofErr w:type="spellStart"/>
        <w:r w:rsidRPr="00966C74">
          <w:rPr>
            <w:rFonts w:cs="Arial"/>
            <w:szCs w:val="20"/>
            <w:lang w:val="hu-HU"/>
          </w:rPr>
          <w:t>include</w:t>
        </w:r>
        <w:proofErr w:type="spellEnd"/>
        <w:r w:rsidRPr="00966C74">
          <w:rPr>
            <w:rFonts w:cs="Arial"/>
            <w:szCs w:val="20"/>
            <w:lang w:val="hu-HU"/>
          </w:rPr>
          <w:t xml:space="preserve"> </w:t>
        </w:r>
        <w:proofErr w:type="spellStart"/>
        <w:r w:rsidRPr="00966C74">
          <w:rPr>
            <w:rFonts w:cs="Arial"/>
            <w:szCs w:val="20"/>
            <w:lang w:val="hu-HU"/>
          </w:rPr>
          <w:t>metadata</w:t>
        </w:r>
        <w:proofErr w:type="spellEnd"/>
        <w:r w:rsidRPr="00966C74">
          <w:rPr>
            <w:rFonts w:cs="Arial"/>
            <w:szCs w:val="20"/>
            <w:lang w:val="hu-HU"/>
          </w:rPr>
          <w:t xml:space="preserve"> </w:t>
        </w:r>
        <w:proofErr w:type="spellStart"/>
        <w:r w:rsidRPr="00966C74">
          <w:rPr>
            <w:rFonts w:cs="Arial"/>
            <w:szCs w:val="20"/>
            <w:lang w:val="hu-HU"/>
          </w:rPr>
          <w:t>related</w:t>
        </w:r>
        <w:proofErr w:type="spellEnd"/>
        <w:r w:rsidRPr="00966C74">
          <w:rPr>
            <w:rFonts w:cs="Arial"/>
            <w:szCs w:val="20"/>
            <w:lang w:val="hu-HU"/>
          </w:rPr>
          <w:t xml:space="preserve"> </w:t>
        </w:r>
        <w:proofErr w:type="spellStart"/>
        <w:r w:rsidRPr="00966C74">
          <w:rPr>
            <w:rFonts w:cs="Arial"/>
            <w:szCs w:val="20"/>
            <w:lang w:val="hu-HU"/>
          </w:rPr>
          <w:t>to</w:t>
        </w:r>
        <w:proofErr w:type="spellEnd"/>
        <w:r w:rsidRPr="00966C74">
          <w:rPr>
            <w:rFonts w:cs="Arial"/>
            <w:szCs w:val="20"/>
            <w:lang w:val="hu-HU"/>
          </w:rPr>
          <w:t xml:space="preserve"> </w:t>
        </w:r>
        <w:proofErr w:type="spellStart"/>
        <w:r w:rsidRPr="00966C74">
          <w:rPr>
            <w:rFonts w:cs="Arial"/>
            <w:szCs w:val="20"/>
            <w:lang w:val="hu-HU"/>
          </w:rPr>
          <w:t>transactions</w:t>
        </w:r>
        <w:proofErr w:type="spellEnd"/>
        <w:r w:rsidRPr="00966C74">
          <w:rPr>
            <w:rFonts w:cs="Arial"/>
            <w:szCs w:val="20"/>
            <w:lang w:val="hu-HU"/>
          </w:rPr>
          <w:t xml:space="preserve"> </w:t>
        </w:r>
        <w:proofErr w:type="spellStart"/>
        <w:r w:rsidRPr="00966C74">
          <w:rPr>
            <w:rFonts w:cs="Arial"/>
            <w:szCs w:val="20"/>
            <w:lang w:val="hu-HU"/>
          </w:rPr>
          <w:t>or</w:t>
        </w:r>
        <w:proofErr w:type="spellEnd"/>
        <w:r w:rsidRPr="00966C74">
          <w:rPr>
            <w:rFonts w:cs="Arial"/>
            <w:szCs w:val="20"/>
            <w:lang w:val="hu-HU"/>
          </w:rPr>
          <w:t xml:space="preserve"> </w:t>
        </w:r>
        <w:proofErr w:type="spellStart"/>
        <w:r w:rsidRPr="00966C74">
          <w:rPr>
            <w:rFonts w:cs="Arial"/>
            <w:szCs w:val="20"/>
            <w:lang w:val="hu-HU"/>
          </w:rPr>
          <w:t>user</w:t>
        </w:r>
        <w:proofErr w:type="spellEnd"/>
        <w:r w:rsidRPr="00966C74">
          <w:rPr>
            <w:rFonts w:cs="Arial"/>
            <w:szCs w:val="20"/>
            <w:lang w:val="hu-HU"/>
          </w:rPr>
          <w:t xml:space="preserve"> </w:t>
        </w:r>
        <w:proofErr w:type="spellStart"/>
        <w:r w:rsidRPr="00966C74">
          <w:rPr>
            <w:rFonts w:cs="Arial"/>
            <w:szCs w:val="20"/>
            <w:lang w:val="hu-HU"/>
          </w:rPr>
          <w:t>identifiers</w:t>
        </w:r>
        <w:proofErr w:type="spellEnd"/>
        <w:r w:rsidRPr="00966C74">
          <w:rPr>
            <w:rFonts w:cs="Arial"/>
            <w:szCs w:val="20"/>
            <w:lang w:val="hu-HU"/>
          </w:rPr>
          <w:t>.</w:t>
        </w:r>
      </w:ins>
    </w:p>
    <w:p w14:paraId="3F08D0EE" w14:textId="77777777" w:rsidR="00966C74" w:rsidRPr="00966C74" w:rsidRDefault="00966C74" w:rsidP="00966C74">
      <w:pPr>
        <w:pStyle w:val="LLNormal"/>
        <w:spacing w:before="240" w:after="240"/>
        <w:rPr>
          <w:ins w:id="12" w:author="Becze Szabolcs" w:date="2025-07-09T09:33:00Z"/>
          <w:rFonts w:cs="Arial"/>
          <w:szCs w:val="20"/>
          <w:lang w:val="hu-HU"/>
        </w:rPr>
      </w:pPr>
      <w:ins w:id="13" w:author="Becze Szabolcs" w:date="2025-07-09T09:33:00Z">
        <w:r w:rsidRPr="00966C74">
          <w:rPr>
            <w:rFonts w:cs="Arial"/>
            <w:szCs w:val="20"/>
            <w:lang w:val="hu-HU"/>
          </w:rPr>
          <w:t xml:space="preserve">No </w:t>
        </w:r>
        <w:proofErr w:type="spellStart"/>
        <w:r w:rsidRPr="00966C74">
          <w:rPr>
            <w:rFonts w:cs="Arial"/>
            <w:szCs w:val="20"/>
            <w:lang w:val="hu-HU"/>
          </w:rPr>
          <w:t>personal</w:t>
        </w:r>
        <w:proofErr w:type="spellEnd"/>
        <w:r w:rsidRPr="00966C74">
          <w:rPr>
            <w:rFonts w:cs="Arial"/>
            <w:szCs w:val="20"/>
            <w:lang w:val="hu-HU"/>
          </w:rPr>
          <w:t xml:space="preserve"> </w:t>
        </w:r>
        <w:proofErr w:type="spellStart"/>
        <w:r w:rsidRPr="00966C74">
          <w:rPr>
            <w:rFonts w:cs="Arial"/>
            <w:szCs w:val="20"/>
            <w:lang w:val="hu-HU"/>
          </w:rPr>
          <w:t>data</w:t>
        </w:r>
        <w:proofErr w:type="spellEnd"/>
        <w:r w:rsidRPr="00966C74">
          <w:rPr>
            <w:rFonts w:cs="Arial"/>
            <w:szCs w:val="20"/>
            <w:lang w:val="hu-HU"/>
          </w:rPr>
          <w:t xml:space="preserve"> </w:t>
        </w:r>
        <w:proofErr w:type="spellStart"/>
        <w:r w:rsidRPr="00966C74">
          <w:rPr>
            <w:rFonts w:cs="Arial"/>
            <w:szCs w:val="20"/>
            <w:lang w:val="hu-HU"/>
          </w:rPr>
          <w:t>will</w:t>
        </w:r>
        <w:proofErr w:type="spellEnd"/>
        <w:r w:rsidRPr="00966C74">
          <w:rPr>
            <w:rFonts w:cs="Arial"/>
            <w:szCs w:val="20"/>
            <w:lang w:val="hu-HU"/>
          </w:rPr>
          <w:t xml:space="preserve"> be </w:t>
        </w:r>
        <w:proofErr w:type="spellStart"/>
        <w:r w:rsidRPr="00966C74">
          <w:rPr>
            <w:rFonts w:cs="Arial"/>
            <w:szCs w:val="20"/>
            <w:lang w:val="hu-HU"/>
          </w:rPr>
          <w:t>stored</w:t>
        </w:r>
        <w:proofErr w:type="spellEnd"/>
        <w:r w:rsidRPr="00966C74">
          <w:rPr>
            <w:rFonts w:cs="Arial"/>
            <w:szCs w:val="20"/>
            <w:lang w:val="hu-HU"/>
          </w:rPr>
          <w:t xml:space="preserve"> </w:t>
        </w:r>
        <w:proofErr w:type="spellStart"/>
        <w:r w:rsidRPr="00966C74">
          <w:rPr>
            <w:rFonts w:cs="Arial"/>
            <w:szCs w:val="20"/>
            <w:lang w:val="hu-HU"/>
          </w:rPr>
          <w:t>or</w:t>
        </w:r>
        <w:proofErr w:type="spellEnd"/>
        <w:r w:rsidRPr="00966C74">
          <w:rPr>
            <w:rFonts w:cs="Arial"/>
            <w:szCs w:val="20"/>
            <w:lang w:val="hu-HU"/>
          </w:rPr>
          <w:t xml:space="preserve"> </w:t>
        </w:r>
        <w:proofErr w:type="spellStart"/>
        <w:r w:rsidRPr="00966C74">
          <w:rPr>
            <w:rFonts w:cs="Arial"/>
            <w:szCs w:val="20"/>
            <w:lang w:val="hu-HU"/>
          </w:rPr>
          <w:t>retained</w:t>
        </w:r>
        <w:proofErr w:type="spellEnd"/>
        <w:r w:rsidRPr="00966C74">
          <w:rPr>
            <w:rFonts w:cs="Arial"/>
            <w:szCs w:val="20"/>
            <w:lang w:val="hu-HU"/>
          </w:rPr>
          <w:t xml:space="preserve"> </w:t>
        </w:r>
        <w:proofErr w:type="spellStart"/>
        <w:r w:rsidRPr="00966C74">
          <w:rPr>
            <w:rFonts w:cs="Arial"/>
            <w:szCs w:val="20"/>
            <w:lang w:val="hu-HU"/>
          </w:rPr>
          <w:t>beyond</w:t>
        </w:r>
        <w:proofErr w:type="spellEnd"/>
        <w:r w:rsidRPr="00966C74">
          <w:rPr>
            <w:rFonts w:cs="Arial"/>
            <w:szCs w:val="20"/>
            <w:lang w:val="hu-HU"/>
          </w:rPr>
          <w:t xml:space="preserve"> </w:t>
        </w:r>
        <w:proofErr w:type="spellStart"/>
        <w:r w:rsidRPr="00966C74">
          <w:rPr>
            <w:rFonts w:cs="Arial"/>
            <w:szCs w:val="20"/>
            <w:lang w:val="hu-HU"/>
          </w:rPr>
          <w:t>the</w:t>
        </w:r>
        <w:proofErr w:type="spellEnd"/>
        <w:r w:rsidRPr="00966C74">
          <w:rPr>
            <w:rFonts w:cs="Arial"/>
            <w:szCs w:val="20"/>
            <w:lang w:val="hu-HU"/>
          </w:rPr>
          <w:t xml:space="preserve"> </w:t>
        </w:r>
        <w:proofErr w:type="spellStart"/>
        <w:r w:rsidRPr="00966C74">
          <w:rPr>
            <w:rFonts w:cs="Arial"/>
            <w:szCs w:val="20"/>
            <w:lang w:val="hu-HU"/>
          </w:rPr>
          <w:t>duration</w:t>
        </w:r>
        <w:proofErr w:type="spellEnd"/>
        <w:r w:rsidRPr="00966C74">
          <w:rPr>
            <w:rFonts w:cs="Arial"/>
            <w:szCs w:val="20"/>
            <w:lang w:val="hu-HU"/>
          </w:rPr>
          <w:t xml:space="preserve"> of </w:t>
        </w:r>
        <w:proofErr w:type="spellStart"/>
        <w:r w:rsidRPr="00966C74">
          <w:rPr>
            <w:rFonts w:cs="Arial"/>
            <w:szCs w:val="20"/>
            <w:lang w:val="hu-HU"/>
          </w:rPr>
          <w:t>the</w:t>
        </w:r>
        <w:proofErr w:type="spellEnd"/>
        <w:r w:rsidRPr="00966C74">
          <w:rPr>
            <w:rFonts w:cs="Arial"/>
            <w:szCs w:val="20"/>
            <w:lang w:val="hu-HU"/>
          </w:rPr>
          <w:t xml:space="preserve"> </w:t>
        </w:r>
        <w:proofErr w:type="spellStart"/>
        <w:r w:rsidRPr="00966C74">
          <w:rPr>
            <w:rFonts w:cs="Arial"/>
            <w:szCs w:val="20"/>
            <w:lang w:val="hu-HU"/>
          </w:rPr>
          <w:t>analysis</w:t>
        </w:r>
        <w:proofErr w:type="spellEnd"/>
        <w:r w:rsidRPr="00966C74">
          <w:rPr>
            <w:rFonts w:cs="Arial"/>
            <w:szCs w:val="20"/>
            <w:lang w:val="hu-HU"/>
          </w:rPr>
          <w:t xml:space="preserve">, and </w:t>
        </w:r>
        <w:proofErr w:type="spellStart"/>
        <w:r w:rsidRPr="00966C74">
          <w:rPr>
            <w:rFonts w:cs="Arial"/>
            <w:szCs w:val="20"/>
            <w:lang w:val="hu-HU"/>
          </w:rPr>
          <w:t>access</w:t>
        </w:r>
        <w:proofErr w:type="spellEnd"/>
        <w:r w:rsidRPr="00966C74">
          <w:rPr>
            <w:rFonts w:cs="Arial"/>
            <w:szCs w:val="20"/>
            <w:lang w:val="hu-HU"/>
          </w:rPr>
          <w:t xml:space="preserve"> </w:t>
        </w:r>
        <w:proofErr w:type="spellStart"/>
        <w:r w:rsidRPr="00966C74">
          <w:rPr>
            <w:rFonts w:cs="Arial"/>
            <w:szCs w:val="20"/>
            <w:lang w:val="hu-HU"/>
          </w:rPr>
          <w:t>will</w:t>
        </w:r>
        <w:proofErr w:type="spellEnd"/>
        <w:r w:rsidRPr="00966C74">
          <w:rPr>
            <w:rFonts w:cs="Arial"/>
            <w:szCs w:val="20"/>
            <w:lang w:val="hu-HU"/>
          </w:rPr>
          <w:t xml:space="preserve"> be limited </w:t>
        </w:r>
        <w:proofErr w:type="spellStart"/>
        <w:r w:rsidRPr="00966C74">
          <w:rPr>
            <w:rFonts w:cs="Arial"/>
            <w:szCs w:val="20"/>
            <w:lang w:val="hu-HU"/>
          </w:rPr>
          <w:t>to</w:t>
        </w:r>
        <w:proofErr w:type="spellEnd"/>
        <w:r w:rsidRPr="00966C74">
          <w:rPr>
            <w:rFonts w:cs="Arial"/>
            <w:szCs w:val="20"/>
            <w:lang w:val="hu-HU"/>
          </w:rPr>
          <w:t xml:space="preserve"> </w:t>
        </w:r>
        <w:proofErr w:type="spellStart"/>
        <w:r w:rsidRPr="00966C74">
          <w:rPr>
            <w:rFonts w:cs="Arial"/>
            <w:szCs w:val="20"/>
            <w:lang w:val="hu-HU"/>
          </w:rPr>
          <w:t>technical</w:t>
        </w:r>
        <w:proofErr w:type="spellEnd"/>
        <w:r w:rsidRPr="00966C74">
          <w:rPr>
            <w:rFonts w:cs="Arial"/>
            <w:szCs w:val="20"/>
            <w:lang w:val="hu-HU"/>
          </w:rPr>
          <w:t xml:space="preserve"> </w:t>
        </w:r>
        <w:proofErr w:type="spellStart"/>
        <w:r w:rsidRPr="00966C74">
          <w:rPr>
            <w:rFonts w:cs="Arial"/>
            <w:szCs w:val="20"/>
            <w:lang w:val="hu-HU"/>
          </w:rPr>
          <w:t>staff</w:t>
        </w:r>
        <w:proofErr w:type="spellEnd"/>
        <w:r w:rsidRPr="00966C74">
          <w:rPr>
            <w:rFonts w:cs="Arial"/>
            <w:szCs w:val="20"/>
            <w:lang w:val="hu-HU"/>
          </w:rPr>
          <w:t xml:space="preserve"> </w:t>
        </w:r>
        <w:proofErr w:type="spellStart"/>
        <w:r w:rsidRPr="00966C74">
          <w:rPr>
            <w:rFonts w:cs="Arial"/>
            <w:szCs w:val="20"/>
            <w:lang w:val="hu-HU"/>
          </w:rPr>
          <w:t>under</w:t>
        </w:r>
        <w:proofErr w:type="spellEnd"/>
        <w:r w:rsidRPr="00966C74">
          <w:rPr>
            <w:rFonts w:cs="Arial"/>
            <w:szCs w:val="20"/>
            <w:lang w:val="hu-HU"/>
          </w:rPr>
          <w:t xml:space="preserve"> NDA </w:t>
        </w:r>
        <w:proofErr w:type="spellStart"/>
        <w:r w:rsidRPr="00966C74">
          <w:rPr>
            <w:rFonts w:cs="Arial"/>
            <w:szCs w:val="20"/>
            <w:lang w:val="hu-HU"/>
          </w:rPr>
          <w:t>obligations</w:t>
        </w:r>
        <w:proofErr w:type="spellEnd"/>
        <w:r w:rsidRPr="00966C74">
          <w:rPr>
            <w:rFonts w:cs="Arial"/>
            <w:szCs w:val="20"/>
            <w:lang w:val="hu-HU"/>
          </w:rPr>
          <w:t>.</w:t>
        </w:r>
      </w:ins>
    </w:p>
    <w:p w14:paraId="236EF18E" w14:textId="1BFFD7AF" w:rsidR="00914848" w:rsidRPr="00A51793" w:rsidDel="00966C74" w:rsidRDefault="00914848" w:rsidP="00914848">
      <w:pPr>
        <w:pStyle w:val="LLNormal"/>
        <w:spacing w:before="240" w:after="240"/>
        <w:rPr>
          <w:del w:id="14" w:author="Becze Szabolcs" w:date="2025-07-09T09:33:00Z" w16du:dateUtc="2025-07-09T06:33:00Z"/>
          <w:rFonts w:cs="Arial"/>
          <w:szCs w:val="20"/>
          <w:lang w:val="en-US"/>
        </w:rPr>
      </w:pPr>
      <w:del w:id="15" w:author="Becze Szabolcs" w:date="2025-07-09T09:33:00Z" w16du:dateUtc="2025-07-09T06:33:00Z">
        <w:r w:rsidRPr="00A51793" w:rsidDel="00966C74">
          <w:rPr>
            <w:rFonts w:cs="Arial"/>
            <w:szCs w:val="20"/>
            <w:lang w:val="en-US"/>
          </w:rPr>
          <w:delText xml:space="preserve">As part of </w:delText>
        </w:r>
        <w:commentRangeStart w:id="16"/>
        <w:commentRangeStart w:id="17"/>
        <w:r w:rsidRPr="00A51793" w:rsidDel="00966C74">
          <w:rPr>
            <w:rFonts w:cs="Arial"/>
            <w:szCs w:val="20"/>
            <w:lang w:val="en-US"/>
          </w:rPr>
          <w:delText xml:space="preserve">the </w:delText>
        </w:r>
        <w:r w:rsidRPr="009A1229" w:rsidDel="00966C74">
          <w:rPr>
            <w:rFonts w:cs="Arial"/>
            <w:szCs w:val="20"/>
            <w:lang w:val="en-US"/>
          </w:rPr>
          <w:delText>integration process</w:delText>
        </w:r>
        <w:commentRangeEnd w:id="16"/>
        <w:r w:rsidR="00F11010" w:rsidDel="00966C74">
          <w:rPr>
            <w:rStyle w:val="CommentReference"/>
            <w:rFonts w:asciiTheme="minorHAnsi" w:eastAsiaTheme="minorHAnsi" w:hAnsiTheme="minorHAnsi" w:cstheme="minorBidi"/>
            <w:lang w:val="de-CH"/>
          </w:rPr>
          <w:commentReference w:id="16"/>
        </w:r>
      </w:del>
      <w:commentRangeEnd w:id="17"/>
      <w:r w:rsidR="00966C74">
        <w:rPr>
          <w:rStyle w:val="CommentReference"/>
          <w:rFonts w:asciiTheme="minorHAnsi" w:eastAsiaTheme="minorHAnsi" w:hAnsiTheme="minorHAnsi" w:cstheme="minorBidi"/>
          <w:lang w:val="de-CH"/>
        </w:rPr>
        <w:commentReference w:id="17"/>
      </w:r>
      <w:del w:id="18" w:author="Becze Szabolcs" w:date="2025-07-09T09:33:00Z" w16du:dateUtc="2025-07-09T06:33:00Z">
        <w:r w:rsidRPr="00A51793" w:rsidDel="00966C74">
          <w:rPr>
            <w:rFonts w:cs="Arial"/>
            <w:szCs w:val="20"/>
            <w:lang w:val="en-US"/>
          </w:rPr>
          <w:delText>, Personal Data may be processed for the following purposes:</w:delText>
        </w:r>
      </w:del>
    </w:p>
    <w:p w14:paraId="7235A3B5" w14:textId="1544C736" w:rsidR="00914848" w:rsidRPr="009A1229" w:rsidDel="00966C74" w:rsidRDefault="00914848" w:rsidP="00914848">
      <w:pPr>
        <w:pStyle w:val="ListParagraph"/>
        <w:numPr>
          <w:ilvl w:val="0"/>
          <w:numId w:val="32"/>
        </w:numPr>
        <w:rPr>
          <w:del w:id="19" w:author="Becze Szabolcs" w:date="2025-07-09T09:33:00Z" w16du:dateUtc="2025-07-09T06:33:00Z"/>
          <w:rFonts w:ascii="Arial" w:hAnsi="Arial" w:cs="Arial"/>
          <w:sz w:val="20"/>
          <w:szCs w:val="20"/>
          <w:lang w:val="en-US"/>
        </w:rPr>
      </w:pPr>
      <w:del w:id="20" w:author="Becze Szabolcs" w:date="2025-07-09T09:33:00Z" w16du:dateUtc="2025-07-09T06:33:00Z">
        <w:r w:rsidRPr="009A1229" w:rsidDel="00966C74">
          <w:rPr>
            <w:rFonts w:ascii="Arial" w:hAnsi="Arial" w:cs="Arial"/>
            <w:b/>
            <w:bCs/>
            <w:sz w:val="20"/>
            <w:szCs w:val="20"/>
            <w:lang w:val="en-US"/>
          </w:rPr>
          <w:delText>Data Migration:</w:delText>
        </w:r>
        <w:r w:rsidRPr="009A1229" w:rsidDel="00966C74">
          <w:rPr>
            <w:rFonts w:ascii="Arial" w:hAnsi="Arial" w:cs="Arial"/>
            <w:sz w:val="20"/>
            <w:szCs w:val="20"/>
            <w:lang w:val="en-US"/>
          </w:rPr>
          <w:delText xml:space="preserve"> Ensuring secure and accurate transfer of financial data from legacy systems.</w:delText>
        </w:r>
      </w:del>
    </w:p>
    <w:p w14:paraId="0ED64FC4" w14:textId="132F0C4B" w:rsidR="00914848" w:rsidRPr="009A1229" w:rsidDel="00966C74" w:rsidRDefault="00914848" w:rsidP="00914848">
      <w:pPr>
        <w:pStyle w:val="ListParagraph"/>
        <w:numPr>
          <w:ilvl w:val="0"/>
          <w:numId w:val="32"/>
        </w:numPr>
        <w:rPr>
          <w:del w:id="21" w:author="Becze Szabolcs" w:date="2025-07-09T09:33:00Z" w16du:dateUtc="2025-07-09T06:33:00Z"/>
          <w:rFonts w:ascii="Arial" w:hAnsi="Arial" w:cs="Arial"/>
          <w:sz w:val="20"/>
          <w:szCs w:val="20"/>
          <w:lang w:val="en-US"/>
        </w:rPr>
      </w:pPr>
      <w:del w:id="22" w:author="Becze Szabolcs" w:date="2025-07-09T09:33:00Z" w16du:dateUtc="2025-07-09T06:33:00Z">
        <w:r w:rsidRPr="009A1229" w:rsidDel="00966C74">
          <w:rPr>
            <w:rFonts w:ascii="Arial" w:hAnsi="Arial" w:cs="Arial"/>
            <w:b/>
            <w:bCs/>
            <w:sz w:val="20"/>
            <w:szCs w:val="20"/>
            <w:lang w:val="en-US"/>
          </w:rPr>
          <w:delText>System Integration Testing:</w:delText>
        </w:r>
        <w:r w:rsidRPr="009A1229" w:rsidDel="00966C74">
          <w:rPr>
            <w:rFonts w:ascii="Arial" w:hAnsi="Arial" w:cs="Arial"/>
            <w:sz w:val="20"/>
            <w:szCs w:val="20"/>
            <w:lang w:val="en-US"/>
          </w:rPr>
          <w:delText xml:space="preserve"> Using sample datasets to validate system connectivity and data accuracy.</w:delText>
        </w:r>
      </w:del>
    </w:p>
    <w:p w14:paraId="4EBED32A" w14:textId="0DA9FF3C" w:rsidR="00914848" w:rsidDel="00966C74" w:rsidRDefault="00914848" w:rsidP="00914848">
      <w:pPr>
        <w:pStyle w:val="ListParagraph"/>
        <w:numPr>
          <w:ilvl w:val="0"/>
          <w:numId w:val="32"/>
        </w:numPr>
        <w:rPr>
          <w:del w:id="23" w:author="Becze Szabolcs" w:date="2025-07-09T09:33:00Z" w16du:dateUtc="2025-07-09T06:33:00Z"/>
          <w:rFonts w:ascii="Arial" w:hAnsi="Arial" w:cs="Arial"/>
          <w:sz w:val="20"/>
          <w:szCs w:val="20"/>
          <w:lang w:val="en-US"/>
        </w:rPr>
      </w:pPr>
      <w:del w:id="24" w:author="Becze Szabolcs" w:date="2025-07-09T09:33:00Z" w16du:dateUtc="2025-07-09T06:33:00Z">
        <w:r w:rsidRPr="009A1229" w:rsidDel="00966C74">
          <w:rPr>
            <w:rFonts w:ascii="Arial" w:hAnsi="Arial" w:cs="Arial"/>
            <w:b/>
            <w:bCs/>
            <w:sz w:val="20"/>
            <w:szCs w:val="20"/>
            <w:lang w:val="en-US"/>
          </w:rPr>
          <w:delText>Transaction Processing &amp; Audit Logging:</w:delText>
        </w:r>
        <w:r w:rsidRPr="009A1229" w:rsidDel="00966C74">
          <w:rPr>
            <w:rFonts w:ascii="Arial" w:hAnsi="Arial" w:cs="Arial"/>
            <w:sz w:val="20"/>
            <w:szCs w:val="20"/>
            <w:lang w:val="en-US"/>
          </w:rPr>
          <w:delText xml:space="preserve"> Ensuring secure logging and tracking of financial transactions.</w:delText>
        </w:r>
      </w:del>
    </w:p>
    <w:p w14:paraId="7F3B7B0B" w14:textId="77777777" w:rsidR="00A51793" w:rsidRPr="009A1229" w:rsidRDefault="00A51793" w:rsidP="009A1229">
      <w:pPr>
        <w:pStyle w:val="ListParagraph"/>
        <w:rPr>
          <w:rFonts w:ascii="Arial" w:hAnsi="Arial" w:cs="Arial"/>
          <w:sz w:val="20"/>
          <w:szCs w:val="20"/>
          <w:lang w:val="en-US"/>
        </w:rPr>
      </w:pPr>
    </w:p>
    <w:p w14:paraId="6DE3ACCF" w14:textId="77777777" w:rsidR="00914848" w:rsidRPr="00A51793" w:rsidRDefault="00914848" w:rsidP="00914848">
      <w:pPr>
        <w:pStyle w:val="LLHeading1"/>
        <w:keepNext w:val="0"/>
        <w:rPr>
          <w:rFonts w:cs="Arial"/>
          <w:szCs w:val="20"/>
          <w:lang w:val="en-US"/>
        </w:rPr>
      </w:pPr>
      <w:r w:rsidRPr="00A51793">
        <w:rPr>
          <w:rFonts w:cs="Arial"/>
          <w:szCs w:val="20"/>
          <w:lang w:val="en-US"/>
        </w:rPr>
        <w:t xml:space="preserve">The categories of Data Subject to whom </w:t>
      </w:r>
      <w:proofErr w:type="gramStart"/>
      <w:r w:rsidRPr="00A51793">
        <w:rPr>
          <w:rFonts w:cs="Arial"/>
          <w:szCs w:val="20"/>
          <w:lang w:val="en-US"/>
        </w:rPr>
        <w:t>the Personal</w:t>
      </w:r>
      <w:proofErr w:type="gramEnd"/>
      <w:r w:rsidRPr="00A51793">
        <w:rPr>
          <w:rFonts w:cs="Arial"/>
          <w:szCs w:val="20"/>
          <w:lang w:val="en-US"/>
        </w:rPr>
        <w:t xml:space="preserve"> Data relates </w:t>
      </w:r>
    </w:p>
    <w:p w14:paraId="52696C7F" w14:textId="54534EFF" w:rsidR="00914848" w:rsidRPr="00A51793" w:rsidRDefault="00914848" w:rsidP="00914848">
      <w:pPr>
        <w:pStyle w:val="LLNormal"/>
        <w:spacing w:before="240" w:after="240"/>
        <w:rPr>
          <w:rFonts w:cs="Arial"/>
          <w:szCs w:val="20"/>
          <w:lang w:val="en-US"/>
        </w:rPr>
      </w:pPr>
      <w:r w:rsidRPr="00A51793">
        <w:rPr>
          <w:rFonts w:cs="Arial"/>
          <w:szCs w:val="20"/>
          <w:lang w:val="en-US"/>
        </w:rPr>
        <w:t>Personal Data processed as part of the integration may relate to the following categories of data subjects:</w:t>
      </w:r>
    </w:p>
    <w:p w14:paraId="3174222C" w14:textId="77777777" w:rsidR="00914848" w:rsidRPr="009A1229" w:rsidRDefault="00914848" w:rsidP="00914848">
      <w:pPr>
        <w:pStyle w:val="ListParagraph"/>
        <w:numPr>
          <w:ilvl w:val="0"/>
          <w:numId w:val="31"/>
        </w:numPr>
        <w:rPr>
          <w:rFonts w:ascii="Arial" w:hAnsi="Arial" w:cs="Arial"/>
          <w:sz w:val="20"/>
          <w:szCs w:val="20"/>
          <w:lang w:val="en-US"/>
        </w:rPr>
      </w:pPr>
      <w:r w:rsidRPr="009A1229">
        <w:rPr>
          <w:rFonts w:ascii="Arial" w:hAnsi="Arial" w:cs="Arial"/>
          <w:b/>
          <w:bCs/>
          <w:sz w:val="20"/>
          <w:szCs w:val="20"/>
          <w:lang w:val="en-US"/>
        </w:rPr>
        <w:t>Employees</w:t>
      </w:r>
      <w:r w:rsidRPr="009A1229">
        <w:rPr>
          <w:rFonts w:ascii="Arial" w:hAnsi="Arial" w:cs="Arial"/>
          <w:sz w:val="20"/>
          <w:szCs w:val="20"/>
          <w:lang w:val="en-US"/>
        </w:rPr>
        <w:t xml:space="preserve"> – Internal staff members of Colosseum with access to the financial system.</w:t>
      </w:r>
    </w:p>
    <w:p w14:paraId="4F4FCA40" w14:textId="77777777" w:rsidR="00914848" w:rsidRPr="009A1229" w:rsidRDefault="00914848" w:rsidP="00914848">
      <w:pPr>
        <w:pStyle w:val="ListParagraph"/>
        <w:numPr>
          <w:ilvl w:val="0"/>
          <w:numId w:val="31"/>
        </w:numPr>
        <w:rPr>
          <w:rFonts w:ascii="Arial" w:hAnsi="Arial" w:cs="Arial"/>
          <w:sz w:val="20"/>
          <w:szCs w:val="20"/>
          <w:lang w:val="en-US"/>
        </w:rPr>
      </w:pPr>
      <w:r w:rsidRPr="009A1229">
        <w:rPr>
          <w:rFonts w:ascii="Arial" w:hAnsi="Arial" w:cs="Arial"/>
          <w:b/>
          <w:bCs/>
          <w:sz w:val="20"/>
          <w:szCs w:val="20"/>
          <w:lang w:val="en-US"/>
        </w:rPr>
        <w:t>Finance &amp; Treasury Personnel</w:t>
      </w:r>
      <w:r w:rsidRPr="009A1229">
        <w:rPr>
          <w:rFonts w:ascii="Arial" w:hAnsi="Arial" w:cs="Arial"/>
          <w:sz w:val="20"/>
          <w:szCs w:val="20"/>
          <w:lang w:val="en-US"/>
        </w:rPr>
        <w:t xml:space="preserve"> – Users involved in financial transaction management and reporting.</w:t>
      </w:r>
    </w:p>
    <w:p w14:paraId="430ED20A" w14:textId="77777777" w:rsidR="00914848" w:rsidRPr="009A1229" w:rsidRDefault="00914848" w:rsidP="00914848">
      <w:pPr>
        <w:pStyle w:val="ListParagraph"/>
        <w:numPr>
          <w:ilvl w:val="0"/>
          <w:numId w:val="31"/>
        </w:numPr>
        <w:rPr>
          <w:rFonts w:ascii="Arial" w:hAnsi="Arial" w:cs="Arial"/>
          <w:sz w:val="20"/>
          <w:szCs w:val="20"/>
          <w:lang w:val="en-US"/>
        </w:rPr>
      </w:pPr>
      <w:r w:rsidRPr="009A1229">
        <w:rPr>
          <w:rFonts w:ascii="Arial" w:hAnsi="Arial" w:cs="Arial"/>
          <w:b/>
          <w:bCs/>
          <w:sz w:val="20"/>
          <w:szCs w:val="20"/>
          <w:lang w:val="en-US"/>
        </w:rPr>
        <w:t>Suppliers &amp; Vendors</w:t>
      </w:r>
      <w:r w:rsidRPr="009A1229">
        <w:rPr>
          <w:rFonts w:ascii="Arial" w:hAnsi="Arial" w:cs="Arial"/>
          <w:sz w:val="20"/>
          <w:szCs w:val="20"/>
          <w:lang w:val="en-US"/>
        </w:rPr>
        <w:t xml:space="preserve"> – Business partners interacting with the financial system.</w:t>
      </w:r>
    </w:p>
    <w:p w14:paraId="2A9CACD7" w14:textId="77777777" w:rsidR="00914848" w:rsidRDefault="00914848" w:rsidP="00914848">
      <w:pPr>
        <w:pStyle w:val="ListParagraph"/>
        <w:numPr>
          <w:ilvl w:val="0"/>
          <w:numId w:val="31"/>
        </w:numPr>
        <w:rPr>
          <w:rFonts w:ascii="Arial" w:hAnsi="Arial" w:cs="Arial"/>
          <w:sz w:val="20"/>
          <w:szCs w:val="20"/>
          <w:lang w:val="en-US"/>
        </w:rPr>
      </w:pPr>
      <w:r w:rsidRPr="009A1229">
        <w:rPr>
          <w:rFonts w:ascii="Arial" w:hAnsi="Arial" w:cs="Arial"/>
          <w:b/>
          <w:bCs/>
          <w:sz w:val="20"/>
          <w:szCs w:val="20"/>
          <w:lang w:val="en-US"/>
        </w:rPr>
        <w:t>Clients / Patients</w:t>
      </w:r>
      <w:r w:rsidRPr="009A1229">
        <w:rPr>
          <w:rFonts w:ascii="Arial" w:hAnsi="Arial" w:cs="Arial"/>
          <w:sz w:val="20"/>
          <w:szCs w:val="20"/>
          <w:lang w:val="en-US"/>
        </w:rPr>
        <w:t xml:space="preserve"> – If financial transactions involve customer payments or invoices.</w:t>
      </w:r>
    </w:p>
    <w:p w14:paraId="649AFDC2" w14:textId="77777777" w:rsidR="00A51793" w:rsidRPr="009A1229" w:rsidRDefault="00A51793" w:rsidP="009A1229">
      <w:pPr>
        <w:pStyle w:val="ListParagraph"/>
        <w:rPr>
          <w:rFonts w:ascii="Arial" w:hAnsi="Arial" w:cs="Arial"/>
          <w:sz w:val="20"/>
          <w:szCs w:val="20"/>
          <w:lang w:val="en-US"/>
        </w:rPr>
      </w:pPr>
    </w:p>
    <w:p w14:paraId="1C29F037" w14:textId="77777777" w:rsidR="00914848" w:rsidRPr="00A51793" w:rsidRDefault="00914848" w:rsidP="00914848">
      <w:pPr>
        <w:pStyle w:val="LLHeading1"/>
        <w:keepNext w:val="0"/>
        <w:rPr>
          <w:rFonts w:cs="Arial"/>
          <w:szCs w:val="20"/>
          <w:lang w:val="en-US"/>
        </w:rPr>
      </w:pPr>
      <w:r w:rsidRPr="00A51793">
        <w:rPr>
          <w:rFonts w:cs="Arial"/>
          <w:szCs w:val="20"/>
          <w:lang w:val="en-US"/>
        </w:rPr>
        <w:t>The types of Personal Data to be Processed</w:t>
      </w:r>
    </w:p>
    <w:p w14:paraId="0FF11E50" w14:textId="0FE40D90" w:rsidR="00914848" w:rsidRPr="00A51793" w:rsidRDefault="00914848" w:rsidP="00914848">
      <w:pPr>
        <w:pStyle w:val="LLNormal"/>
        <w:spacing w:before="240" w:after="240"/>
        <w:rPr>
          <w:rFonts w:cs="Arial"/>
          <w:szCs w:val="20"/>
          <w:lang w:val="en-US"/>
        </w:rPr>
      </w:pPr>
      <w:r w:rsidRPr="00A51793">
        <w:rPr>
          <w:rFonts w:cs="Arial"/>
          <w:szCs w:val="20"/>
          <w:lang w:val="en-US"/>
        </w:rPr>
        <w:t>The following categories of Personal Data may be processed within the scope of the integration:</w:t>
      </w:r>
    </w:p>
    <w:p w14:paraId="30249C9C" w14:textId="77777777" w:rsidR="00914848" w:rsidRPr="009A1229" w:rsidRDefault="00914848" w:rsidP="00914848">
      <w:pPr>
        <w:pStyle w:val="ListParagraph"/>
        <w:numPr>
          <w:ilvl w:val="0"/>
          <w:numId w:val="30"/>
        </w:numPr>
        <w:rPr>
          <w:rFonts w:ascii="Arial" w:hAnsi="Arial" w:cs="Arial"/>
          <w:sz w:val="20"/>
          <w:szCs w:val="20"/>
          <w:lang w:val="en-US"/>
        </w:rPr>
      </w:pPr>
      <w:r w:rsidRPr="009A1229">
        <w:rPr>
          <w:rFonts w:ascii="Arial" w:hAnsi="Arial" w:cs="Arial"/>
          <w:b/>
          <w:bCs/>
          <w:sz w:val="20"/>
          <w:szCs w:val="20"/>
          <w:lang w:val="en-US"/>
        </w:rPr>
        <w:lastRenderedPageBreak/>
        <w:t>Employee Data</w:t>
      </w:r>
      <w:r w:rsidRPr="009A1229">
        <w:rPr>
          <w:rFonts w:ascii="Arial" w:hAnsi="Arial" w:cs="Arial"/>
          <w:sz w:val="20"/>
          <w:szCs w:val="20"/>
          <w:lang w:val="en-US"/>
        </w:rPr>
        <w:t xml:space="preserve"> – Names, job titles, email addresses, user roles, and login credentials.</w:t>
      </w:r>
    </w:p>
    <w:p w14:paraId="0798D355" w14:textId="77777777" w:rsidR="00914848" w:rsidRPr="009A1229" w:rsidRDefault="00914848" w:rsidP="00914848">
      <w:pPr>
        <w:pStyle w:val="ListParagraph"/>
        <w:numPr>
          <w:ilvl w:val="0"/>
          <w:numId w:val="30"/>
        </w:numPr>
        <w:rPr>
          <w:rFonts w:ascii="Arial" w:hAnsi="Arial" w:cs="Arial"/>
          <w:sz w:val="20"/>
          <w:szCs w:val="20"/>
          <w:lang w:val="en-US"/>
        </w:rPr>
      </w:pPr>
      <w:r w:rsidRPr="009A1229">
        <w:rPr>
          <w:rFonts w:ascii="Arial" w:hAnsi="Arial" w:cs="Arial"/>
          <w:b/>
          <w:bCs/>
          <w:sz w:val="20"/>
          <w:szCs w:val="20"/>
          <w:lang w:val="en-US"/>
        </w:rPr>
        <w:t>Financial Transaction Data</w:t>
      </w:r>
      <w:r w:rsidRPr="009A1229">
        <w:rPr>
          <w:rFonts w:ascii="Arial" w:hAnsi="Arial" w:cs="Arial"/>
          <w:sz w:val="20"/>
          <w:szCs w:val="20"/>
          <w:lang w:val="en-US"/>
        </w:rPr>
        <w:t xml:space="preserve"> – Invoices, payment records, bank account details, transaction history.</w:t>
      </w:r>
    </w:p>
    <w:p w14:paraId="0CF0225F" w14:textId="77777777" w:rsidR="00914848" w:rsidRPr="009A1229" w:rsidRDefault="00914848" w:rsidP="00914848">
      <w:pPr>
        <w:pStyle w:val="ListParagraph"/>
        <w:numPr>
          <w:ilvl w:val="0"/>
          <w:numId w:val="30"/>
        </w:numPr>
        <w:rPr>
          <w:rFonts w:ascii="Arial" w:hAnsi="Arial" w:cs="Arial"/>
          <w:sz w:val="20"/>
          <w:szCs w:val="20"/>
          <w:lang w:val="en-US"/>
        </w:rPr>
      </w:pPr>
      <w:r w:rsidRPr="009A1229">
        <w:rPr>
          <w:rFonts w:ascii="Arial" w:hAnsi="Arial" w:cs="Arial"/>
          <w:b/>
          <w:bCs/>
          <w:sz w:val="20"/>
          <w:szCs w:val="20"/>
          <w:lang w:val="en-US"/>
        </w:rPr>
        <w:t>Vendor &amp; Supplier Information</w:t>
      </w:r>
      <w:r w:rsidRPr="009A1229">
        <w:rPr>
          <w:rFonts w:ascii="Arial" w:hAnsi="Arial" w:cs="Arial"/>
          <w:sz w:val="20"/>
          <w:szCs w:val="20"/>
          <w:lang w:val="en-US"/>
        </w:rPr>
        <w:t xml:space="preserve"> – Company names, tax identification numbers, contract details.</w:t>
      </w:r>
    </w:p>
    <w:p w14:paraId="73635CB7" w14:textId="77777777" w:rsidR="00914848" w:rsidRPr="009A1229" w:rsidRDefault="00914848" w:rsidP="00914848">
      <w:pPr>
        <w:pStyle w:val="ListParagraph"/>
        <w:numPr>
          <w:ilvl w:val="0"/>
          <w:numId w:val="30"/>
        </w:numPr>
        <w:rPr>
          <w:rFonts w:ascii="Arial" w:hAnsi="Arial" w:cs="Arial"/>
          <w:sz w:val="20"/>
          <w:szCs w:val="20"/>
          <w:lang w:val="en-US"/>
        </w:rPr>
      </w:pPr>
      <w:r w:rsidRPr="009A1229">
        <w:rPr>
          <w:rFonts w:ascii="Arial" w:hAnsi="Arial" w:cs="Arial"/>
          <w:b/>
          <w:bCs/>
          <w:sz w:val="20"/>
          <w:szCs w:val="20"/>
          <w:lang w:val="en-US"/>
        </w:rPr>
        <w:t>Audit Logs &amp; User Access Data</w:t>
      </w:r>
      <w:r w:rsidRPr="009A1229">
        <w:rPr>
          <w:rFonts w:ascii="Arial" w:hAnsi="Arial" w:cs="Arial"/>
          <w:sz w:val="20"/>
          <w:szCs w:val="20"/>
          <w:lang w:val="en-US"/>
        </w:rPr>
        <w:t xml:space="preserve"> – Logs of system access, approvals, and modifications made within the system.</w:t>
      </w:r>
    </w:p>
    <w:p w14:paraId="45E8E040" w14:textId="77777777" w:rsidR="00914848" w:rsidRPr="009A1229" w:rsidRDefault="00914848" w:rsidP="00914848">
      <w:pPr>
        <w:pStyle w:val="ListParagraph"/>
        <w:numPr>
          <w:ilvl w:val="0"/>
          <w:numId w:val="30"/>
        </w:numPr>
        <w:rPr>
          <w:rFonts w:ascii="Arial" w:hAnsi="Arial" w:cs="Arial"/>
          <w:sz w:val="20"/>
          <w:szCs w:val="20"/>
          <w:lang w:val="en-US"/>
        </w:rPr>
      </w:pPr>
      <w:r w:rsidRPr="009A1229">
        <w:rPr>
          <w:rFonts w:ascii="Arial" w:hAnsi="Arial" w:cs="Arial"/>
          <w:b/>
          <w:bCs/>
          <w:sz w:val="20"/>
          <w:szCs w:val="20"/>
          <w:lang w:val="en-US"/>
        </w:rPr>
        <w:t>Client Payment Data (if applicable)</w:t>
      </w:r>
      <w:r w:rsidRPr="009A1229">
        <w:rPr>
          <w:rFonts w:ascii="Arial" w:hAnsi="Arial" w:cs="Arial"/>
          <w:sz w:val="20"/>
          <w:szCs w:val="20"/>
          <w:lang w:val="en-US"/>
        </w:rPr>
        <w:t xml:space="preserve"> – Customer billing details, invoice records, payment confirmations.</w:t>
      </w:r>
    </w:p>
    <w:p w14:paraId="5ACB661E" w14:textId="77777777" w:rsidR="00B555F0" w:rsidRPr="009A1229" w:rsidRDefault="00B555F0" w:rsidP="00536ED9">
      <w:pPr>
        <w:jc w:val="both"/>
        <w:rPr>
          <w:rFonts w:ascii="Arial" w:hAnsi="Arial" w:cs="Arial"/>
          <w:sz w:val="20"/>
          <w:szCs w:val="20"/>
          <w:lang w:val="en-US"/>
        </w:rPr>
      </w:pPr>
    </w:p>
    <w:sectPr w:rsidR="00B555F0" w:rsidRPr="009A1229" w:rsidSect="00A53CA4">
      <w:headerReference w:type="default" r:id="rId15"/>
      <w:footerReference w:type="even" r:id="rId16"/>
      <w:footerReference w:type="default" r:id="rId17"/>
      <w:pgSz w:w="11900" w:h="16840"/>
      <w:pgMar w:top="1664"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Rachel Benevenuto" w:date="2025-07-02T16:47:00Z" w:initials="RB">
    <w:p w14:paraId="78A9DBA1" w14:textId="77777777" w:rsidR="00F11010" w:rsidRDefault="00F11010" w:rsidP="00F11010">
      <w:pPr>
        <w:pStyle w:val="CommentText"/>
      </w:pPr>
      <w:r>
        <w:rPr>
          <w:rStyle w:val="CommentReference"/>
        </w:rPr>
        <w:annotationRef/>
      </w:r>
      <w:r>
        <w:t xml:space="preserve">This relates to the former scope of services from February related to Kyriba. Now, the scope has changed. So, if personal data will be processed for the current scope of services, here and the next Sections 3 and 4 below must be amended as well. </w:t>
      </w:r>
    </w:p>
  </w:comment>
  <w:comment w:id="17" w:author="Becze Szabolcs" w:date="2025-07-09T09:37:00Z" w:initials="SB">
    <w:p w14:paraId="0626F2DA" w14:textId="77777777" w:rsidR="00966C74" w:rsidRDefault="00966C74" w:rsidP="00966C74">
      <w:pPr>
        <w:pStyle w:val="CommentText"/>
      </w:pPr>
      <w:r>
        <w:rPr>
          <w:rStyle w:val="CommentReference"/>
        </w:rPr>
        <w:annotationRef/>
      </w:r>
      <w:r>
        <w:t>Indeed, 3 and 4 is correct as we synced with Csaba about this already . I updated section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A9DBA1" w15:done="0"/>
  <w15:commentEx w15:paraId="0626F2DA" w15:paraIdParent="78A9DBA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8A6BBC" w16cex:dateUtc="2025-07-02T14:47:00Z"/>
  <w16cex:commentExtensible w16cex:durableId="5C07C20E" w16cex:dateUtc="2025-07-09T06: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A9DBA1" w16cid:durableId="308A6BBC"/>
  <w16cid:commentId w16cid:paraId="0626F2DA" w16cid:durableId="5C07C2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6E352" w14:textId="77777777" w:rsidR="00863A33" w:rsidRDefault="00863A33" w:rsidP="00E711B3">
      <w:r>
        <w:separator/>
      </w:r>
    </w:p>
  </w:endnote>
  <w:endnote w:type="continuationSeparator" w:id="0">
    <w:p w14:paraId="5E9E9682" w14:textId="77777777" w:rsidR="00863A33" w:rsidRDefault="00863A33" w:rsidP="00E711B3">
      <w:r>
        <w:continuationSeparator/>
      </w:r>
    </w:p>
  </w:endnote>
  <w:endnote w:type="continuationNotice" w:id="1">
    <w:p w14:paraId="0C12A053" w14:textId="77777777" w:rsidR="00863A33" w:rsidRDefault="00863A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w:altName w:val="Segoe UI Historic"/>
    <w:charset w:val="4D"/>
    <w:family w:val="auto"/>
    <w:pitch w:val="variable"/>
    <w:sig w:usb0="A00002FF" w:usb1="7800205A" w:usb2="14600000" w:usb3="00000000" w:csb0="00000193" w:csb1="00000000"/>
  </w:font>
  <w:font w:name="Helvetica">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28205470"/>
      <w:docPartObj>
        <w:docPartGallery w:val="Page Numbers (Bottom of Page)"/>
        <w:docPartUnique/>
      </w:docPartObj>
    </w:sdtPr>
    <w:sdtContent>
      <w:p w14:paraId="1F7D408D" w14:textId="77777777" w:rsidR="00565040" w:rsidRDefault="00565040" w:rsidP="00180DE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322141A" w14:textId="77777777" w:rsidR="00565040" w:rsidRDefault="00565040" w:rsidP="0056504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61801578"/>
      <w:docPartObj>
        <w:docPartGallery w:val="Page Numbers (Bottom of Page)"/>
        <w:docPartUnique/>
      </w:docPartObj>
    </w:sdtPr>
    <w:sdtContent>
      <w:p w14:paraId="1338A54B" w14:textId="77777777" w:rsidR="00565040" w:rsidRDefault="00565040" w:rsidP="00180DEF">
        <w:pPr>
          <w:pStyle w:val="Footer"/>
          <w:framePr w:wrap="none" w:vAnchor="text" w:hAnchor="margin" w:xAlign="right" w:y="1"/>
          <w:rPr>
            <w:rStyle w:val="PageNumber"/>
          </w:rPr>
        </w:pPr>
        <w:r w:rsidRPr="00565040">
          <w:rPr>
            <w:rStyle w:val="PageNumber"/>
            <w:sz w:val="22"/>
            <w:szCs w:val="22"/>
          </w:rPr>
          <w:fldChar w:fldCharType="begin"/>
        </w:r>
        <w:r w:rsidRPr="00565040">
          <w:rPr>
            <w:rStyle w:val="PageNumber"/>
            <w:sz w:val="22"/>
            <w:szCs w:val="22"/>
          </w:rPr>
          <w:instrText xml:space="preserve"> PAGE </w:instrText>
        </w:r>
        <w:r w:rsidRPr="00565040">
          <w:rPr>
            <w:rStyle w:val="PageNumber"/>
            <w:sz w:val="22"/>
            <w:szCs w:val="22"/>
          </w:rPr>
          <w:fldChar w:fldCharType="separate"/>
        </w:r>
        <w:r w:rsidRPr="00565040">
          <w:rPr>
            <w:rStyle w:val="PageNumber"/>
            <w:noProof/>
            <w:sz w:val="22"/>
            <w:szCs w:val="22"/>
          </w:rPr>
          <w:t>1</w:t>
        </w:r>
        <w:r w:rsidRPr="00565040">
          <w:rPr>
            <w:rStyle w:val="PageNumber"/>
            <w:sz w:val="22"/>
            <w:szCs w:val="22"/>
          </w:rPr>
          <w:fldChar w:fldCharType="end"/>
        </w:r>
      </w:p>
    </w:sdtContent>
  </w:sdt>
  <w:p w14:paraId="7F29F98C" w14:textId="77777777" w:rsidR="00565040" w:rsidRDefault="00565040" w:rsidP="0056504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7BE1E" w14:textId="77777777" w:rsidR="00863A33" w:rsidRDefault="00863A33" w:rsidP="00E711B3">
      <w:r>
        <w:separator/>
      </w:r>
    </w:p>
  </w:footnote>
  <w:footnote w:type="continuationSeparator" w:id="0">
    <w:p w14:paraId="50D23DBF" w14:textId="77777777" w:rsidR="00863A33" w:rsidRDefault="00863A33" w:rsidP="00E711B3">
      <w:r>
        <w:continuationSeparator/>
      </w:r>
    </w:p>
  </w:footnote>
  <w:footnote w:type="continuationNotice" w:id="1">
    <w:p w14:paraId="51CCAA82" w14:textId="77777777" w:rsidR="00863A33" w:rsidRDefault="00863A3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E29BB" w14:textId="2BAC7E7E" w:rsidR="00E711B3" w:rsidRDefault="00685ABD">
    <w:pPr>
      <w:pStyle w:val="Header"/>
    </w:pPr>
    <w:r>
      <w:rPr>
        <w:rFonts w:ascii="Helvetica" w:hAnsi="Helvetica"/>
        <w:b/>
        <w:noProof/>
        <w:sz w:val="16"/>
        <w:szCs w:val="16"/>
      </w:rPr>
      <w:drawing>
        <wp:anchor distT="0" distB="0" distL="114300" distR="114300" simplePos="0" relativeHeight="251658240" behindDoc="0" locked="0" layoutInCell="1" allowOverlap="1" wp14:anchorId="137D78A0" wp14:editId="38D126F4">
          <wp:simplePos x="0" y="0"/>
          <wp:positionH relativeFrom="margin">
            <wp:posOffset>4342342</wp:posOffset>
          </wp:positionH>
          <wp:positionV relativeFrom="margin">
            <wp:posOffset>-628650</wp:posOffset>
          </wp:positionV>
          <wp:extent cx="1574797" cy="452115"/>
          <wp:effectExtent l="0" t="0" r="6985" b="5715"/>
          <wp:wrapSquare wrapText="bothSides"/>
          <wp:docPr id="2" name="Grafik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t="23038" b="22133"/>
                  <a:stretch>
                    <a:fillRect/>
                  </a:stretch>
                </pic:blipFill>
                <pic:spPr>
                  <a:xfrm>
                    <a:off x="0" y="0"/>
                    <a:ext cx="1574797" cy="452115"/>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A2153"/>
    <w:multiLevelType w:val="multilevel"/>
    <w:tmpl w:val="F6BAD11A"/>
    <w:lvl w:ilvl="0">
      <w:start w:val="1"/>
      <w:numFmt w:val="decimal"/>
      <w:pStyle w:val="LLAgr2Heading1"/>
      <w:lvlText w:val="%1"/>
      <w:lvlJc w:val="left"/>
      <w:pPr>
        <w:tabs>
          <w:tab w:val="num" w:pos="851"/>
        </w:tabs>
        <w:ind w:left="851" w:hanging="851"/>
      </w:pPr>
      <w:rPr>
        <w:rFonts w:hint="default"/>
      </w:rPr>
    </w:lvl>
    <w:lvl w:ilvl="1">
      <w:start w:val="1"/>
      <w:numFmt w:val="decimal"/>
      <w:pStyle w:val="LLAgr2Heading2"/>
      <w:lvlText w:val="%1.%2"/>
      <w:lvlJc w:val="left"/>
      <w:pPr>
        <w:tabs>
          <w:tab w:val="num" w:pos="851"/>
        </w:tabs>
        <w:ind w:left="851" w:hanging="851"/>
      </w:pPr>
      <w:rPr>
        <w:rFonts w:hint="default"/>
        <w:lang w:val="en-US"/>
      </w:rPr>
    </w:lvl>
    <w:lvl w:ilvl="2">
      <w:start w:val="1"/>
      <w:numFmt w:val="decimal"/>
      <w:pStyle w:val="LLAgr2Heading3"/>
      <w:lvlText w:val="%1.%2.%3"/>
      <w:lvlJc w:val="left"/>
      <w:pPr>
        <w:tabs>
          <w:tab w:val="num" w:pos="851"/>
        </w:tabs>
        <w:ind w:left="851" w:hanging="851"/>
      </w:pPr>
      <w:rPr>
        <w:rFonts w:hint="default"/>
      </w:rPr>
    </w:lvl>
    <w:lvl w:ilvl="3">
      <w:start w:val="1"/>
      <w:numFmt w:val="decimal"/>
      <w:pStyle w:val="LLAgr2Heading4"/>
      <w:lvlText w:val="%1.%2.%3.%4"/>
      <w:lvlJc w:val="left"/>
      <w:pPr>
        <w:tabs>
          <w:tab w:val="num" w:pos="851"/>
        </w:tabs>
        <w:ind w:left="851" w:hanging="851"/>
      </w:pPr>
      <w:rPr>
        <w:rFonts w:hint="default"/>
      </w:rPr>
    </w:lvl>
    <w:lvl w:ilvl="4">
      <w:start w:val="1"/>
      <w:numFmt w:val="decimal"/>
      <w:pStyle w:val="LLAgr2Heading5"/>
      <w:lvlText w:val="%1.%2.%3.%4.%5"/>
      <w:lvlJc w:val="left"/>
      <w:pPr>
        <w:tabs>
          <w:tab w:val="num" w:pos="851"/>
        </w:tabs>
        <w:ind w:left="851" w:hanging="851"/>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 w15:restartNumberingAfterBreak="0">
    <w:nsid w:val="0661642F"/>
    <w:multiLevelType w:val="multilevel"/>
    <w:tmpl w:val="350C564E"/>
    <w:lvl w:ilvl="0">
      <w:start w:val="1"/>
      <w:numFmt w:val="decimal"/>
      <w:lvlText w:val="%1."/>
      <w:lvlJc w:val="left"/>
      <w:pPr>
        <w:tabs>
          <w:tab w:val="num" w:pos="1260"/>
        </w:tabs>
        <w:ind w:left="12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B1164D"/>
    <w:multiLevelType w:val="multilevel"/>
    <w:tmpl w:val="7256AD5E"/>
    <w:name w:val="LL_Dash"/>
    <w:lvl w:ilvl="0">
      <w:start w:val="1"/>
      <w:numFmt w:val="bullet"/>
      <w:pStyle w:val="LLDash1"/>
      <w:lvlText w:val=""/>
      <w:lvlJc w:val="left"/>
      <w:pPr>
        <w:tabs>
          <w:tab w:val="num" w:pos="851"/>
        </w:tabs>
        <w:ind w:left="851" w:hanging="851"/>
      </w:pPr>
      <w:rPr>
        <w:rFonts w:ascii="Symbol" w:hAnsi="Symbol" w:hint="default"/>
        <w:color w:val="auto"/>
      </w:rPr>
    </w:lvl>
    <w:lvl w:ilvl="1">
      <w:start w:val="1"/>
      <w:numFmt w:val="bullet"/>
      <w:pStyle w:val="LLDash2"/>
      <w:lvlText w:val=""/>
      <w:lvlJc w:val="left"/>
      <w:pPr>
        <w:tabs>
          <w:tab w:val="num" w:pos="1418"/>
        </w:tabs>
        <w:ind w:left="1418" w:hanging="567"/>
      </w:pPr>
      <w:rPr>
        <w:rFonts w:ascii="Symbol" w:hAnsi="Symbol" w:hint="default"/>
        <w:color w:val="auto"/>
      </w:rPr>
    </w:lvl>
    <w:lvl w:ilvl="2">
      <w:start w:val="1"/>
      <w:numFmt w:val="bullet"/>
      <w:pStyle w:val="LLDash3"/>
      <w:lvlText w:val=""/>
      <w:lvlJc w:val="left"/>
      <w:pPr>
        <w:tabs>
          <w:tab w:val="num" w:pos="1985"/>
        </w:tabs>
        <w:ind w:left="1985" w:hanging="567"/>
      </w:pPr>
      <w:rPr>
        <w:rFonts w:ascii="Symbol" w:hAnsi="Symbol" w:hint="default"/>
        <w:color w:val="auto"/>
      </w:rPr>
    </w:lvl>
    <w:lvl w:ilvl="3">
      <w:start w:val="1"/>
      <w:numFmt w:val="bullet"/>
      <w:pStyle w:val="LLDash4"/>
      <w:lvlText w:val=""/>
      <w:lvlJc w:val="left"/>
      <w:pPr>
        <w:tabs>
          <w:tab w:val="num" w:pos="2552"/>
        </w:tabs>
        <w:ind w:left="2552" w:hanging="567"/>
      </w:pPr>
      <w:rPr>
        <w:rFonts w:ascii="Symbol" w:hAnsi="Symbol" w:hint="default"/>
        <w:color w:val="auto"/>
      </w:rPr>
    </w:lvl>
    <w:lvl w:ilvl="4">
      <w:start w:val="1"/>
      <w:numFmt w:val="bullet"/>
      <w:pStyle w:val="LLDash5"/>
      <w:lvlText w:val=""/>
      <w:lvlJc w:val="left"/>
      <w:pPr>
        <w:tabs>
          <w:tab w:val="num" w:pos="3119"/>
        </w:tabs>
        <w:ind w:left="3119" w:hanging="567"/>
      </w:pPr>
      <w:rPr>
        <w:rFonts w:ascii="Symbol" w:hAnsi="Symbol" w:hint="default"/>
        <w:color w:val="auto"/>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 w15:restartNumberingAfterBreak="0">
    <w:nsid w:val="15424694"/>
    <w:multiLevelType w:val="hybridMultilevel"/>
    <w:tmpl w:val="D7C65D1A"/>
    <w:lvl w:ilvl="0" w:tplc="9B744714">
      <w:start w:val="1"/>
      <w:numFmt w:val="lowerLetter"/>
      <w:lvlText w:val="%1)"/>
      <w:lvlJc w:val="left"/>
      <w:pPr>
        <w:ind w:left="106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562A60"/>
    <w:multiLevelType w:val="hybridMultilevel"/>
    <w:tmpl w:val="64243890"/>
    <w:lvl w:ilvl="0" w:tplc="45AE94A4">
      <w:start w:val="1"/>
      <w:numFmt w:val="bullet"/>
      <w:lvlText w:val=""/>
      <w:lvlJc w:val="left"/>
      <w:pPr>
        <w:ind w:left="720" w:hanging="360"/>
      </w:pPr>
      <w:rPr>
        <w:rFonts w:ascii="Symbol" w:hAnsi="Symbol" w:hint="default"/>
      </w:rPr>
    </w:lvl>
    <w:lvl w:ilvl="1" w:tplc="DCE85D40">
      <w:start w:val="1"/>
      <w:numFmt w:val="bullet"/>
      <w:lvlText w:val="o"/>
      <w:lvlJc w:val="left"/>
      <w:pPr>
        <w:ind w:left="1440" w:hanging="360"/>
      </w:pPr>
      <w:rPr>
        <w:rFonts w:ascii="Courier New" w:hAnsi="Courier New" w:hint="default"/>
      </w:rPr>
    </w:lvl>
    <w:lvl w:ilvl="2" w:tplc="F5E270E6">
      <w:start w:val="1"/>
      <w:numFmt w:val="bullet"/>
      <w:lvlText w:val=""/>
      <w:lvlJc w:val="left"/>
      <w:pPr>
        <w:ind w:left="2160" w:hanging="360"/>
      </w:pPr>
      <w:rPr>
        <w:rFonts w:ascii="Wingdings" w:hAnsi="Wingdings" w:hint="default"/>
      </w:rPr>
    </w:lvl>
    <w:lvl w:ilvl="3" w:tplc="C3A2AEFE">
      <w:start w:val="1"/>
      <w:numFmt w:val="bullet"/>
      <w:lvlText w:val=""/>
      <w:lvlJc w:val="left"/>
      <w:pPr>
        <w:ind w:left="2880" w:hanging="360"/>
      </w:pPr>
      <w:rPr>
        <w:rFonts w:ascii="Symbol" w:hAnsi="Symbol" w:hint="default"/>
      </w:rPr>
    </w:lvl>
    <w:lvl w:ilvl="4" w:tplc="D4706168">
      <w:start w:val="1"/>
      <w:numFmt w:val="bullet"/>
      <w:lvlText w:val="o"/>
      <w:lvlJc w:val="left"/>
      <w:pPr>
        <w:ind w:left="3600" w:hanging="360"/>
      </w:pPr>
      <w:rPr>
        <w:rFonts w:ascii="Courier New" w:hAnsi="Courier New" w:hint="default"/>
      </w:rPr>
    </w:lvl>
    <w:lvl w:ilvl="5" w:tplc="476A344E">
      <w:start w:val="1"/>
      <w:numFmt w:val="bullet"/>
      <w:lvlText w:val=""/>
      <w:lvlJc w:val="left"/>
      <w:pPr>
        <w:ind w:left="4320" w:hanging="360"/>
      </w:pPr>
      <w:rPr>
        <w:rFonts w:ascii="Wingdings" w:hAnsi="Wingdings" w:hint="default"/>
      </w:rPr>
    </w:lvl>
    <w:lvl w:ilvl="6" w:tplc="EB801EC6">
      <w:start w:val="1"/>
      <w:numFmt w:val="bullet"/>
      <w:lvlText w:val=""/>
      <w:lvlJc w:val="left"/>
      <w:pPr>
        <w:ind w:left="5040" w:hanging="360"/>
      </w:pPr>
      <w:rPr>
        <w:rFonts w:ascii="Symbol" w:hAnsi="Symbol" w:hint="default"/>
      </w:rPr>
    </w:lvl>
    <w:lvl w:ilvl="7" w:tplc="E6B091F4">
      <w:start w:val="1"/>
      <w:numFmt w:val="bullet"/>
      <w:lvlText w:val="o"/>
      <w:lvlJc w:val="left"/>
      <w:pPr>
        <w:ind w:left="5760" w:hanging="360"/>
      </w:pPr>
      <w:rPr>
        <w:rFonts w:ascii="Courier New" w:hAnsi="Courier New" w:hint="default"/>
      </w:rPr>
    </w:lvl>
    <w:lvl w:ilvl="8" w:tplc="DA207950">
      <w:start w:val="1"/>
      <w:numFmt w:val="bullet"/>
      <w:lvlText w:val=""/>
      <w:lvlJc w:val="left"/>
      <w:pPr>
        <w:ind w:left="6480" w:hanging="360"/>
      </w:pPr>
      <w:rPr>
        <w:rFonts w:ascii="Wingdings" w:hAnsi="Wingdings" w:hint="default"/>
      </w:rPr>
    </w:lvl>
  </w:abstractNum>
  <w:abstractNum w:abstractNumId="5" w15:restartNumberingAfterBreak="0">
    <w:nsid w:val="164B7011"/>
    <w:multiLevelType w:val="multilevel"/>
    <w:tmpl w:val="37926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6A3836"/>
    <w:multiLevelType w:val="hybridMultilevel"/>
    <w:tmpl w:val="90AEE69A"/>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D0745DB"/>
    <w:multiLevelType w:val="multilevel"/>
    <w:tmpl w:val="4AAAD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F314EF"/>
    <w:multiLevelType w:val="hybridMultilevel"/>
    <w:tmpl w:val="9A3436AC"/>
    <w:lvl w:ilvl="0" w:tplc="20000001">
      <w:start w:val="1"/>
      <w:numFmt w:val="bullet"/>
      <w:lvlText w:val=""/>
      <w:lvlJc w:val="left"/>
      <w:pPr>
        <w:ind w:left="1480" w:hanging="360"/>
      </w:pPr>
      <w:rPr>
        <w:rFonts w:ascii="Symbol" w:hAnsi="Symbol" w:hint="default"/>
      </w:rPr>
    </w:lvl>
    <w:lvl w:ilvl="1" w:tplc="20000003" w:tentative="1">
      <w:start w:val="1"/>
      <w:numFmt w:val="bullet"/>
      <w:lvlText w:val="o"/>
      <w:lvlJc w:val="left"/>
      <w:pPr>
        <w:ind w:left="2200" w:hanging="360"/>
      </w:pPr>
      <w:rPr>
        <w:rFonts w:ascii="Courier New" w:hAnsi="Courier New" w:cs="Courier New" w:hint="default"/>
      </w:rPr>
    </w:lvl>
    <w:lvl w:ilvl="2" w:tplc="20000005" w:tentative="1">
      <w:start w:val="1"/>
      <w:numFmt w:val="bullet"/>
      <w:lvlText w:val=""/>
      <w:lvlJc w:val="left"/>
      <w:pPr>
        <w:ind w:left="2920" w:hanging="360"/>
      </w:pPr>
      <w:rPr>
        <w:rFonts w:ascii="Wingdings" w:hAnsi="Wingdings" w:hint="default"/>
      </w:rPr>
    </w:lvl>
    <w:lvl w:ilvl="3" w:tplc="20000001" w:tentative="1">
      <w:start w:val="1"/>
      <w:numFmt w:val="bullet"/>
      <w:lvlText w:val=""/>
      <w:lvlJc w:val="left"/>
      <w:pPr>
        <w:ind w:left="3640" w:hanging="360"/>
      </w:pPr>
      <w:rPr>
        <w:rFonts w:ascii="Symbol" w:hAnsi="Symbol" w:hint="default"/>
      </w:rPr>
    </w:lvl>
    <w:lvl w:ilvl="4" w:tplc="20000003" w:tentative="1">
      <w:start w:val="1"/>
      <w:numFmt w:val="bullet"/>
      <w:lvlText w:val="o"/>
      <w:lvlJc w:val="left"/>
      <w:pPr>
        <w:ind w:left="4360" w:hanging="360"/>
      </w:pPr>
      <w:rPr>
        <w:rFonts w:ascii="Courier New" w:hAnsi="Courier New" w:cs="Courier New" w:hint="default"/>
      </w:rPr>
    </w:lvl>
    <w:lvl w:ilvl="5" w:tplc="20000005" w:tentative="1">
      <w:start w:val="1"/>
      <w:numFmt w:val="bullet"/>
      <w:lvlText w:val=""/>
      <w:lvlJc w:val="left"/>
      <w:pPr>
        <w:ind w:left="5080" w:hanging="360"/>
      </w:pPr>
      <w:rPr>
        <w:rFonts w:ascii="Wingdings" w:hAnsi="Wingdings" w:hint="default"/>
      </w:rPr>
    </w:lvl>
    <w:lvl w:ilvl="6" w:tplc="20000001" w:tentative="1">
      <w:start w:val="1"/>
      <w:numFmt w:val="bullet"/>
      <w:lvlText w:val=""/>
      <w:lvlJc w:val="left"/>
      <w:pPr>
        <w:ind w:left="5800" w:hanging="360"/>
      </w:pPr>
      <w:rPr>
        <w:rFonts w:ascii="Symbol" w:hAnsi="Symbol" w:hint="default"/>
      </w:rPr>
    </w:lvl>
    <w:lvl w:ilvl="7" w:tplc="20000003" w:tentative="1">
      <w:start w:val="1"/>
      <w:numFmt w:val="bullet"/>
      <w:lvlText w:val="o"/>
      <w:lvlJc w:val="left"/>
      <w:pPr>
        <w:ind w:left="6520" w:hanging="360"/>
      </w:pPr>
      <w:rPr>
        <w:rFonts w:ascii="Courier New" w:hAnsi="Courier New" w:cs="Courier New" w:hint="default"/>
      </w:rPr>
    </w:lvl>
    <w:lvl w:ilvl="8" w:tplc="20000005" w:tentative="1">
      <w:start w:val="1"/>
      <w:numFmt w:val="bullet"/>
      <w:lvlText w:val=""/>
      <w:lvlJc w:val="left"/>
      <w:pPr>
        <w:ind w:left="7240" w:hanging="360"/>
      </w:pPr>
      <w:rPr>
        <w:rFonts w:ascii="Wingdings" w:hAnsi="Wingdings" w:hint="default"/>
      </w:rPr>
    </w:lvl>
  </w:abstractNum>
  <w:abstractNum w:abstractNumId="9" w15:restartNumberingAfterBreak="0">
    <w:nsid w:val="230EA02E"/>
    <w:multiLevelType w:val="hybridMultilevel"/>
    <w:tmpl w:val="E16A6244"/>
    <w:lvl w:ilvl="0" w:tplc="574EAF46">
      <w:start w:val="1"/>
      <w:numFmt w:val="bullet"/>
      <w:lvlText w:val=""/>
      <w:lvlJc w:val="left"/>
      <w:pPr>
        <w:ind w:left="720" w:hanging="360"/>
      </w:pPr>
      <w:rPr>
        <w:rFonts w:ascii="Symbol" w:hAnsi="Symbol" w:hint="default"/>
      </w:rPr>
    </w:lvl>
    <w:lvl w:ilvl="1" w:tplc="C22811C6">
      <w:start w:val="1"/>
      <w:numFmt w:val="bullet"/>
      <w:lvlText w:val="o"/>
      <w:lvlJc w:val="left"/>
      <w:pPr>
        <w:ind w:left="1440" w:hanging="360"/>
      </w:pPr>
      <w:rPr>
        <w:rFonts w:ascii="Courier New" w:hAnsi="Courier New" w:hint="default"/>
      </w:rPr>
    </w:lvl>
    <w:lvl w:ilvl="2" w:tplc="20E2FD82">
      <w:start w:val="1"/>
      <w:numFmt w:val="bullet"/>
      <w:lvlText w:val=""/>
      <w:lvlJc w:val="left"/>
      <w:pPr>
        <w:ind w:left="2160" w:hanging="360"/>
      </w:pPr>
      <w:rPr>
        <w:rFonts w:ascii="Wingdings" w:hAnsi="Wingdings" w:hint="default"/>
      </w:rPr>
    </w:lvl>
    <w:lvl w:ilvl="3" w:tplc="2586FC68">
      <w:start w:val="1"/>
      <w:numFmt w:val="bullet"/>
      <w:lvlText w:val=""/>
      <w:lvlJc w:val="left"/>
      <w:pPr>
        <w:ind w:left="2880" w:hanging="360"/>
      </w:pPr>
      <w:rPr>
        <w:rFonts w:ascii="Symbol" w:hAnsi="Symbol" w:hint="default"/>
      </w:rPr>
    </w:lvl>
    <w:lvl w:ilvl="4" w:tplc="D2AE0008">
      <w:start w:val="1"/>
      <w:numFmt w:val="bullet"/>
      <w:lvlText w:val="o"/>
      <w:lvlJc w:val="left"/>
      <w:pPr>
        <w:ind w:left="3600" w:hanging="360"/>
      </w:pPr>
      <w:rPr>
        <w:rFonts w:ascii="Courier New" w:hAnsi="Courier New" w:hint="default"/>
      </w:rPr>
    </w:lvl>
    <w:lvl w:ilvl="5" w:tplc="96E8CF06">
      <w:start w:val="1"/>
      <w:numFmt w:val="bullet"/>
      <w:lvlText w:val=""/>
      <w:lvlJc w:val="left"/>
      <w:pPr>
        <w:ind w:left="4320" w:hanging="360"/>
      </w:pPr>
      <w:rPr>
        <w:rFonts w:ascii="Wingdings" w:hAnsi="Wingdings" w:hint="default"/>
      </w:rPr>
    </w:lvl>
    <w:lvl w:ilvl="6" w:tplc="C77090D2">
      <w:start w:val="1"/>
      <w:numFmt w:val="bullet"/>
      <w:lvlText w:val=""/>
      <w:lvlJc w:val="left"/>
      <w:pPr>
        <w:ind w:left="5040" w:hanging="360"/>
      </w:pPr>
      <w:rPr>
        <w:rFonts w:ascii="Symbol" w:hAnsi="Symbol" w:hint="default"/>
      </w:rPr>
    </w:lvl>
    <w:lvl w:ilvl="7" w:tplc="47CE0CF6">
      <w:start w:val="1"/>
      <w:numFmt w:val="bullet"/>
      <w:lvlText w:val="o"/>
      <w:lvlJc w:val="left"/>
      <w:pPr>
        <w:ind w:left="5760" w:hanging="360"/>
      </w:pPr>
      <w:rPr>
        <w:rFonts w:ascii="Courier New" w:hAnsi="Courier New" w:hint="default"/>
      </w:rPr>
    </w:lvl>
    <w:lvl w:ilvl="8" w:tplc="B6323112">
      <w:start w:val="1"/>
      <w:numFmt w:val="bullet"/>
      <w:lvlText w:val=""/>
      <w:lvlJc w:val="left"/>
      <w:pPr>
        <w:ind w:left="6480" w:hanging="360"/>
      </w:pPr>
      <w:rPr>
        <w:rFonts w:ascii="Wingdings" w:hAnsi="Wingdings" w:hint="default"/>
      </w:rPr>
    </w:lvl>
  </w:abstractNum>
  <w:abstractNum w:abstractNumId="10" w15:restartNumberingAfterBreak="0">
    <w:nsid w:val="27C4559A"/>
    <w:multiLevelType w:val="hybridMultilevel"/>
    <w:tmpl w:val="5D445EF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C057883"/>
    <w:multiLevelType w:val="multilevel"/>
    <w:tmpl w:val="1B60A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771A2B"/>
    <w:multiLevelType w:val="multilevel"/>
    <w:tmpl w:val="53DEF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DD5277"/>
    <w:multiLevelType w:val="multilevel"/>
    <w:tmpl w:val="AB8A5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205A07"/>
    <w:multiLevelType w:val="hybridMultilevel"/>
    <w:tmpl w:val="F0E4EB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8B130F0"/>
    <w:multiLevelType w:val="hybridMultilevel"/>
    <w:tmpl w:val="43DCA99E"/>
    <w:lvl w:ilvl="0" w:tplc="ABBE29AA">
      <w:start w:val="1"/>
      <w:numFmt w:val="bullet"/>
      <w:lvlText w:val=""/>
      <w:lvlJc w:val="left"/>
      <w:pPr>
        <w:ind w:left="720" w:hanging="360"/>
      </w:pPr>
      <w:rPr>
        <w:rFonts w:ascii="Symbol" w:hAnsi="Symbol" w:hint="default"/>
      </w:rPr>
    </w:lvl>
    <w:lvl w:ilvl="1" w:tplc="CD4091B2">
      <w:start w:val="1"/>
      <w:numFmt w:val="bullet"/>
      <w:lvlText w:val="o"/>
      <w:lvlJc w:val="left"/>
      <w:pPr>
        <w:ind w:left="1440" w:hanging="360"/>
      </w:pPr>
      <w:rPr>
        <w:rFonts w:ascii="Courier New" w:hAnsi="Courier New" w:hint="default"/>
      </w:rPr>
    </w:lvl>
    <w:lvl w:ilvl="2" w:tplc="D764B71E">
      <w:start w:val="1"/>
      <w:numFmt w:val="bullet"/>
      <w:lvlText w:val=""/>
      <w:lvlJc w:val="left"/>
      <w:pPr>
        <w:ind w:left="2160" w:hanging="360"/>
      </w:pPr>
      <w:rPr>
        <w:rFonts w:ascii="Wingdings" w:hAnsi="Wingdings" w:hint="default"/>
      </w:rPr>
    </w:lvl>
    <w:lvl w:ilvl="3" w:tplc="9484F8B8">
      <w:start w:val="1"/>
      <w:numFmt w:val="bullet"/>
      <w:lvlText w:val=""/>
      <w:lvlJc w:val="left"/>
      <w:pPr>
        <w:ind w:left="2880" w:hanging="360"/>
      </w:pPr>
      <w:rPr>
        <w:rFonts w:ascii="Symbol" w:hAnsi="Symbol" w:hint="default"/>
      </w:rPr>
    </w:lvl>
    <w:lvl w:ilvl="4" w:tplc="3F1A3E42">
      <w:start w:val="1"/>
      <w:numFmt w:val="bullet"/>
      <w:lvlText w:val="o"/>
      <w:lvlJc w:val="left"/>
      <w:pPr>
        <w:ind w:left="3600" w:hanging="360"/>
      </w:pPr>
      <w:rPr>
        <w:rFonts w:ascii="Courier New" w:hAnsi="Courier New" w:hint="default"/>
      </w:rPr>
    </w:lvl>
    <w:lvl w:ilvl="5" w:tplc="D868BEEC">
      <w:start w:val="1"/>
      <w:numFmt w:val="bullet"/>
      <w:lvlText w:val=""/>
      <w:lvlJc w:val="left"/>
      <w:pPr>
        <w:ind w:left="4320" w:hanging="360"/>
      </w:pPr>
      <w:rPr>
        <w:rFonts w:ascii="Wingdings" w:hAnsi="Wingdings" w:hint="default"/>
      </w:rPr>
    </w:lvl>
    <w:lvl w:ilvl="6" w:tplc="D6BA23B2">
      <w:start w:val="1"/>
      <w:numFmt w:val="bullet"/>
      <w:lvlText w:val=""/>
      <w:lvlJc w:val="left"/>
      <w:pPr>
        <w:ind w:left="5040" w:hanging="360"/>
      </w:pPr>
      <w:rPr>
        <w:rFonts w:ascii="Symbol" w:hAnsi="Symbol" w:hint="default"/>
      </w:rPr>
    </w:lvl>
    <w:lvl w:ilvl="7" w:tplc="B8D8C644">
      <w:start w:val="1"/>
      <w:numFmt w:val="bullet"/>
      <w:lvlText w:val="o"/>
      <w:lvlJc w:val="left"/>
      <w:pPr>
        <w:ind w:left="5760" w:hanging="360"/>
      </w:pPr>
      <w:rPr>
        <w:rFonts w:ascii="Courier New" w:hAnsi="Courier New" w:hint="default"/>
      </w:rPr>
    </w:lvl>
    <w:lvl w:ilvl="8" w:tplc="A8180D70">
      <w:start w:val="1"/>
      <w:numFmt w:val="bullet"/>
      <w:lvlText w:val=""/>
      <w:lvlJc w:val="left"/>
      <w:pPr>
        <w:ind w:left="6480" w:hanging="360"/>
      </w:pPr>
      <w:rPr>
        <w:rFonts w:ascii="Wingdings" w:hAnsi="Wingdings" w:hint="default"/>
      </w:rPr>
    </w:lvl>
  </w:abstractNum>
  <w:abstractNum w:abstractNumId="16" w15:restartNumberingAfterBreak="0">
    <w:nsid w:val="3B660992"/>
    <w:multiLevelType w:val="multilevel"/>
    <w:tmpl w:val="2F923EBE"/>
    <w:lvl w:ilvl="0">
      <w:start w:val="1"/>
      <w:numFmt w:val="bullet"/>
      <w:lvlText w:val=""/>
      <w:lvlJc w:val="left"/>
      <w:pPr>
        <w:tabs>
          <w:tab w:val="num" w:pos="1480"/>
        </w:tabs>
        <w:ind w:left="1480" w:hanging="360"/>
      </w:pPr>
      <w:rPr>
        <w:rFonts w:ascii="Symbol" w:hAnsi="Symbol" w:hint="default"/>
        <w:sz w:val="20"/>
      </w:rPr>
    </w:lvl>
    <w:lvl w:ilvl="1">
      <w:start w:val="4"/>
      <w:numFmt w:val="decimal"/>
      <w:lvlText w:val="%2."/>
      <w:lvlJc w:val="left"/>
      <w:pPr>
        <w:ind w:left="2200" w:hanging="360"/>
      </w:pPr>
      <w:rPr>
        <w:rFonts w:hint="default"/>
      </w:rPr>
    </w:lvl>
    <w:lvl w:ilvl="2" w:tentative="1">
      <w:start w:val="1"/>
      <w:numFmt w:val="bullet"/>
      <w:lvlText w:val=""/>
      <w:lvlJc w:val="left"/>
      <w:pPr>
        <w:tabs>
          <w:tab w:val="num" w:pos="2920"/>
        </w:tabs>
        <w:ind w:left="2920" w:hanging="360"/>
      </w:pPr>
      <w:rPr>
        <w:rFonts w:ascii="Wingdings" w:hAnsi="Wingdings" w:hint="default"/>
        <w:sz w:val="20"/>
      </w:rPr>
    </w:lvl>
    <w:lvl w:ilvl="3" w:tentative="1">
      <w:start w:val="1"/>
      <w:numFmt w:val="bullet"/>
      <w:lvlText w:val=""/>
      <w:lvlJc w:val="left"/>
      <w:pPr>
        <w:tabs>
          <w:tab w:val="num" w:pos="3640"/>
        </w:tabs>
        <w:ind w:left="3640" w:hanging="360"/>
      </w:pPr>
      <w:rPr>
        <w:rFonts w:ascii="Wingdings" w:hAnsi="Wingdings" w:hint="default"/>
        <w:sz w:val="20"/>
      </w:rPr>
    </w:lvl>
    <w:lvl w:ilvl="4" w:tentative="1">
      <w:start w:val="1"/>
      <w:numFmt w:val="bullet"/>
      <w:lvlText w:val=""/>
      <w:lvlJc w:val="left"/>
      <w:pPr>
        <w:tabs>
          <w:tab w:val="num" w:pos="4360"/>
        </w:tabs>
        <w:ind w:left="4360" w:hanging="360"/>
      </w:pPr>
      <w:rPr>
        <w:rFonts w:ascii="Wingdings" w:hAnsi="Wingdings" w:hint="default"/>
        <w:sz w:val="20"/>
      </w:rPr>
    </w:lvl>
    <w:lvl w:ilvl="5" w:tentative="1">
      <w:start w:val="1"/>
      <w:numFmt w:val="bullet"/>
      <w:lvlText w:val=""/>
      <w:lvlJc w:val="left"/>
      <w:pPr>
        <w:tabs>
          <w:tab w:val="num" w:pos="5080"/>
        </w:tabs>
        <w:ind w:left="5080" w:hanging="360"/>
      </w:pPr>
      <w:rPr>
        <w:rFonts w:ascii="Wingdings" w:hAnsi="Wingdings" w:hint="default"/>
        <w:sz w:val="20"/>
      </w:rPr>
    </w:lvl>
    <w:lvl w:ilvl="6" w:tentative="1">
      <w:start w:val="1"/>
      <w:numFmt w:val="bullet"/>
      <w:lvlText w:val=""/>
      <w:lvlJc w:val="left"/>
      <w:pPr>
        <w:tabs>
          <w:tab w:val="num" w:pos="5800"/>
        </w:tabs>
        <w:ind w:left="5800" w:hanging="360"/>
      </w:pPr>
      <w:rPr>
        <w:rFonts w:ascii="Wingdings" w:hAnsi="Wingdings" w:hint="default"/>
        <w:sz w:val="20"/>
      </w:rPr>
    </w:lvl>
    <w:lvl w:ilvl="7" w:tentative="1">
      <w:start w:val="1"/>
      <w:numFmt w:val="bullet"/>
      <w:lvlText w:val=""/>
      <w:lvlJc w:val="left"/>
      <w:pPr>
        <w:tabs>
          <w:tab w:val="num" w:pos="6520"/>
        </w:tabs>
        <w:ind w:left="6520" w:hanging="360"/>
      </w:pPr>
      <w:rPr>
        <w:rFonts w:ascii="Wingdings" w:hAnsi="Wingdings" w:hint="default"/>
        <w:sz w:val="20"/>
      </w:rPr>
    </w:lvl>
    <w:lvl w:ilvl="8" w:tentative="1">
      <w:start w:val="1"/>
      <w:numFmt w:val="bullet"/>
      <w:lvlText w:val=""/>
      <w:lvlJc w:val="left"/>
      <w:pPr>
        <w:tabs>
          <w:tab w:val="num" w:pos="7240"/>
        </w:tabs>
        <w:ind w:left="7240" w:hanging="360"/>
      </w:pPr>
      <w:rPr>
        <w:rFonts w:ascii="Wingdings" w:hAnsi="Wingdings" w:hint="default"/>
        <w:sz w:val="20"/>
      </w:rPr>
    </w:lvl>
  </w:abstractNum>
  <w:abstractNum w:abstractNumId="17" w15:restartNumberingAfterBreak="0">
    <w:nsid w:val="3B7A7BF7"/>
    <w:multiLevelType w:val="hybridMultilevel"/>
    <w:tmpl w:val="F05A5A44"/>
    <w:lvl w:ilvl="0" w:tplc="04130001">
      <w:start w:val="1"/>
      <w:numFmt w:val="bullet"/>
      <w:lvlText w:val=""/>
      <w:lvlJc w:val="left"/>
      <w:pPr>
        <w:ind w:left="1571" w:hanging="360"/>
      </w:pPr>
      <w:rPr>
        <w:rFonts w:ascii="Symbol" w:hAnsi="Symbol" w:hint="default"/>
      </w:rPr>
    </w:lvl>
    <w:lvl w:ilvl="1" w:tplc="04130003" w:tentative="1">
      <w:start w:val="1"/>
      <w:numFmt w:val="bullet"/>
      <w:lvlText w:val="o"/>
      <w:lvlJc w:val="left"/>
      <w:pPr>
        <w:ind w:left="2291" w:hanging="360"/>
      </w:pPr>
      <w:rPr>
        <w:rFonts w:ascii="Courier New" w:hAnsi="Courier New" w:cs="Courier New" w:hint="default"/>
      </w:rPr>
    </w:lvl>
    <w:lvl w:ilvl="2" w:tplc="04130005" w:tentative="1">
      <w:start w:val="1"/>
      <w:numFmt w:val="bullet"/>
      <w:lvlText w:val=""/>
      <w:lvlJc w:val="left"/>
      <w:pPr>
        <w:ind w:left="3011" w:hanging="360"/>
      </w:pPr>
      <w:rPr>
        <w:rFonts w:ascii="Wingdings" w:hAnsi="Wingdings" w:hint="default"/>
      </w:rPr>
    </w:lvl>
    <w:lvl w:ilvl="3" w:tplc="04130001" w:tentative="1">
      <w:start w:val="1"/>
      <w:numFmt w:val="bullet"/>
      <w:lvlText w:val=""/>
      <w:lvlJc w:val="left"/>
      <w:pPr>
        <w:ind w:left="3731" w:hanging="360"/>
      </w:pPr>
      <w:rPr>
        <w:rFonts w:ascii="Symbol" w:hAnsi="Symbol" w:hint="default"/>
      </w:rPr>
    </w:lvl>
    <w:lvl w:ilvl="4" w:tplc="04130003" w:tentative="1">
      <w:start w:val="1"/>
      <w:numFmt w:val="bullet"/>
      <w:lvlText w:val="o"/>
      <w:lvlJc w:val="left"/>
      <w:pPr>
        <w:ind w:left="4451" w:hanging="360"/>
      </w:pPr>
      <w:rPr>
        <w:rFonts w:ascii="Courier New" w:hAnsi="Courier New" w:cs="Courier New" w:hint="default"/>
      </w:rPr>
    </w:lvl>
    <w:lvl w:ilvl="5" w:tplc="04130005" w:tentative="1">
      <w:start w:val="1"/>
      <w:numFmt w:val="bullet"/>
      <w:lvlText w:val=""/>
      <w:lvlJc w:val="left"/>
      <w:pPr>
        <w:ind w:left="5171" w:hanging="360"/>
      </w:pPr>
      <w:rPr>
        <w:rFonts w:ascii="Wingdings" w:hAnsi="Wingdings" w:hint="default"/>
      </w:rPr>
    </w:lvl>
    <w:lvl w:ilvl="6" w:tplc="04130001" w:tentative="1">
      <w:start w:val="1"/>
      <w:numFmt w:val="bullet"/>
      <w:lvlText w:val=""/>
      <w:lvlJc w:val="left"/>
      <w:pPr>
        <w:ind w:left="5891" w:hanging="360"/>
      </w:pPr>
      <w:rPr>
        <w:rFonts w:ascii="Symbol" w:hAnsi="Symbol" w:hint="default"/>
      </w:rPr>
    </w:lvl>
    <w:lvl w:ilvl="7" w:tplc="04130003" w:tentative="1">
      <w:start w:val="1"/>
      <w:numFmt w:val="bullet"/>
      <w:lvlText w:val="o"/>
      <w:lvlJc w:val="left"/>
      <w:pPr>
        <w:ind w:left="6611" w:hanging="360"/>
      </w:pPr>
      <w:rPr>
        <w:rFonts w:ascii="Courier New" w:hAnsi="Courier New" w:cs="Courier New" w:hint="default"/>
      </w:rPr>
    </w:lvl>
    <w:lvl w:ilvl="8" w:tplc="04130005" w:tentative="1">
      <w:start w:val="1"/>
      <w:numFmt w:val="bullet"/>
      <w:lvlText w:val=""/>
      <w:lvlJc w:val="left"/>
      <w:pPr>
        <w:ind w:left="7331" w:hanging="360"/>
      </w:pPr>
      <w:rPr>
        <w:rFonts w:ascii="Wingdings" w:hAnsi="Wingdings" w:hint="default"/>
      </w:rPr>
    </w:lvl>
  </w:abstractNum>
  <w:abstractNum w:abstractNumId="18" w15:restartNumberingAfterBreak="0">
    <w:nsid w:val="3DD84491"/>
    <w:multiLevelType w:val="multilevel"/>
    <w:tmpl w:val="6BEEE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800E49"/>
    <w:multiLevelType w:val="multilevel"/>
    <w:tmpl w:val="10D8A018"/>
    <w:lvl w:ilvl="0">
      <w:start w:val="5"/>
      <w:numFmt w:val="decimal"/>
      <w:lvlText w:val="%1."/>
      <w:lvlJc w:val="left"/>
      <w:pPr>
        <w:ind w:left="1080" w:hanging="360"/>
      </w:pPr>
      <w:rPr>
        <w:rFonts w:hint="default"/>
      </w:rPr>
    </w:lvl>
    <w:lvl w:ilvl="1">
      <w:start w:val="1"/>
      <w:numFmt w:val="decimal"/>
      <w:isLgl/>
      <w:lvlText w:val="%1.%2"/>
      <w:lvlJc w:val="left"/>
      <w:pPr>
        <w:ind w:left="1120" w:hanging="360"/>
      </w:pPr>
      <w:rPr>
        <w:rFonts w:hint="default"/>
      </w:rPr>
    </w:lvl>
    <w:lvl w:ilvl="2">
      <w:start w:val="1"/>
      <w:numFmt w:val="decimal"/>
      <w:isLgl/>
      <w:lvlText w:val="%1.%2.%3"/>
      <w:lvlJc w:val="left"/>
      <w:pPr>
        <w:ind w:left="1520" w:hanging="720"/>
      </w:pPr>
      <w:rPr>
        <w:rFonts w:hint="default"/>
      </w:rPr>
    </w:lvl>
    <w:lvl w:ilvl="3">
      <w:start w:val="1"/>
      <w:numFmt w:val="decimal"/>
      <w:isLgl/>
      <w:lvlText w:val="%1.%2.%3.%4"/>
      <w:lvlJc w:val="left"/>
      <w:pPr>
        <w:ind w:left="1560" w:hanging="720"/>
      </w:pPr>
      <w:rPr>
        <w:rFonts w:hint="default"/>
      </w:rPr>
    </w:lvl>
    <w:lvl w:ilvl="4">
      <w:start w:val="1"/>
      <w:numFmt w:val="decimal"/>
      <w:isLgl/>
      <w:lvlText w:val="%1.%2.%3.%4.%5"/>
      <w:lvlJc w:val="left"/>
      <w:pPr>
        <w:ind w:left="1960" w:hanging="1080"/>
      </w:pPr>
      <w:rPr>
        <w:rFonts w:hint="default"/>
      </w:rPr>
    </w:lvl>
    <w:lvl w:ilvl="5">
      <w:start w:val="1"/>
      <w:numFmt w:val="decimal"/>
      <w:isLgl/>
      <w:lvlText w:val="%1.%2.%3.%4.%5.%6"/>
      <w:lvlJc w:val="left"/>
      <w:pPr>
        <w:ind w:left="2000" w:hanging="1080"/>
      </w:pPr>
      <w:rPr>
        <w:rFonts w:hint="default"/>
      </w:rPr>
    </w:lvl>
    <w:lvl w:ilvl="6">
      <w:start w:val="1"/>
      <w:numFmt w:val="decimal"/>
      <w:isLgl/>
      <w:lvlText w:val="%1.%2.%3.%4.%5.%6.%7"/>
      <w:lvlJc w:val="left"/>
      <w:pPr>
        <w:ind w:left="2400" w:hanging="1440"/>
      </w:pPr>
      <w:rPr>
        <w:rFonts w:hint="default"/>
      </w:rPr>
    </w:lvl>
    <w:lvl w:ilvl="7">
      <w:start w:val="1"/>
      <w:numFmt w:val="decimal"/>
      <w:isLgl/>
      <w:lvlText w:val="%1.%2.%3.%4.%5.%6.%7.%8"/>
      <w:lvlJc w:val="left"/>
      <w:pPr>
        <w:ind w:left="2440" w:hanging="1440"/>
      </w:pPr>
      <w:rPr>
        <w:rFonts w:hint="default"/>
      </w:rPr>
    </w:lvl>
    <w:lvl w:ilvl="8">
      <w:start w:val="1"/>
      <w:numFmt w:val="decimal"/>
      <w:isLgl/>
      <w:lvlText w:val="%1.%2.%3.%4.%5.%6.%7.%8.%9"/>
      <w:lvlJc w:val="left"/>
      <w:pPr>
        <w:ind w:left="2840" w:hanging="1800"/>
      </w:pPr>
      <w:rPr>
        <w:rFonts w:hint="default"/>
      </w:rPr>
    </w:lvl>
  </w:abstractNum>
  <w:abstractNum w:abstractNumId="20" w15:restartNumberingAfterBreak="0">
    <w:nsid w:val="4BAF5089"/>
    <w:multiLevelType w:val="multilevel"/>
    <w:tmpl w:val="8EA6DD98"/>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50BB5E9A"/>
    <w:multiLevelType w:val="multilevel"/>
    <w:tmpl w:val="DE7E3432"/>
    <w:name w:val="LL_Whereas"/>
    <w:lvl w:ilvl="0">
      <w:start w:val="1"/>
      <w:numFmt w:val="upperLetter"/>
      <w:pStyle w:val="LLWhereas"/>
      <w:lvlText w:val="(%1)"/>
      <w:lvlJc w:val="left"/>
      <w:pPr>
        <w:tabs>
          <w:tab w:val="num" w:pos="851"/>
        </w:tabs>
        <w:ind w:left="851" w:hanging="851"/>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2" w15:restartNumberingAfterBreak="0">
    <w:nsid w:val="52A01124"/>
    <w:multiLevelType w:val="hybridMultilevel"/>
    <w:tmpl w:val="EB54A56C"/>
    <w:lvl w:ilvl="0" w:tplc="9B62710A">
      <w:start w:val="1"/>
      <w:numFmt w:val="lowerLetter"/>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3" w15:restartNumberingAfterBreak="0">
    <w:nsid w:val="54E4755D"/>
    <w:multiLevelType w:val="multilevel"/>
    <w:tmpl w:val="6852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2142B6"/>
    <w:multiLevelType w:val="hybridMultilevel"/>
    <w:tmpl w:val="6700C78E"/>
    <w:lvl w:ilvl="0" w:tplc="9D30EA62">
      <w:numFmt w:val="bullet"/>
      <w:lvlText w:val="-"/>
      <w:lvlJc w:val="left"/>
      <w:pPr>
        <w:ind w:left="720" w:hanging="360"/>
      </w:pPr>
      <w:rPr>
        <w:rFonts w:ascii="Calibri" w:eastAsia="Times New Roman" w:hAnsi="Calibri" w:cs="Calibr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5" w15:restartNumberingAfterBreak="0">
    <w:nsid w:val="65425879"/>
    <w:multiLevelType w:val="multilevel"/>
    <w:tmpl w:val="0E9E2AB4"/>
    <w:lvl w:ilvl="0">
      <w:start w:val="1"/>
      <w:numFmt w:val="decimal"/>
      <w:pStyle w:val="Level1"/>
      <w:lvlText w:val="%1."/>
      <w:lvlJc w:val="left"/>
      <w:pPr>
        <w:tabs>
          <w:tab w:val="num" w:pos="709"/>
        </w:tabs>
        <w:ind w:left="709" w:hanging="709"/>
      </w:pPr>
      <w:rPr>
        <w:rFonts w:ascii="Arial" w:hAnsi="Arial" w:cs="Arial" w:hint="default"/>
        <w:b w:val="0"/>
        <w:i w:val="0"/>
        <w:sz w:val="20"/>
        <w:szCs w:val="20"/>
      </w:rPr>
    </w:lvl>
    <w:lvl w:ilvl="1">
      <w:start w:val="1"/>
      <w:numFmt w:val="decimal"/>
      <w:pStyle w:val="Level2"/>
      <w:isLgl/>
      <w:lvlText w:val="%1.%2"/>
      <w:lvlJc w:val="left"/>
      <w:pPr>
        <w:tabs>
          <w:tab w:val="num" w:pos="709"/>
        </w:tabs>
        <w:ind w:left="709" w:hanging="709"/>
      </w:pPr>
      <w:rPr>
        <w:rFonts w:ascii="Arial" w:hAnsi="Arial" w:cs="Arial" w:hint="default"/>
        <w:b w:val="0"/>
        <w:sz w:val="20"/>
        <w:szCs w:val="20"/>
      </w:rPr>
    </w:lvl>
    <w:lvl w:ilvl="2">
      <w:start w:val="1"/>
      <w:numFmt w:val="lowerLetter"/>
      <w:pStyle w:val="Level3"/>
      <w:lvlText w:val="(%3)"/>
      <w:lvlJc w:val="left"/>
      <w:pPr>
        <w:tabs>
          <w:tab w:val="num" w:pos="1417"/>
        </w:tabs>
        <w:ind w:left="1417" w:hanging="708"/>
      </w:pPr>
      <w:rPr>
        <w:rFonts w:ascii="Arial" w:hAnsi="Arial" w:cs="Arial" w:hint="default"/>
        <w:b w:val="0"/>
        <w:i w:val="0"/>
        <w:sz w:val="20"/>
        <w:szCs w:val="20"/>
      </w:rPr>
    </w:lvl>
    <w:lvl w:ilvl="3">
      <w:start w:val="1"/>
      <w:numFmt w:val="lowerRoman"/>
      <w:pStyle w:val="Level4"/>
      <w:lvlText w:val="(%4)"/>
      <w:lvlJc w:val="left"/>
      <w:pPr>
        <w:tabs>
          <w:tab w:val="num" w:pos="2284"/>
        </w:tabs>
        <w:ind w:left="2268" w:hanging="850"/>
      </w:pPr>
      <w:rPr>
        <w:rFonts w:ascii="Arial" w:hAnsi="Arial" w:cs="Arial" w:hint="default"/>
        <w:b w:val="0"/>
        <w:sz w:val="20"/>
        <w:szCs w:val="2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680B36D8"/>
    <w:multiLevelType w:val="hybridMultilevel"/>
    <w:tmpl w:val="6FFC795A"/>
    <w:lvl w:ilvl="0" w:tplc="E1C6F2CA">
      <w:start w:val="1"/>
      <w:numFmt w:val="lowerLetter"/>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7" w15:restartNumberingAfterBreak="0">
    <w:nsid w:val="687B062A"/>
    <w:multiLevelType w:val="hybridMultilevel"/>
    <w:tmpl w:val="51409B5C"/>
    <w:lvl w:ilvl="0" w:tplc="04130001">
      <w:start w:val="1"/>
      <w:numFmt w:val="bullet"/>
      <w:lvlText w:val=""/>
      <w:lvlJc w:val="left"/>
      <w:pPr>
        <w:ind w:left="1624" w:hanging="360"/>
      </w:pPr>
      <w:rPr>
        <w:rFonts w:ascii="Symbol" w:hAnsi="Symbol" w:hint="default"/>
      </w:rPr>
    </w:lvl>
    <w:lvl w:ilvl="1" w:tplc="04130003" w:tentative="1">
      <w:start w:val="1"/>
      <w:numFmt w:val="bullet"/>
      <w:lvlText w:val="o"/>
      <w:lvlJc w:val="left"/>
      <w:pPr>
        <w:ind w:left="2344" w:hanging="360"/>
      </w:pPr>
      <w:rPr>
        <w:rFonts w:ascii="Courier New" w:hAnsi="Courier New" w:cs="Courier New" w:hint="default"/>
      </w:rPr>
    </w:lvl>
    <w:lvl w:ilvl="2" w:tplc="04130005" w:tentative="1">
      <w:start w:val="1"/>
      <w:numFmt w:val="bullet"/>
      <w:lvlText w:val=""/>
      <w:lvlJc w:val="left"/>
      <w:pPr>
        <w:ind w:left="3064" w:hanging="360"/>
      </w:pPr>
      <w:rPr>
        <w:rFonts w:ascii="Wingdings" w:hAnsi="Wingdings" w:hint="default"/>
      </w:rPr>
    </w:lvl>
    <w:lvl w:ilvl="3" w:tplc="04130001" w:tentative="1">
      <w:start w:val="1"/>
      <w:numFmt w:val="bullet"/>
      <w:lvlText w:val=""/>
      <w:lvlJc w:val="left"/>
      <w:pPr>
        <w:ind w:left="3784" w:hanging="360"/>
      </w:pPr>
      <w:rPr>
        <w:rFonts w:ascii="Symbol" w:hAnsi="Symbol" w:hint="default"/>
      </w:rPr>
    </w:lvl>
    <w:lvl w:ilvl="4" w:tplc="04130003" w:tentative="1">
      <w:start w:val="1"/>
      <w:numFmt w:val="bullet"/>
      <w:lvlText w:val="o"/>
      <w:lvlJc w:val="left"/>
      <w:pPr>
        <w:ind w:left="4504" w:hanging="360"/>
      </w:pPr>
      <w:rPr>
        <w:rFonts w:ascii="Courier New" w:hAnsi="Courier New" w:cs="Courier New" w:hint="default"/>
      </w:rPr>
    </w:lvl>
    <w:lvl w:ilvl="5" w:tplc="04130005" w:tentative="1">
      <w:start w:val="1"/>
      <w:numFmt w:val="bullet"/>
      <w:lvlText w:val=""/>
      <w:lvlJc w:val="left"/>
      <w:pPr>
        <w:ind w:left="5224" w:hanging="360"/>
      </w:pPr>
      <w:rPr>
        <w:rFonts w:ascii="Wingdings" w:hAnsi="Wingdings" w:hint="default"/>
      </w:rPr>
    </w:lvl>
    <w:lvl w:ilvl="6" w:tplc="04130001" w:tentative="1">
      <w:start w:val="1"/>
      <w:numFmt w:val="bullet"/>
      <w:lvlText w:val=""/>
      <w:lvlJc w:val="left"/>
      <w:pPr>
        <w:ind w:left="5944" w:hanging="360"/>
      </w:pPr>
      <w:rPr>
        <w:rFonts w:ascii="Symbol" w:hAnsi="Symbol" w:hint="default"/>
      </w:rPr>
    </w:lvl>
    <w:lvl w:ilvl="7" w:tplc="04130003" w:tentative="1">
      <w:start w:val="1"/>
      <w:numFmt w:val="bullet"/>
      <w:lvlText w:val="o"/>
      <w:lvlJc w:val="left"/>
      <w:pPr>
        <w:ind w:left="6664" w:hanging="360"/>
      </w:pPr>
      <w:rPr>
        <w:rFonts w:ascii="Courier New" w:hAnsi="Courier New" w:cs="Courier New" w:hint="default"/>
      </w:rPr>
    </w:lvl>
    <w:lvl w:ilvl="8" w:tplc="04130005" w:tentative="1">
      <w:start w:val="1"/>
      <w:numFmt w:val="bullet"/>
      <w:lvlText w:val=""/>
      <w:lvlJc w:val="left"/>
      <w:pPr>
        <w:ind w:left="7384" w:hanging="360"/>
      </w:pPr>
      <w:rPr>
        <w:rFonts w:ascii="Wingdings" w:hAnsi="Wingdings" w:hint="default"/>
      </w:rPr>
    </w:lvl>
  </w:abstractNum>
  <w:abstractNum w:abstractNumId="28" w15:restartNumberingAfterBreak="0">
    <w:nsid w:val="6BFE50C0"/>
    <w:multiLevelType w:val="multilevel"/>
    <w:tmpl w:val="2ED62EBA"/>
    <w:name w:val="LLHeading"/>
    <w:lvl w:ilvl="0">
      <w:start w:val="1"/>
      <w:numFmt w:val="decimal"/>
      <w:pStyle w:val="LLHeading1"/>
      <w:lvlText w:val="%1"/>
      <w:lvlJc w:val="left"/>
      <w:pPr>
        <w:tabs>
          <w:tab w:val="num" w:pos="851"/>
        </w:tabs>
        <w:ind w:left="851" w:hanging="851"/>
      </w:pPr>
      <w:rPr>
        <w:rFonts w:hint="default"/>
      </w:rPr>
    </w:lvl>
    <w:lvl w:ilvl="1">
      <w:start w:val="1"/>
      <w:numFmt w:val="decimal"/>
      <w:pStyle w:val="LLHeading2"/>
      <w:lvlText w:val="%1.%2"/>
      <w:lvlJc w:val="left"/>
      <w:pPr>
        <w:tabs>
          <w:tab w:val="num" w:pos="851"/>
        </w:tabs>
        <w:ind w:left="851" w:hanging="851"/>
      </w:pPr>
      <w:rPr>
        <w:rFonts w:hint="default"/>
      </w:rPr>
    </w:lvl>
    <w:lvl w:ilvl="2">
      <w:start w:val="1"/>
      <w:numFmt w:val="decimal"/>
      <w:pStyle w:val="LLHeading3"/>
      <w:lvlText w:val="%1.%2.%3"/>
      <w:lvlJc w:val="left"/>
      <w:pPr>
        <w:tabs>
          <w:tab w:val="num" w:pos="851"/>
        </w:tabs>
        <w:ind w:left="851" w:hanging="851"/>
      </w:pPr>
      <w:rPr>
        <w:rFonts w:hint="default"/>
      </w:rPr>
    </w:lvl>
    <w:lvl w:ilvl="3">
      <w:start w:val="1"/>
      <w:numFmt w:val="decimal"/>
      <w:pStyle w:val="LLHeading4"/>
      <w:lvlText w:val="%1.%2.%3.%4"/>
      <w:lvlJc w:val="left"/>
      <w:pPr>
        <w:tabs>
          <w:tab w:val="num" w:pos="851"/>
        </w:tabs>
        <w:ind w:left="851" w:hanging="851"/>
      </w:pPr>
      <w:rPr>
        <w:rFonts w:hint="default"/>
      </w:rPr>
    </w:lvl>
    <w:lvl w:ilvl="4">
      <w:start w:val="1"/>
      <w:numFmt w:val="decimal"/>
      <w:pStyle w:val="LLHeading5"/>
      <w:lvlText w:val="%1.%2.%3.%4.%5"/>
      <w:lvlJc w:val="left"/>
      <w:pPr>
        <w:tabs>
          <w:tab w:val="num" w:pos="851"/>
        </w:tabs>
        <w:ind w:left="851" w:hanging="851"/>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9" w15:restartNumberingAfterBreak="0">
    <w:nsid w:val="73F379F3"/>
    <w:multiLevelType w:val="hybridMultilevel"/>
    <w:tmpl w:val="44222322"/>
    <w:lvl w:ilvl="0" w:tplc="20000001">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30" w15:restartNumberingAfterBreak="0">
    <w:nsid w:val="75AB7512"/>
    <w:multiLevelType w:val="multilevel"/>
    <w:tmpl w:val="FCECA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C67E16"/>
    <w:multiLevelType w:val="hybridMultilevel"/>
    <w:tmpl w:val="BAF02C7A"/>
    <w:lvl w:ilvl="0" w:tplc="C1C65770">
      <w:start w:val="1"/>
      <w:numFmt w:val="lowerLetter"/>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32" w15:restartNumberingAfterBreak="0">
    <w:nsid w:val="7D3D6704"/>
    <w:multiLevelType w:val="multilevel"/>
    <w:tmpl w:val="6FB04B1A"/>
    <w:name w:val="LL_Schedule"/>
    <w:lvl w:ilvl="0">
      <w:start w:val="1"/>
      <w:numFmt w:val="decimal"/>
      <w:pStyle w:val="LLSchedule"/>
      <w:suff w:val="nothing"/>
      <w:lvlText w:val="Schedule %1"/>
      <w:lvlJc w:val="left"/>
      <w:pPr>
        <w:ind w:left="0" w:firstLine="0"/>
      </w:pPr>
      <w:rPr>
        <w:rFonts w:ascii="Arial" w:hAnsi="Arial" w:hint="default"/>
        <w:b/>
        <w:i w:val="0"/>
        <w:caps w:val="0"/>
        <w:u w:val="single"/>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num w:numId="1" w16cid:durableId="1978488226">
    <w:abstractNumId w:val="20"/>
  </w:num>
  <w:num w:numId="2" w16cid:durableId="1266839341">
    <w:abstractNumId w:val="22"/>
  </w:num>
  <w:num w:numId="3" w16cid:durableId="1051534268">
    <w:abstractNumId w:val="26"/>
  </w:num>
  <w:num w:numId="4" w16cid:durableId="755590489">
    <w:abstractNumId w:val="10"/>
  </w:num>
  <w:num w:numId="5" w16cid:durableId="1864586818">
    <w:abstractNumId w:val="31"/>
  </w:num>
  <w:num w:numId="6" w16cid:durableId="2014844402">
    <w:abstractNumId w:val="14"/>
  </w:num>
  <w:num w:numId="7" w16cid:durableId="1735002282">
    <w:abstractNumId w:val="3"/>
  </w:num>
  <w:num w:numId="8" w16cid:durableId="1875657278">
    <w:abstractNumId w:val="28"/>
  </w:num>
  <w:num w:numId="9" w16cid:durableId="643970783">
    <w:abstractNumId w:val="0"/>
  </w:num>
  <w:num w:numId="10" w16cid:durableId="1210529219">
    <w:abstractNumId w:val="32"/>
  </w:num>
  <w:num w:numId="11" w16cid:durableId="987978511">
    <w:abstractNumId w:val="21"/>
  </w:num>
  <w:num w:numId="12" w16cid:durableId="147563365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27227018">
    <w:abstractNumId w:val="27"/>
  </w:num>
  <w:num w:numId="14" w16cid:durableId="227957173">
    <w:abstractNumId w:val="17"/>
  </w:num>
  <w:num w:numId="15" w16cid:durableId="1834253780">
    <w:abstractNumId w:val="25"/>
  </w:num>
  <w:num w:numId="16" w16cid:durableId="810054476">
    <w:abstractNumId w:val="1"/>
  </w:num>
  <w:num w:numId="17" w16cid:durableId="671369423">
    <w:abstractNumId w:val="18"/>
  </w:num>
  <w:num w:numId="18" w16cid:durableId="1307196621">
    <w:abstractNumId w:val="7"/>
  </w:num>
  <w:num w:numId="19" w16cid:durableId="691104856">
    <w:abstractNumId w:val="30"/>
  </w:num>
  <w:num w:numId="20" w16cid:durableId="1910263153">
    <w:abstractNumId w:val="12"/>
  </w:num>
  <w:num w:numId="21" w16cid:durableId="787627365">
    <w:abstractNumId w:val="11"/>
  </w:num>
  <w:num w:numId="22" w16cid:durableId="303506645">
    <w:abstractNumId w:val="5"/>
  </w:num>
  <w:num w:numId="23" w16cid:durableId="374276790">
    <w:abstractNumId w:val="13"/>
  </w:num>
  <w:num w:numId="24" w16cid:durableId="1491866810">
    <w:abstractNumId w:val="6"/>
  </w:num>
  <w:num w:numId="25" w16cid:durableId="1850291952">
    <w:abstractNumId w:val="2"/>
  </w:num>
  <w:num w:numId="26" w16cid:durableId="1490168530">
    <w:abstractNumId w:val="29"/>
  </w:num>
  <w:num w:numId="27" w16cid:durableId="747263182">
    <w:abstractNumId w:val="8"/>
  </w:num>
  <w:num w:numId="28" w16cid:durableId="181210892">
    <w:abstractNumId w:val="24"/>
  </w:num>
  <w:num w:numId="29" w16cid:durableId="350105969">
    <w:abstractNumId w:val="16"/>
  </w:num>
  <w:num w:numId="30" w16cid:durableId="1871719833">
    <w:abstractNumId w:val="9"/>
  </w:num>
  <w:num w:numId="31" w16cid:durableId="2009752859">
    <w:abstractNumId w:val="15"/>
  </w:num>
  <w:num w:numId="32" w16cid:durableId="24521996">
    <w:abstractNumId w:val="4"/>
  </w:num>
  <w:num w:numId="33" w16cid:durableId="1251548961">
    <w:abstractNumId w:val="19"/>
  </w:num>
  <w:num w:numId="34" w16cid:durableId="1097291164">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cze Szabolcs">
    <w15:presenceInfo w15:providerId="AD" w15:userId="S::becze.szabolcs@sonrisa.hu::47159747-7e7f-4674-adb9-87f73b37f450"/>
  </w15:person>
  <w15:person w15:author="Rachel Benevenuto">
    <w15:presenceInfo w15:providerId="AD" w15:userId="S::rachel.benevenuto@colosseumdental.com::27d093b1-29ee-4a90-80d2-017620b72f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ED9"/>
    <w:rsid w:val="0000236C"/>
    <w:rsid w:val="000065BF"/>
    <w:rsid w:val="00011646"/>
    <w:rsid w:val="000159AA"/>
    <w:rsid w:val="00022E7D"/>
    <w:rsid w:val="00024B4E"/>
    <w:rsid w:val="00030A92"/>
    <w:rsid w:val="00041994"/>
    <w:rsid w:val="000512D3"/>
    <w:rsid w:val="00051A8A"/>
    <w:rsid w:val="0005234E"/>
    <w:rsid w:val="00053DAC"/>
    <w:rsid w:val="00060647"/>
    <w:rsid w:val="00066AE5"/>
    <w:rsid w:val="000704A9"/>
    <w:rsid w:val="00081918"/>
    <w:rsid w:val="00087C09"/>
    <w:rsid w:val="00090008"/>
    <w:rsid w:val="000901F8"/>
    <w:rsid w:val="00097B01"/>
    <w:rsid w:val="000A09A9"/>
    <w:rsid w:val="000A23BC"/>
    <w:rsid w:val="000B383F"/>
    <w:rsid w:val="000B6974"/>
    <w:rsid w:val="000C16B6"/>
    <w:rsid w:val="000C3B59"/>
    <w:rsid w:val="000C50C2"/>
    <w:rsid w:val="000C637D"/>
    <w:rsid w:val="000C7E76"/>
    <w:rsid w:val="000D0409"/>
    <w:rsid w:val="000D0C2E"/>
    <w:rsid w:val="000D1EAB"/>
    <w:rsid w:val="000D52BB"/>
    <w:rsid w:val="000E2AD1"/>
    <w:rsid w:val="000E2FBF"/>
    <w:rsid w:val="000E504E"/>
    <w:rsid w:val="000F16D8"/>
    <w:rsid w:val="000F63BB"/>
    <w:rsid w:val="00103D04"/>
    <w:rsid w:val="0010418B"/>
    <w:rsid w:val="00104BF0"/>
    <w:rsid w:val="00104EE7"/>
    <w:rsid w:val="001062A6"/>
    <w:rsid w:val="00106CBB"/>
    <w:rsid w:val="00113E6D"/>
    <w:rsid w:val="001155AB"/>
    <w:rsid w:val="00121F39"/>
    <w:rsid w:val="00131D66"/>
    <w:rsid w:val="0013347D"/>
    <w:rsid w:val="00136D0E"/>
    <w:rsid w:val="00146B58"/>
    <w:rsid w:val="00156C4F"/>
    <w:rsid w:val="00157D88"/>
    <w:rsid w:val="00161DFF"/>
    <w:rsid w:val="0016400C"/>
    <w:rsid w:val="0016645D"/>
    <w:rsid w:val="001672F9"/>
    <w:rsid w:val="001726C5"/>
    <w:rsid w:val="00172E69"/>
    <w:rsid w:val="00173479"/>
    <w:rsid w:val="00175C68"/>
    <w:rsid w:val="00176950"/>
    <w:rsid w:val="00180DEF"/>
    <w:rsid w:val="0019228E"/>
    <w:rsid w:val="001939FA"/>
    <w:rsid w:val="00194946"/>
    <w:rsid w:val="00197565"/>
    <w:rsid w:val="001A1A46"/>
    <w:rsid w:val="001A3559"/>
    <w:rsid w:val="001A6C9D"/>
    <w:rsid w:val="001A71F9"/>
    <w:rsid w:val="001B7B09"/>
    <w:rsid w:val="001C0FA9"/>
    <w:rsid w:val="001C11AE"/>
    <w:rsid w:val="001C1D99"/>
    <w:rsid w:val="001C296A"/>
    <w:rsid w:val="001C38CE"/>
    <w:rsid w:val="001C615A"/>
    <w:rsid w:val="001D0C71"/>
    <w:rsid w:val="001D279A"/>
    <w:rsid w:val="001D576C"/>
    <w:rsid w:val="001D5CAD"/>
    <w:rsid w:val="001D75ED"/>
    <w:rsid w:val="001F460E"/>
    <w:rsid w:val="001F7EBE"/>
    <w:rsid w:val="00200F22"/>
    <w:rsid w:val="0020238A"/>
    <w:rsid w:val="00207133"/>
    <w:rsid w:val="0022444A"/>
    <w:rsid w:val="00234244"/>
    <w:rsid w:val="0023518F"/>
    <w:rsid w:val="0023532F"/>
    <w:rsid w:val="00240094"/>
    <w:rsid w:val="002438C8"/>
    <w:rsid w:val="002474A2"/>
    <w:rsid w:val="0025112F"/>
    <w:rsid w:val="00251C9B"/>
    <w:rsid w:val="002531FF"/>
    <w:rsid w:val="00256AE5"/>
    <w:rsid w:val="00261C3A"/>
    <w:rsid w:val="002720CB"/>
    <w:rsid w:val="0027752E"/>
    <w:rsid w:val="00280AE7"/>
    <w:rsid w:val="00281099"/>
    <w:rsid w:val="00282745"/>
    <w:rsid w:val="00286AA0"/>
    <w:rsid w:val="002917B1"/>
    <w:rsid w:val="00292D5A"/>
    <w:rsid w:val="002A66D8"/>
    <w:rsid w:val="002B1183"/>
    <w:rsid w:val="002B3D2F"/>
    <w:rsid w:val="002B6867"/>
    <w:rsid w:val="002D0811"/>
    <w:rsid w:val="002D67D0"/>
    <w:rsid w:val="002E3940"/>
    <w:rsid w:val="002E5319"/>
    <w:rsid w:val="002F483F"/>
    <w:rsid w:val="0030193A"/>
    <w:rsid w:val="00302F34"/>
    <w:rsid w:val="00316A45"/>
    <w:rsid w:val="00322D2A"/>
    <w:rsid w:val="00326958"/>
    <w:rsid w:val="00327693"/>
    <w:rsid w:val="00331BD0"/>
    <w:rsid w:val="00331D2B"/>
    <w:rsid w:val="00332910"/>
    <w:rsid w:val="0033362F"/>
    <w:rsid w:val="003351AF"/>
    <w:rsid w:val="00335848"/>
    <w:rsid w:val="00336067"/>
    <w:rsid w:val="00347C48"/>
    <w:rsid w:val="003511CB"/>
    <w:rsid w:val="0036032F"/>
    <w:rsid w:val="00361DFF"/>
    <w:rsid w:val="00363BBE"/>
    <w:rsid w:val="003642A1"/>
    <w:rsid w:val="00364A31"/>
    <w:rsid w:val="00364B26"/>
    <w:rsid w:val="00364C42"/>
    <w:rsid w:val="00365A82"/>
    <w:rsid w:val="00371BA9"/>
    <w:rsid w:val="003755D1"/>
    <w:rsid w:val="00375ECA"/>
    <w:rsid w:val="00376CED"/>
    <w:rsid w:val="003772E2"/>
    <w:rsid w:val="00377C04"/>
    <w:rsid w:val="003808ED"/>
    <w:rsid w:val="00384C90"/>
    <w:rsid w:val="00387425"/>
    <w:rsid w:val="00393EA5"/>
    <w:rsid w:val="00394DB6"/>
    <w:rsid w:val="003967F2"/>
    <w:rsid w:val="00396A9A"/>
    <w:rsid w:val="003A041B"/>
    <w:rsid w:val="003B2209"/>
    <w:rsid w:val="003B412C"/>
    <w:rsid w:val="003B6838"/>
    <w:rsid w:val="003C03F0"/>
    <w:rsid w:val="003C234C"/>
    <w:rsid w:val="003C349A"/>
    <w:rsid w:val="003C3F53"/>
    <w:rsid w:val="003D1644"/>
    <w:rsid w:val="003D1F0F"/>
    <w:rsid w:val="003D3991"/>
    <w:rsid w:val="003D69F0"/>
    <w:rsid w:val="003E1DAE"/>
    <w:rsid w:val="003E2FCD"/>
    <w:rsid w:val="003E3835"/>
    <w:rsid w:val="003E6190"/>
    <w:rsid w:val="003E6EAC"/>
    <w:rsid w:val="003F2591"/>
    <w:rsid w:val="003F6030"/>
    <w:rsid w:val="003F72F4"/>
    <w:rsid w:val="0040069D"/>
    <w:rsid w:val="0040247B"/>
    <w:rsid w:val="004036F3"/>
    <w:rsid w:val="004055C2"/>
    <w:rsid w:val="00405D8A"/>
    <w:rsid w:val="00411489"/>
    <w:rsid w:val="00416388"/>
    <w:rsid w:val="004175EE"/>
    <w:rsid w:val="004225E0"/>
    <w:rsid w:val="00423E64"/>
    <w:rsid w:val="004258D4"/>
    <w:rsid w:val="00431CAE"/>
    <w:rsid w:val="00436F6E"/>
    <w:rsid w:val="00437125"/>
    <w:rsid w:val="004408D6"/>
    <w:rsid w:val="004472D8"/>
    <w:rsid w:val="004539F9"/>
    <w:rsid w:val="004565C6"/>
    <w:rsid w:val="00457A9D"/>
    <w:rsid w:val="004626F7"/>
    <w:rsid w:val="00474780"/>
    <w:rsid w:val="00475193"/>
    <w:rsid w:val="00475B36"/>
    <w:rsid w:val="00480D67"/>
    <w:rsid w:val="00486D76"/>
    <w:rsid w:val="00492417"/>
    <w:rsid w:val="00495E11"/>
    <w:rsid w:val="004A0D72"/>
    <w:rsid w:val="004A20C5"/>
    <w:rsid w:val="004A264D"/>
    <w:rsid w:val="004A3786"/>
    <w:rsid w:val="004B09BB"/>
    <w:rsid w:val="004B3BB8"/>
    <w:rsid w:val="004D2E83"/>
    <w:rsid w:val="004D61C6"/>
    <w:rsid w:val="004E1D73"/>
    <w:rsid w:val="004E1FCF"/>
    <w:rsid w:val="004F301D"/>
    <w:rsid w:val="00502DFF"/>
    <w:rsid w:val="00503219"/>
    <w:rsid w:val="00507761"/>
    <w:rsid w:val="00513ECC"/>
    <w:rsid w:val="005202FE"/>
    <w:rsid w:val="00522AD3"/>
    <w:rsid w:val="00536E8C"/>
    <w:rsid w:val="00536ED9"/>
    <w:rsid w:val="00536EDA"/>
    <w:rsid w:val="00540D18"/>
    <w:rsid w:val="005469FA"/>
    <w:rsid w:val="00550A67"/>
    <w:rsid w:val="00554066"/>
    <w:rsid w:val="00557114"/>
    <w:rsid w:val="005641E5"/>
    <w:rsid w:val="00565040"/>
    <w:rsid w:val="00574246"/>
    <w:rsid w:val="005748F7"/>
    <w:rsid w:val="00574FDA"/>
    <w:rsid w:val="00577A07"/>
    <w:rsid w:val="0058327A"/>
    <w:rsid w:val="0058475D"/>
    <w:rsid w:val="00595AC6"/>
    <w:rsid w:val="005970B2"/>
    <w:rsid w:val="00597E5B"/>
    <w:rsid w:val="005A3D6F"/>
    <w:rsid w:val="005A7279"/>
    <w:rsid w:val="005B2834"/>
    <w:rsid w:val="005C2412"/>
    <w:rsid w:val="005C4FFF"/>
    <w:rsid w:val="005D0F32"/>
    <w:rsid w:val="005D3697"/>
    <w:rsid w:val="005D7238"/>
    <w:rsid w:val="005E566F"/>
    <w:rsid w:val="005E6AAA"/>
    <w:rsid w:val="005F12D2"/>
    <w:rsid w:val="005F3539"/>
    <w:rsid w:val="005F5C3C"/>
    <w:rsid w:val="005F6B1E"/>
    <w:rsid w:val="005F7E4E"/>
    <w:rsid w:val="00600B75"/>
    <w:rsid w:val="00602A87"/>
    <w:rsid w:val="006070E2"/>
    <w:rsid w:val="00613030"/>
    <w:rsid w:val="00615663"/>
    <w:rsid w:val="00615BB2"/>
    <w:rsid w:val="006176EA"/>
    <w:rsid w:val="00623A10"/>
    <w:rsid w:val="00633A4D"/>
    <w:rsid w:val="006362FA"/>
    <w:rsid w:val="00636570"/>
    <w:rsid w:val="006415E1"/>
    <w:rsid w:val="00645FA1"/>
    <w:rsid w:val="00650E11"/>
    <w:rsid w:val="00651D4D"/>
    <w:rsid w:val="006528F5"/>
    <w:rsid w:val="00661740"/>
    <w:rsid w:val="00661841"/>
    <w:rsid w:val="00661DA7"/>
    <w:rsid w:val="00662A84"/>
    <w:rsid w:val="00662BF8"/>
    <w:rsid w:val="00662F06"/>
    <w:rsid w:val="0066446D"/>
    <w:rsid w:val="00664C62"/>
    <w:rsid w:val="00666FB9"/>
    <w:rsid w:val="0066778B"/>
    <w:rsid w:val="00667B03"/>
    <w:rsid w:val="006707C5"/>
    <w:rsid w:val="00674D65"/>
    <w:rsid w:val="0068305D"/>
    <w:rsid w:val="00684612"/>
    <w:rsid w:val="00685ABD"/>
    <w:rsid w:val="0069033D"/>
    <w:rsid w:val="006924A2"/>
    <w:rsid w:val="00693B6E"/>
    <w:rsid w:val="00693D85"/>
    <w:rsid w:val="006A2C2D"/>
    <w:rsid w:val="006A63D9"/>
    <w:rsid w:val="006A7F97"/>
    <w:rsid w:val="006B31FF"/>
    <w:rsid w:val="006B33C7"/>
    <w:rsid w:val="006B3F59"/>
    <w:rsid w:val="006C7F1B"/>
    <w:rsid w:val="006D0100"/>
    <w:rsid w:val="006D2E98"/>
    <w:rsid w:val="006D7749"/>
    <w:rsid w:val="006E0754"/>
    <w:rsid w:val="006E157A"/>
    <w:rsid w:val="006E3A67"/>
    <w:rsid w:val="006F08AF"/>
    <w:rsid w:val="006F2BF4"/>
    <w:rsid w:val="006F2D48"/>
    <w:rsid w:val="006F3AD5"/>
    <w:rsid w:val="007027F9"/>
    <w:rsid w:val="00704897"/>
    <w:rsid w:val="007058AD"/>
    <w:rsid w:val="00705963"/>
    <w:rsid w:val="007068B8"/>
    <w:rsid w:val="007155A2"/>
    <w:rsid w:val="007159CC"/>
    <w:rsid w:val="007175CF"/>
    <w:rsid w:val="007200B6"/>
    <w:rsid w:val="00731127"/>
    <w:rsid w:val="00733E56"/>
    <w:rsid w:val="007342C3"/>
    <w:rsid w:val="0074133E"/>
    <w:rsid w:val="007457BB"/>
    <w:rsid w:val="00756D38"/>
    <w:rsid w:val="007605CE"/>
    <w:rsid w:val="00761FAB"/>
    <w:rsid w:val="00764F74"/>
    <w:rsid w:val="00771553"/>
    <w:rsid w:val="0077325E"/>
    <w:rsid w:val="007737AD"/>
    <w:rsid w:val="00774D59"/>
    <w:rsid w:val="007802B4"/>
    <w:rsid w:val="00783821"/>
    <w:rsid w:val="00786191"/>
    <w:rsid w:val="00787A31"/>
    <w:rsid w:val="007924C2"/>
    <w:rsid w:val="00794FD2"/>
    <w:rsid w:val="00796AD7"/>
    <w:rsid w:val="007A1571"/>
    <w:rsid w:val="007A1CAA"/>
    <w:rsid w:val="007A2FC7"/>
    <w:rsid w:val="007A48BC"/>
    <w:rsid w:val="007A751B"/>
    <w:rsid w:val="007A75E0"/>
    <w:rsid w:val="007B1318"/>
    <w:rsid w:val="007C3C8F"/>
    <w:rsid w:val="007C48C6"/>
    <w:rsid w:val="007D05AC"/>
    <w:rsid w:val="007D6BDD"/>
    <w:rsid w:val="007D74E4"/>
    <w:rsid w:val="007F3AB5"/>
    <w:rsid w:val="007F5727"/>
    <w:rsid w:val="007F62F5"/>
    <w:rsid w:val="00807313"/>
    <w:rsid w:val="0081479B"/>
    <w:rsid w:val="00815586"/>
    <w:rsid w:val="008167B5"/>
    <w:rsid w:val="00817489"/>
    <w:rsid w:val="00822AA4"/>
    <w:rsid w:val="008267A0"/>
    <w:rsid w:val="00827460"/>
    <w:rsid w:val="00830B03"/>
    <w:rsid w:val="00844FB6"/>
    <w:rsid w:val="008454C8"/>
    <w:rsid w:val="0085462C"/>
    <w:rsid w:val="008559F5"/>
    <w:rsid w:val="008615C4"/>
    <w:rsid w:val="00862A35"/>
    <w:rsid w:val="00862B19"/>
    <w:rsid w:val="00863A33"/>
    <w:rsid w:val="00864A63"/>
    <w:rsid w:val="00864F5F"/>
    <w:rsid w:val="00872F7A"/>
    <w:rsid w:val="00876C9F"/>
    <w:rsid w:val="00877B10"/>
    <w:rsid w:val="00883254"/>
    <w:rsid w:val="00886934"/>
    <w:rsid w:val="00887432"/>
    <w:rsid w:val="00887472"/>
    <w:rsid w:val="00892BFE"/>
    <w:rsid w:val="0089603E"/>
    <w:rsid w:val="00896619"/>
    <w:rsid w:val="00896FDC"/>
    <w:rsid w:val="008A2E0C"/>
    <w:rsid w:val="008A5A55"/>
    <w:rsid w:val="008A5FD0"/>
    <w:rsid w:val="008B26ED"/>
    <w:rsid w:val="008B37BE"/>
    <w:rsid w:val="008B7370"/>
    <w:rsid w:val="008C2ADF"/>
    <w:rsid w:val="008C6FA5"/>
    <w:rsid w:val="008C743D"/>
    <w:rsid w:val="008D109F"/>
    <w:rsid w:val="008D1230"/>
    <w:rsid w:val="008D2063"/>
    <w:rsid w:val="008E3F06"/>
    <w:rsid w:val="008E5375"/>
    <w:rsid w:val="008F2BB7"/>
    <w:rsid w:val="008F2C3C"/>
    <w:rsid w:val="00902D1A"/>
    <w:rsid w:val="00904071"/>
    <w:rsid w:val="009050C9"/>
    <w:rsid w:val="00907095"/>
    <w:rsid w:val="00910780"/>
    <w:rsid w:val="00911844"/>
    <w:rsid w:val="00912E92"/>
    <w:rsid w:val="00914848"/>
    <w:rsid w:val="00921593"/>
    <w:rsid w:val="00924885"/>
    <w:rsid w:val="00927768"/>
    <w:rsid w:val="009300CB"/>
    <w:rsid w:val="00931D25"/>
    <w:rsid w:val="00932085"/>
    <w:rsid w:val="009363CA"/>
    <w:rsid w:val="009365B4"/>
    <w:rsid w:val="00941941"/>
    <w:rsid w:val="0094673F"/>
    <w:rsid w:val="00954FD1"/>
    <w:rsid w:val="009575E1"/>
    <w:rsid w:val="00962E73"/>
    <w:rsid w:val="00966659"/>
    <w:rsid w:val="00966C74"/>
    <w:rsid w:val="00975E3E"/>
    <w:rsid w:val="00980989"/>
    <w:rsid w:val="00982DAE"/>
    <w:rsid w:val="009934DD"/>
    <w:rsid w:val="0099395C"/>
    <w:rsid w:val="00994BCF"/>
    <w:rsid w:val="0099601A"/>
    <w:rsid w:val="009A1229"/>
    <w:rsid w:val="009A19A2"/>
    <w:rsid w:val="009A2F31"/>
    <w:rsid w:val="009A6732"/>
    <w:rsid w:val="009A68F2"/>
    <w:rsid w:val="009B313D"/>
    <w:rsid w:val="009B3CE0"/>
    <w:rsid w:val="009B48B8"/>
    <w:rsid w:val="009C2C2B"/>
    <w:rsid w:val="009C49B4"/>
    <w:rsid w:val="009C5ADC"/>
    <w:rsid w:val="009C735B"/>
    <w:rsid w:val="009D1DC2"/>
    <w:rsid w:val="009D2355"/>
    <w:rsid w:val="009D2A08"/>
    <w:rsid w:val="009D3C3F"/>
    <w:rsid w:val="009D5101"/>
    <w:rsid w:val="009E13ED"/>
    <w:rsid w:val="009E7043"/>
    <w:rsid w:val="009E7682"/>
    <w:rsid w:val="009E7CA5"/>
    <w:rsid w:val="009F1F6D"/>
    <w:rsid w:val="009F584B"/>
    <w:rsid w:val="009F7E81"/>
    <w:rsid w:val="00A129E3"/>
    <w:rsid w:val="00A14A27"/>
    <w:rsid w:val="00A14F5F"/>
    <w:rsid w:val="00A1663C"/>
    <w:rsid w:val="00A16FA1"/>
    <w:rsid w:val="00A204F8"/>
    <w:rsid w:val="00A229E7"/>
    <w:rsid w:val="00A248F4"/>
    <w:rsid w:val="00A3659D"/>
    <w:rsid w:val="00A40821"/>
    <w:rsid w:val="00A44CD1"/>
    <w:rsid w:val="00A50161"/>
    <w:rsid w:val="00A50AB2"/>
    <w:rsid w:val="00A51793"/>
    <w:rsid w:val="00A53CA4"/>
    <w:rsid w:val="00A545E3"/>
    <w:rsid w:val="00A7173D"/>
    <w:rsid w:val="00A71DB4"/>
    <w:rsid w:val="00A7216C"/>
    <w:rsid w:val="00A751F4"/>
    <w:rsid w:val="00A75C0E"/>
    <w:rsid w:val="00A90F5B"/>
    <w:rsid w:val="00AA3333"/>
    <w:rsid w:val="00AA73E3"/>
    <w:rsid w:val="00AB4552"/>
    <w:rsid w:val="00AB7C54"/>
    <w:rsid w:val="00AC05B3"/>
    <w:rsid w:val="00AC0B24"/>
    <w:rsid w:val="00AC132D"/>
    <w:rsid w:val="00AC5C31"/>
    <w:rsid w:val="00AE533B"/>
    <w:rsid w:val="00AE66C5"/>
    <w:rsid w:val="00AE66DB"/>
    <w:rsid w:val="00AE7F45"/>
    <w:rsid w:val="00AF47F0"/>
    <w:rsid w:val="00AF7CEF"/>
    <w:rsid w:val="00B0124A"/>
    <w:rsid w:val="00B06202"/>
    <w:rsid w:val="00B06ACD"/>
    <w:rsid w:val="00B07BC5"/>
    <w:rsid w:val="00B1094F"/>
    <w:rsid w:val="00B10FE4"/>
    <w:rsid w:val="00B11670"/>
    <w:rsid w:val="00B1794A"/>
    <w:rsid w:val="00B17B11"/>
    <w:rsid w:val="00B277BA"/>
    <w:rsid w:val="00B34721"/>
    <w:rsid w:val="00B353F8"/>
    <w:rsid w:val="00B37D18"/>
    <w:rsid w:val="00B4416C"/>
    <w:rsid w:val="00B4605B"/>
    <w:rsid w:val="00B46566"/>
    <w:rsid w:val="00B47D47"/>
    <w:rsid w:val="00B51C9C"/>
    <w:rsid w:val="00B53274"/>
    <w:rsid w:val="00B54D2F"/>
    <w:rsid w:val="00B55566"/>
    <w:rsid w:val="00B555F0"/>
    <w:rsid w:val="00B57484"/>
    <w:rsid w:val="00B625DF"/>
    <w:rsid w:val="00B6399C"/>
    <w:rsid w:val="00B652A9"/>
    <w:rsid w:val="00B66FCF"/>
    <w:rsid w:val="00B70D30"/>
    <w:rsid w:val="00B72C9D"/>
    <w:rsid w:val="00B7380E"/>
    <w:rsid w:val="00B8007C"/>
    <w:rsid w:val="00B83BC7"/>
    <w:rsid w:val="00B86936"/>
    <w:rsid w:val="00B92ADE"/>
    <w:rsid w:val="00BA14B2"/>
    <w:rsid w:val="00BA2D68"/>
    <w:rsid w:val="00BA7BF9"/>
    <w:rsid w:val="00BB00B1"/>
    <w:rsid w:val="00BB3898"/>
    <w:rsid w:val="00BB4336"/>
    <w:rsid w:val="00BD1A9E"/>
    <w:rsid w:val="00BD1D8B"/>
    <w:rsid w:val="00BD29BD"/>
    <w:rsid w:val="00BD4224"/>
    <w:rsid w:val="00BD509F"/>
    <w:rsid w:val="00BD54BE"/>
    <w:rsid w:val="00BD73E5"/>
    <w:rsid w:val="00BD7C4D"/>
    <w:rsid w:val="00BE2E09"/>
    <w:rsid w:val="00BE2E70"/>
    <w:rsid w:val="00C0104A"/>
    <w:rsid w:val="00C0520A"/>
    <w:rsid w:val="00C07690"/>
    <w:rsid w:val="00C11618"/>
    <w:rsid w:val="00C15724"/>
    <w:rsid w:val="00C21C6D"/>
    <w:rsid w:val="00C2352E"/>
    <w:rsid w:val="00C24327"/>
    <w:rsid w:val="00C2456E"/>
    <w:rsid w:val="00C25F59"/>
    <w:rsid w:val="00C3443C"/>
    <w:rsid w:val="00C35F19"/>
    <w:rsid w:val="00C36EC1"/>
    <w:rsid w:val="00C449C5"/>
    <w:rsid w:val="00C5183E"/>
    <w:rsid w:val="00C539D1"/>
    <w:rsid w:val="00C544B7"/>
    <w:rsid w:val="00C57BD4"/>
    <w:rsid w:val="00C642D0"/>
    <w:rsid w:val="00C67169"/>
    <w:rsid w:val="00C717C2"/>
    <w:rsid w:val="00C74176"/>
    <w:rsid w:val="00C75E5A"/>
    <w:rsid w:val="00C761B9"/>
    <w:rsid w:val="00C77375"/>
    <w:rsid w:val="00C7797F"/>
    <w:rsid w:val="00C84D18"/>
    <w:rsid w:val="00C84E38"/>
    <w:rsid w:val="00C90B34"/>
    <w:rsid w:val="00C91497"/>
    <w:rsid w:val="00C9244F"/>
    <w:rsid w:val="00C94262"/>
    <w:rsid w:val="00CA0E49"/>
    <w:rsid w:val="00CB01DC"/>
    <w:rsid w:val="00CB0F7E"/>
    <w:rsid w:val="00CB1DAB"/>
    <w:rsid w:val="00CB2616"/>
    <w:rsid w:val="00CC6435"/>
    <w:rsid w:val="00CC72CD"/>
    <w:rsid w:val="00CE1171"/>
    <w:rsid w:val="00CE5225"/>
    <w:rsid w:val="00CE553F"/>
    <w:rsid w:val="00CE691D"/>
    <w:rsid w:val="00CF1C6E"/>
    <w:rsid w:val="00CF6C56"/>
    <w:rsid w:val="00CF7BF7"/>
    <w:rsid w:val="00D01D75"/>
    <w:rsid w:val="00D02262"/>
    <w:rsid w:val="00D03E6F"/>
    <w:rsid w:val="00D048F2"/>
    <w:rsid w:val="00D059E6"/>
    <w:rsid w:val="00D07A29"/>
    <w:rsid w:val="00D10520"/>
    <w:rsid w:val="00D121B2"/>
    <w:rsid w:val="00D1241A"/>
    <w:rsid w:val="00D15F96"/>
    <w:rsid w:val="00D2255C"/>
    <w:rsid w:val="00D23D6F"/>
    <w:rsid w:val="00D241CC"/>
    <w:rsid w:val="00D260AB"/>
    <w:rsid w:val="00D27583"/>
    <w:rsid w:val="00D278E5"/>
    <w:rsid w:val="00D27BA6"/>
    <w:rsid w:val="00D309D6"/>
    <w:rsid w:val="00D31679"/>
    <w:rsid w:val="00D3453D"/>
    <w:rsid w:val="00D35649"/>
    <w:rsid w:val="00D435BE"/>
    <w:rsid w:val="00D43C45"/>
    <w:rsid w:val="00D462B9"/>
    <w:rsid w:val="00D5597F"/>
    <w:rsid w:val="00D6539E"/>
    <w:rsid w:val="00D65516"/>
    <w:rsid w:val="00D65F60"/>
    <w:rsid w:val="00D679F7"/>
    <w:rsid w:val="00D70A41"/>
    <w:rsid w:val="00D76B7C"/>
    <w:rsid w:val="00D772BF"/>
    <w:rsid w:val="00D85D89"/>
    <w:rsid w:val="00D94ABC"/>
    <w:rsid w:val="00DA0CBC"/>
    <w:rsid w:val="00DA4DF8"/>
    <w:rsid w:val="00DB0AAC"/>
    <w:rsid w:val="00DB132E"/>
    <w:rsid w:val="00DB50DD"/>
    <w:rsid w:val="00DB69B5"/>
    <w:rsid w:val="00DC4D97"/>
    <w:rsid w:val="00DC53F6"/>
    <w:rsid w:val="00DC7E00"/>
    <w:rsid w:val="00DD2964"/>
    <w:rsid w:val="00DD2B0F"/>
    <w:rsid w:val="00DD4980"/>
    <w:rsid w:val="00DD5E63"/>
    <w:rsid w:val="00DD634E"/>
    <w:rsid w:val="00DE2AF7"/>
    <w:rsid w:val="00DE34FE"/>
    <w:rsid w:val="00DE75C1"/>
    <w:rsid w:val="00DF0E4B"/>
    <w:rsid w:val="00DF32AB"/>
    <w:rsid w:val="00DF5C73"/>
    <w:rsid w:val="00DF791C"/>
    <w:rsid w:val="00E05ED2"/>
    <w:rsid w:val="00E15C6F"/>
    <w:rsid w:val="00E16579"/>
    <w:rsid w:val="00E246CA"/>
    <w:rsid w:val="00E24A6C"/>
    <w:rsid w:val="00E26DF0"/>
    <w:rsid w:val="00E321B5"/>
    <w:rsid w:val="00E35CEB"/>
    <w:rsid w:val="00E35FC3"/>
    <w:rsid w:val="00E40B89"/>
    <w:rsid w:val="00E415CA"/>
    <w:rsid w:val="00E42A09"/>
    <w:rsid w:val="00E42C29"/>
    <w:rsid w:val="00E44FC3"/>
    <w:rsid w:val="00E51054"/>
    <w:rsid w:val="00E512A2"/>
    <w:rsid w:val="00E5140E"/>
    <w:rsid w:val="00E51959"/>
    <w:rsid w:val="00E52C0C"/>
    <w:rsid w:val="00E56F2D"/>
    <w:rsid w:val="00E575F5"/>
    <w:rsid w:val="00E62B98"/>
    <w:rsid w:val="00E711B3"/>
    <w:rsid w:val="00E71D2A"/>
    <w:rsid w:val="00E824E5"/>
    <w:rsid w:val="00E909E1"/>
    <w:rsid w:val="00EA02E4"/>
    <w:rsid w:val="00EA0BE4"/>
    <w:rsid w:val="00EA106B"/>
    <w:rsid w:val="00EB1023"/>
    <w:rsid w:val="00EB44C7"/>
    <w:rsid w:val="00EC0BDD"/>
    <w:rsid w:val="00EC1011"/>
    <w:rsid w:val="00ED17FB"/>
    <w:rsid w:val="00ED1DFA"/>
    <w:rsid w:val="00ED56F3"/>
    <w:rsid w:val="00ED7731"/>
    <w:rsid w:val="00EE5C79"/>
    <w:rsid w:val="00EE7EB8"/>
    <w:rsid w:val="00EF7298"/>
    <w:rsid w:val="00F009D4"/>
    <w:rsid w:val="00F02554"/>
    <w:rsid w:val="00F034D3"/>
    <w:rsid w:val="00F061E2"/>
    <w:rsid w:val="00F0696E"/>
    <w:rsid w:val="00F07A01"/>
    <w:rsid w:val="00F11010"/>
    <w:rsid w:val="00F16605"/>
    <w:rsid w:val="00F22E1F"/>
    <w:rsid w:val="00F2341B"/>
    <w:rsid w:val="00F244CD"/>
    <w:rsid w:val="00F27020"/>
    <w:rsid w:val="00F30C2C"/>
    <w:rsid w:val="00F3262E"/>
    <w:rsid w:val="00F34971"/>
    <w:rsid w:val="00F4218A"/>
    <w:rsid w:val="00F42CCB"/>
    <w:rsid w:val="00F42D52"/>
    <w:rsid w:val="00F43C4F"/>
    <w:rsid w:val="00F52CF9"/>
    <w:rsid w:val="00F57251"/>
    <w:rsid w:val="00F61E86"/>
    <w:rsid w:val="00F661A2"/>
    <w:rsid w:val="00F66DAD"/>
    <w:rsid w:val="00F72794"/>
    <w:rsid w:val="00F72A07"/>
    <w:rsid w:val="00F75372"/>
    <w:rsid w:val="00F77D27"/>
    <w:rsid w:val="00F84BB3"/>
    <w:rsid w:val="00F94331"/>
    <w:rsid w:val="00F95D68"/>
    <w:rsid w:val="00F96222"/>
    <w:rsid w:val="00FA0A70"/>
    <w:rsid w:val="00FA1055"/>
    <w:rsid w:val="00FA3584"/>
    <w:rsid w:val="00FA5E8D"/>
    <w:rsid w:val="00FA72AE"/>
    <w:rsid w:val="00FA758E"/>
    <w:rsid w:val="00FB1793"/>
    <w:rsid w:val="00FB1981"/>
    <w:rsid w:val="00FB1E3B"/>
    <w:rsid w:val="00FB5147"/>
    <w:rsid w:val="00FC59BD"/>
    <w:rsid w:val="00FC6907"/>
    <w:rsid w:val="00FD6F2B"/>
    <w:rsid w:val="00FD7006"/>
    <w:rsid w:val="00FD777F"/>
    <w:rsid w:val="00FE1DCC"/>
    <w:rsid w:val="00FF2D50"/>
    <w:rsid w:val="00FF7703"/>
    <w:rsid w:val="012C5436"/>
    <w:rsid w:val="0210ECFA"/>
    <w:rsid w:val="044F42A8"/>
    <w:rsid w:val="06BC031B"/>
    <w:rsid w:val="07A4EBB0"/>
    <w:rsid w:val="095962C1"/>
    <w:rsid w:val="0C960D6E"/>
    <w:rsid w:val="0CD90DAF"/>
    <w:rsid w:val="0D1BC419"/>
    <w:rsid w:val="0D8E8EA9"/>
    <w:rsid w:val="1227C793"/>
    <w:rsid w:val="13180EEC"/>
    <w:rsid w:val="13E96560"/>
    <w:rsid w:val="145F17FC"/>
    <w:rsid w:val="160825B5"/>
    <w:rsid w:val="1635E8C6"/>
    <w:rsid w:val="19E0EE38"/>
    <w:rsid w:val="1D39A42B"/>
    <w:rsid w:val="21B08CDE"/>
    <w:rsid w:val="228CD9D4"/>
    <w:rsid w:val="26C8D549"/>
    <w:rsid w:val="27F72554"/>
    <w:rsid w:val="28BF7E1C"/>
    <w:rsid w:val="2C84F6D7"/>
    <w:rsid w:val="2D77A703"/>
    <w:rsid w:val="2DC99353"/>
    <w:rsid w:val="2E542FF1"/>
    <w:rsid w:val="3306526B"/>
    <w:rsid w:val="35F86127"/>
    <w:rsid w:val="36933547"/>
    <w:rsid w:val="3D972D20"/>
    <w:rsid w:val="3E88EA24"/>
    <w:rsid w:val="3FD31A05"/>
    <w:rsid w:val="3FD72A0E"/>
    <w:rsid w:val="430B9E06"/>
    <w:rsid w:val="43A4D6F7"/>
    <w:rsid w:val="4771CC7A"/>
    <w:rsid w:val="4CB38150"/>
    <w:rsid w:val="4F7A3F54"/>
    <w:rsid w:val="50511659"/>
    <w:rsid w:val="50C8ABA7"/>
    <w:rsid w:val="5277E12D"/>
    <w:rsid w:val="52A9787E"/>
    <w:rsid w:val="53315F97"/>
    <w:rsid w:val="5384D9C4"/>
    <w:rsid w:val="557EEC14"/>
    <w:rsid w:val="576B5FBD"/>
    <w:rsid w:val="59C013FC"/>
    <w:rsid w:val="59D1AE84"/>
    <w:rsid w:val="5A19A95A"/>
    <w:rsid w:val="5C21C79A"/>
    <w:rsid w:val="5CD5C131"/>
    <w:rsid w:val="5D3B159A"/>
    <w:rsid w:val="5E858016"/>
    <w:rsid w:val="5F838D4A"/>
    <w:rsid w:val="5FFF6A39"/>
    <w:rsid w:val="602EFD02"/>
    <w:rsid w:val="62EF85C3"/>
    <w:rsid w:val="6356B456"/>
    <w:rsid w:val="640E2369"/>
    <w:rsid w:val="66EE90AA"/>
    <w:rsid w:val="67CA6C90"/>
    <w:rsid w:val="6A539D33"/>
    <w:rsid w:val="6B490F9D"/>
    <w:rsid w:val="6BD7EAE0"/>
    <w:rsid w:val="6E4B1B48"/>
    <w:rsid w:val="6E5E8775"/>
    <w:rsid w:val="6E6F5DD7"/>
    <w:rsid w:val="706A4658"/>
    <w:rsid w:val="7393E0CC"/>
    <w:rsid w:val="75078D14"/>
    <w:rsid w:val="771F2704"/>
    <w:rsid w:val="7739689C"/>
    <w:rsid w:val="78F5FC47"/>
    <w:rsid w:val="79E4B808"/>
    <w:rsid w:val="7B93C6CC"/>
    <w:rsid w:val="7C065BE6"/>
    <w:rsid w:val="7C1F680E"/>
    <w:rsid w:val="7D32D295"/>
    <w:rsid w:val="7FAB74A4"/>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E1E0BE"/>
  <w15:chartTrackingRefBased/>
  <w15:docId w15:val="{056ED0B5-0AC1-4A0B-A027-F67417B45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D8B"/>
  </w:style>
  <w:style w:type="paragraph" w:styleId="Heading3">
    <w:name w:val="heading 3"/>
    <w:basedOn w:val="Normal"/>
    <w:link w:val="Heading3Char"/>
    <w:uiPriority w:val="9"/>
    <w:qFormat/>
    <w:rsid w:val="00F02554"/>
    <w:pPr>
      <w:spacing w:before="100" w:beforeAutospacing="1" w:after="100" w:afterAutospacing="1"/>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Section"/>
    <w:basedOn w:val="Normal"/>
    <w:uiPriority w:val="34"/>
    <w:qFormat/>
    <w:rsid w:val="00536ED9"/>
    <w:pPr>
      <w:ind w:left="720"/>
      <w:contextualSpacing/>
    </w:pPr>
  </w:style>
  <w:style w:type="paragraph" w:styleId="Header">
    <w:name w:val="header"/>
    <w:basedOn w:val="Normal"/>
    <w:link w:val="HeaderChar"/>
    <w:uiPriority w:val="99"/>
    <w:unhideWhenUsed/>
    <w:rsid w:val="00E711B3"/>
    <w:pPr>
      <w:tabs>
        <w:tab w:val="center" w:pos="4536"/>
        <w:tab w:val="right" w:pos="9072"/>
      </w:tabs>
    </w:pPr>
  </w:style>
  <w:style w:type="character" w:customStyle="1" w:styleId="HeaderChar">
    <w:name w:val="Header Char"/>
    <w:basedOn w:val="DefaultParagraphFont"/>
    <w:link w:val="Header"/>
    <w:uiPriority w:val="99"/>
    <w:rsid w:val="00E711B3"/>
  </w:style>
  <w:style w:type="paragraph" w:styleId="Footer">
    <w:name w:val="footer"/>
    <w:basedOn w:val="Normal"/>
    <w:link w:val="FooterChar"/>
    <w:uiPriority w:val="99"/>
    <w:unhideWhenUsed/>
    <w:rsid w:val="00E711B3"/>
    <w:pPr>
      <w:tabs>
        <w:tab w:val="center" w:pos="4536"/>
        <w:tab w:val="right" w:pos="9072"/>
      </w:tabs>
    </w:pPr>
  </w:style>
  <w:style w:type="character" w:customStyle="1" w:styleId="FooterChar">
    <w:name w:val="Footer Char"/>
    <w:basedOn w:val="DefaultParagraphFont"/>
    <w:link w:val="Footer"/>
    <w:uiPriority w:val="99"/>
    <w:rsid w:val="00E711B3"/>
  </w:style>
  <w:style w:type="character" w:styleId="PageNumber">
    <w:name w:val="page number"/>
    <w:basedOn w:val="DefaultParagraphFont"/>
    <w:uiPriority w:val="99"/>
    <w:semiHidden/>
    <w:unhideWhenUsed/>
    <w:rsid w:val="00565040"/>
  </w:style>
  <w:style w:type="paragraph" w:styleId="BalloonText">
    <w:name w:val="Balloon Text"/>
    <w:basedOn w:val="Normal"/>
    <w:link w:val="BalloonTextChar"/>
    <w:uiPriority w:val="99"/>
    <w:semiHidden/>
    <w:unhideWhenUsed/>
    <w:rsid w:val="0033584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5848"/>
    <w:rPr>
      <w:rFonts w:ascii="Segoe UI" w:hAnsi="Segoe UI" w:cs="Segoe UI"/>
      <w:sz w:val="18"/>
      <w:szCs w:val="18"/>
    </w:rPr>
  </w:style>
  <w:style w:type="paragraph" w:customStyle="1" w:styleId="LLNormal">
    <w:name w:val="LL_Normal"/>
    <w:basedOn w:val="Normal"/>
    <w:qFormat/>
    <w:rsid w:val="00A229E7"/>
    <w:pPr>
      <w:suppressAutoHyphens/>
      <w:spacing w:after="200" w:line="280" w:lineRule="atLeast"/>
      <w:jc w:val="both"/>
    </w:pPr>
    <w:rPr>
      <w:rFonts w:ascii="Arial" w:eastAsia="Calibri" w:hAnsi="Arial" w:cs="Times New Roman"/>
      <w:sz w:val="20"/>
      <w:szCs w:val="22"/>
      <w:lang w:val="nl-NL"/>
    </w:rPr>
  </w:style>
  <w:style w:type="paragraph" w:customStyle="1" w:styleId="LLHeading1">
    <w:name w:val="LLHeading 1"/>
    <w:basedOn w:val="LLNormal"/>
    <w:qFormat/>
    <w:rsid w:val="00A229E7"/>
    <w:pPr>
      <w:keepNext/>
      <w:numPr>
        <w:numId w:val="8"/>
      </w:numPr>
      <w:outlineLvl w:val="0"/>
    </w:pPr>
    <w:rPr>
      <w:b/>
    </w:rPr>
  </w:style>
  <w:style w:type="paragraph" w:customStyle="1" w:styleId="LLHeading2">
    <w:name w:val="LLHeading 2"/>
    <w:basedOn w:val="LLNormal"/>
    <w:qFormat/>
    <w:rsid w:val="00A229E7"/>
    <w:pPr>
      <w:numPr>
        <w:ilvl w:val="1"/>
        <w:numId w:val="8"/>
      </w:numPr>
      <w:ind w:left="850" w:hanging="850"/>
      <w:outlineLvl w:val="1"/>
    </w:pPr>
  </w:style>
  <w:style w:type="paragraph" w:customStyle="1" w:styleId="LLHeading3">
    <w:name w:val="LLHeading 3"/>
    <w:basedOn w:val="LLNormal"/>
    <w:qFormat/>
    <w:rsid w:val="00A229E7"/>
    <w:pPr>
      <w:numPr>
        <w:ilvl w:val="2"/>
        <w:numId w:val="8"/>
      </w:numPr>
      <w:ind w:left="850" w:hanging="850"/>
      <w:outlineLvl w:val="2"/>
    </w:pPr>
  </w:style>
  <w:style w:type="paragraph" w:customStyle="1" w:styleId="LLHeading4">
    <w:name w:val="LLHeading 4"/>
    <w:basedOn w:val="LLNormal"/>
    <w:qFormat/>
    <w:rsid w:val="00A229E7"/>
    <w:pPr>
      <w:numPr>
        <w:ilvl w:val="3"/>
        <w:numId w:val="8"/>
      </w:numPr>
      <w:ind w:left="850" w:hanging="850"/>
      <w:outlineLvl w:val="3"/>
    </w:pPr>
  </w:style>
  <w:style w:type="paragraph" w:customStyle="1" w:styleId="LLHeading5">
    <w:name w:val="LLHeading 5"/>
    <w:basedOn w:val="LLNormal"/>
    <w:qFormat/>
    <w:rsid w:val="00A229E7"/>
    <w:pPr>
      <w:numPr>
        <w:ilvl w:val="4"/>
        <w:numId w:val="8"/>
      </w:numPr>
      <w:ind w:left="850" w:hanging="850"/>
      <w:outlineLvl w:val="4"/>
    </w:pPr>
  </w:style>
  <w:style w:type="paragraph" w:customStyle="1" w:styleId="CitcoNormalbeforeImagesandBullets">
    <w:name w:val="Citco Normal before Images and Bullets"/>
    <w:next w:val="Normal"/>
    <w:qFormat/>
    <w:rsid w:val="00A229E7"/>
    <w:pPr>
      <w:spacing w:after="120"/>
      <w:jc w:val="both"/>
    </w:pPr>
    <w:rPr>
      <w:rFonts w:ascii="Segoe UI" w:hAnsi="Segoe UI" w:cs="Segoe UI"/>
      <w:color w:val="000000"/>
      <w:sz w:val="20"/>
      <w:szCs w:val="22"/>
      <w:lang w:val="en-US"/>
    </w:rPr>
  </w:style>
  <w:style w:type="paragraph" w:customStyle="1" w:styleId="LLAgr2Heading1">
    <w:name w:val="LL_Agr2Heading 1"/>
    <w:basedOn w:val="LLNormal"/>
    <w:qFormat/>
    <w:rsid w:val="00A229E7"/>
    <w:pPr>
      <w:keepNext/>
      <w:numPr>
        <w:numId w:val="9"/>
      </w:numPr>
      <w:outlineLvl w:val="0"/>
    </w:pPr>
    <w:rPr>
      <w:b/>
      <w:caps/>
      <w:lang w:val="en-GB"/>
    </w:rPr>
  </w:style>
  <w:style w:type="paragraph" w:customStyle="1" w:styleId="LLAgr2Heading2">
    <w:name w:val="LL_Agr2Heading 2"/>
    <w:basedOn w:val="LLNormal"/>
    <w:qFormat/>
    <w:rsid w:val="00A229E7"/>
    <w:pPr>
      <w:numPr>
        <w:ilvl w:val="1"/>
        <w:numId w:val="9"/>
      </w:numPr>
      <w:outlineLvl w:val="1"/>
    </w:pPr>
    <w:rPr>
      <w:lang w:val="en-GB"/>
    </w:rPr>
  </w:style>
  <w:style w:type="paragraph" w:customStyle="1" w:styleId="LLAgr2Heading3">
    <w:name w:val="LL_Agr2Heading 3"/>
    <w:basedOn w:val="LLNormal"/>
    <w:qFormat/>
    <w:rsid w:val="00A229E7"/>
    <w:pPr>
      <w:numPr>
        <w:ilvl w:val="2"/>
        <w:numId w:val="9"/>
      </w:numPr>
      <w:outlineLvl w:val="2"/>
    </w:pPr>
    <w:rPr>
      <w:lang w:val="en-GB"/>
    </w:rPr>
  </w:style>
  <w:style w:type="paragraph" w:customStyle="1" w:styleId="LLAgr2Heading4">
    <w:name w:val="LL_Agr2Heading 4"/>
    <w:basedOn w:val="LLNormal"/>
    <w:qFormat/>
    <w:rsid w:val="00A229E7"/>
    <w:pPr>
      <w:numPr>
        <w:ilvl w:val="3"/>
        <w:numId w:val="9"/>
      </w:numPr>
      <w:outlineLvl w:val="3"/>
    </w:pPr>
    <w:rPr>
      <w:lang w:val="en-GB"/>
    </w:rPr>
  </w:style>
  <w:style w:type="paragraph" w:customStyle="1" w:styleId="LLAgr2Heading5">
    <w:name w:val="LL_Agr2Heading 5"/>
    <w:basedOn w:val="LLNormal"/>
    <w:qFormat/>
    <w:rsid w:val="00A229E7"/>
    <w:pPr>
      <w:numPr>
        <w:ilvl w:val="4"/>
        <w:numId w:val="9"/>
      </w:numPr>
      <w:outlineLvl w:val="4"/>
    </w:pPr>
    <w:rPr>
      <w:lang w:val="en-GB"/>
    </w:rPr>
  </w:style>
  <w:style w:type="paragraph" w:customStyle="1" w:styleId="LLSchedule">
    <w:name w:val="LL_Schedule"/>
    <w:basedOn w:val="LLNormal"/>
    <w:next w:val="LLTitleSchedule"/>
    <w:qFormat/>
    <w:rsid w:val="00A229E7"/>
    <w:pPr>
      <w:keepNext/>
      <w:numPr>
        <w:numId w:val="10"/>
      </w:numPr>
      <w:jc w:val="center"/>
    </w:pPr>
    <w:rPr>
      <w:b/>
      <w:lang w:val="en-GB"/>
    </w:rPr>
  </w:style>
  <w:style w:type="paragraph" w:customStyle="1" w:styleId="LLTitleSchedule">
    <w:name w:val="LL_TitleSchedule"/>
    <w:basedOn w:val="LLNormal"/>
    <w:next w:val="LLNormal"/>
    <w:qFormat/>
    <w:rsid w:val="00A229E7"/>
    <w:pPr>
      <w:keepNext/>
      <w:jc w:val="center"/>
    </w:pPr>
    <w:rPr>
      <w:b/>
      <w:caps/>
      <w:lang w:val="en-GB"/>
    </w:rPr>
  </w:style>
  <w:style w:type="paragraph" w:customStyle="1" w:styleId="LLWhereas">
    <w:name w:val="LL_Whereas"/>
    <w:basedOn w:val="LLNormal"/>
    <w:qFormat/>
    <w:rsid w:val="00A229E7"/>
    <w:pPr>
      <w:numPr>
        <w:numId w:val="11"/>
      </w:numPr>
    </w:pPr>
    <w:rPr>
      <w:lang w:val="en-GB"/>
    </w:rPr>
  </w:style>
  <w:style w:type="paragraph" w:customStyle="1" w:styleId="Level1">
    <w:name w:val="Level 1"/>
    <w:basedOn w:val="Normal"/>
    <w:link w:val="Level1Char"/>
    <w:rsid w:val="00A229E7"/>
    <w:pPr>
      <w:numPr>
        <w:numId w:val="15"/>
      </w:numPr>
    </w:pPr>
    <w:rPr>
      <w:rFonts w:ascii="Times New Roman" w:eastAsia="Times New Roman" w:hAnsi="Times New Roman" w:cs="Times New Roman"/>
      <w:sz w:val="20"/>
      <w:szCs w:val="20"/>
      <w:lang w:val="en-GB"/>
    </w:rPr>
  </w:style>
  <w:style w:type="paragraph" w:customStyle="1" w:styleId="Level2">
    <w:name w:val="Level 2"/>
    <w:basedOn w:val="Normal"/>
    <w:rsid w:val="00A229E7"/>
    <w:pPr>
      <w:numPr>
        <w:ilvl w:val="1"/>
        <w:numId w:val="15"/>
      </w:numPr>
    </w:pPr>
    <w:rPr>
      <w:rFonts w:ascii="Times New Roman" w:eastAsia="Times New Roman" w:hAnsi="Times New Roman" w:cs="Times New Roman"/>
      <w:sz w:val="20"/>
      <w:szCs w:val="20"/>
      <w:lang w:val="en-GB"/>
    </w:rPr>
  </w:style>
  <w:style w:type="paragraph" w:customStyle="1" w:styleId="Level3">
    <w:name w:val="Level 3"/>
    <w:basedOn w:val="Normal"/>
    <w:rsid w:val="00A229E7"/>
    <w:pPr>
      <w:numPr>
        <w:ilvl w:val="2"/>
        <w:numId w:val="15"/>
      </w:numPr>
    </w:pPr>
    <w:rPr>
      <w:rFonts w:ascii="Times New Roman" w:eastAsia="Times New Roman" w:hAnsi="Times New Roman" w:cs="Times New Roman"/>
      <w:sz w:val="20"/>
      <w:szCs w:val="20"/>
      <w:lang w:val="en-GB"/>
    </w:rPr>
  </w:style>
  <w:style w:type="paragraph" w:customStyle="1" w:styleId="Level4">
    <w:name w:val="Level 4"/>
    <w:basedOn w:val="Normal"/>
    <w:rsid w:val="00A229E7"/>
    <w:pPr>
      <w:numPr>
        <w:ilvl w:val="3"/>
        <w:numId w:val="15"/>
      </w:numPr>
    </w:pPr>
    <w:rPr>
      <w:rFonts w:ascii="Times New Roman" w:eastAsia="Times New Roman" w:hAnsi="Times New Roman" w:cs="Times New Roman"/>
      <w:sz w:val="20"/>
      <w:szCs w:val="20"/>
      <w:lang w:val="en-GB"/>
    </w:rPr>
  </w:style>
  <w:style w:type="paragraph" w:customStyle="1" w:styleId="Level5">
    <w:name w:val="Level 5"/>
    <w:basedOn w:val="Normal"/>
    <w:rsid w:val="00A229E7"/>
    <w:pPr>
      <w:numPr>
        <w:ilvl w:val="4"/>
        <w:numId w:val="15"/>
      </w:numPr>
    </w:pPr>
    <w:rPr>
      <w:rFonts w:ascii="Times New Roman" w:eastAsia="Times New Roman" w:hAnsi="Times New Roman" w:cs="Times New Roman"/>
      <w:sz w:val="20"/>
      <w:szCs w:val="20"/>
      <w:lang w:val="en-GB"/>
    </w:rPr>
  </w:style>
  <w:style w:type="character" w:customStyle="1" w:styleId="Heading1Text">
    <w:name w:val="Heading 1 Text"/>
    <w:rsid w:val="00A229E7"/>
    <w:rPr>
      <w:b/>
      <w:smallCaps/>
    </w:rPr>
  </w:style>
  <w:style w:type="character" w:customStyle="1" w:styleId="Level1Char">
    <w:name w:val="Level 1 Char"/>
    <w:link w:val="Level1"/>
    <w:locked/>
    <w:rsid w:val="00A229E7"/>
    <w:rPr>
      <w:rFonts w:ascii="Times New Roman" w:eastAsia="Times New Roman" w:hAnsi="Times New Roman" w:cs="Times New Roman"/>
      <w:sz w:val="20"/>
      <w:szCs w:val="20"/>
      <w:lang w:val="en-GB"/>
    </w:rPr>
  </w:style>
  <w:style w:type="paragraph" w:styleId="BodyTextIndent">
    <w:name w:val="Body Text Indent"/>
    <w:basedOn w:val="Normal"/>
    <w:link w:val="BodyTextIndentChar"/>
    <w:rsid w:val="00C539D1"/>
    <w:pPr>
      <w:ind w:left="-720"/>
      <w:jc w:val="both"/>
    </w:pPr>
    <w:rPr>
      <w:rFonts w:ascii="Palatino" w:eastAsia="Times New Roman" w:hAnsi="Palatino" w:cs="Times New Roman"/>
      <w:sz w:val="20"/>
      <w:szCs w:val="20"/>
      <w:lang w:val="en-US"/>
    </w:rPr>
  </w:style>
  <w:style w:type="character" w:customStyle="1" w:styleId="BodyTextIndentChar">
    <w:name w:val="Body Text Indent Char"/>
    <w:basedOn w:val="DefaultParagraphFont"/>
    <w:link w:val="BodyTextIndent"/>
    <w:rsid w:val="00C539D1"/>
    <w:rPr>
      <w:rFonts w:ascii="Palatino" w:eastAsia="Times New Roman" w:hAnsi="Palatino" w:cs="Times New Roman"/>
      <w:sz w:val="20"/>
      <w:szCs w:val="20"/>
      <w:lang w:val="en-US"/>
    </w:rPr>
  </w:style>
  <w:style w:type="paragraph" w:styleId="Revision">
    <w:name w:val="Revision"/>
    <w:hidden/>
    <w:uiPriority w:val="99"/>
    <w:semiHidden/>
    <w:rsid w:val="003E6190"/>
  </w:style>
  <w:style w:type="character" w:styleId="CommentReference">
    <w:name w:val="annotation reference"/>
    <w:basedOn w:val="DefaultParagraphFont"/>
    <w:uiPriority w:val="99"/>
    <w:semiHidden/>
    <w:unhideWhenUsed/>
    <w:rsid w:val="00B51C9C"/>
    <w:rPr>
      <w:sz w:val="16"/>
      <w:szCs w:val="16"/>
    </w:rPr>
  </w:style>
  <w:style w:type="paragraph" w:styleId="CommentText">
    <w:name w:val="annotation text"/>
    <w:basedOn w:val="Normal"/>
    <w:link w:val="CommentTextChar"/>
    <w:uiPriority w:val="99"/>
    <w:unhideWhenUsed/>
    <w:rsid w:val="00B51C9C"/>
    <w:rPr>
      <w:sz w:val="20"/>
      <w:szCs w:val="20"/>
    </w:rPr>
  </w:style>
  <w:style w:type="character" w:customStyle="1" w:styleId="CommentTextChar">
    <w:name w:val="Comment Text Char"/>
    <w:basedOn w:val="DefaultParagraphFont"/>
    <w:link w:val="CommentText"/>
    <w:uiPriority w:val="99"/>
    <w:rsid w:val="00B51C9C"/>
    <w:rPr>
      <w:sz w:val="20"/>
      <w:szCs w:val="20"/>
    </w:rPr>
  </w:style>
  <w:style w:type="paragraph" w:styleId="CommentSubject">
    <w:name w:val="annotation subject"/>
    <w:basedOn w:val="CommentText"/>
    <w:next w:val="CommentText"/>
    <w:link w:val="CommentSubjectChar"/>
    <w:uiPriority w:val="99"/>
    <w:semiHidden/>
    <w:unhideWhenUsed/>
    <w:rsid w:val="00B51C9C"/>
    <w:rPr>
      <w:b/>
      <w:bCs/>
    </w:rPr>
  </w:style>
  <w:style w:type="character" w:customStyle="1" w:styleId="CommentSubjectChar">
    <w:name w:val="Comment Subject Char"/>
    <w:basedOn w:val="CommentTextChar"/>
    <w:link w:val="CommentSubject"/>
    <w:uiPriority w:val="99"/>
    <w:semiHidden/>
    <w:rsid w:val="00B51C9C"/>
    <w:rPr>
      <w:b/>
      <w:bCs/>
      <w:sz w:val="20"/>
      <w:szCs w:val="20"/>
    </w:rPr>
  </w:style>
  <w:style w:type="character" w:customStyle="1" w:styleId="ui-provider">
    <w:name w:val="ui-provider"/>
    <w:basedOn w:val="DefaultParagraphFont"/>
    <w:rsid w:val="001F460E"/>
  </w:style>
  <w:style w:type="character" w:styleId="Strong">
    <w:name w:val="Strong"/>
    <w:basedOn w:val="DefaultParagraphFont"/>
    <w:uiPriority w:val="22"/>
    <w:qFormat/>
    <w:rsid w:val="003F2591"/>
    <w:rPr>
      <w:b/>
      <w:bCs/>
    </w:rPr>
  </w:style>
  <w:style w:type="paragraph" w:styleId="NormalWeb">
    <w:name w:val="Normal (Web)"/>
    <w:basedOn w:val="Normal"/>
    <w:uiPriority w:val="99"/>
    <w:semiHidden/>
    <w:unhideWhenUsed/>
    <w:rsid w:val="00396A9A"/>
    <w:pPr>
      <w:spacing w:before="100" w:beforeAutospacing="1" w:after="100" w:afterAutospacing="1"/>
    </w:pPr>
    <w:rPr>
      <w:rFonts w:ascii="Times New Roman" w:eastAsia="Times New Roman" w:hAnsi="Times New Roman" w:cs="Times New Roman"/>
      <w:lang w:val="en-IN" w:eastAsia="en-IN"/>
    </w:rPr>
  </w:style>
  <w:style w:type="character" w:customStyle="1" w:styleId="Heading3Char">
    <w:name w:val="Heading 3 Char"/>
    <w:basedOn w:val="DefaultParagraphFont"/>
    <w:link w:val="Heading3"/>
    <w:uiPriority w:val="9"/>
    <w:rsid w:val="00F02554"/>
    <w:rPr>
      <w:rFonts w:ascii="Times New Roman" w:eastAsia="Times New Roman" w:hAnsi="Times New Roman" w:cs="Times New Roman"/>
      <w:b/>
      <w:bCs/>
      <w:sz w:val="27"/>
      <w:szCs w:val="27"/>
      <w:lang w:val="en-IN" w:eastAsia="en-IN"/>
    </w:rPr>
  </w:style>
  <w:style w:type="paragraph" w:customStyle="1" w:styleId="LLDash1">
    <w:name w:val="LL_Dash 1"/>
    <w:basedOn w:val="LLNormal"/>
    <w:qFormat/>
    <w:rsid w:val="00595AC6"/>
    <w:pPr>
      <w:numPr>
        <w:numId w:val="25"/>
      </w:numPr>
      <w:spacing w:after="0"/>
    </w:pPr>
  </w:style>
  <w:style w:type="paragraph" w:customStyle="1" w:styleId="LLDash2">
    <w:name w:val="LL_Dash 2"/>
    <w:basedOn w:val="LLNormal"/>
    <w:qFormat/>
    <w:rsid w:val="00595AC6"/>
    <w:pPr>
      <w:numPr>
        <w:ilvl w:val="1"/>
        <w:numId w:val="25"/>
      </w:numPr>
      <w:spacing w:after="0"/>
    </w:pPr>
  </w:style>
  <w:style w:type="paragraph" w:customStyle="1" w:styleId="LLDash3">
    <w:name w:val="LL_Dash 3"/>
    <w:basedOn w:val="LLNormal"/>
    <w:qFormat/>
    <w:rsid w:val="00595AC6"/>
    <w:pPr>
      <w:numPr>
        <w:ilvl w:val="2"/>
        <w:numId w:val="25"/>
      </w:numPr>
      <w:spacing w:after="0"/>
    </w:pPr>
  </w:style>
  <w:style w:type="paragraph" w:customStyle="1" w:styleId="LLDash4">
    <w:name w:val="LL_Dash 4"/>
    <w:basedOn w:val="LLNormal"/>
    <w:qFormat/>
    <w:rsid w:val="00595AC6"/>
    <w:pPr>
      <w:numPr>
        <w:ilvl w:val="3"/>
        <w:numId w:val="25"/>
      </w:numPr>
      <w:spacing w:after="0"/>
    </w:pPr>
  </w:style>
  <w:style w:type="paragraph" w:customStyle="1" w:styleId="LLDash5">
    <w:name w:val="LL_Dash 5"/>
    <w:basedOn w:val="LLNormal"/>
    <w:qFormat/>
    <w:rsid w:val="00595AC6"/>
    <w:pPr>
      <w:numPr>
        <w:ilvl w:val="4"/>
        <w:numId w:val="25"/>
      </w:numPr>
      <w:spacing w:after="0"/>
    </w:pPr>
  </w:style>
  <w:style w:type="table" w:styleId="TableGrid">
    <w:name w:val="Table Grid"/>
    <w:basedOn w:val="TableNormal"/>
    <w:uiPriority w:val="99"/>
    <w:rsid w:val="006E3A67"/>
    <w:rPr>
      <w:rFonts w:ascii="Calibri" w:eastAsia="Times New Roman" w:hAnsi="Calibri" w:cs="Calibri"/>
      <w:sz w:val="20"/>
      <w:szCs w:val="20"/>
      <w:lang w:val="hu-HU" w:eastAsia="hu-H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25439">
      <w:bodyDiv w:val="1"/>
      <w:marLeft w:val="0"/>
      <w:marRight w:val="0"/>
      <w:marTop w:val="0"/>
      <w:marBottom w:val="0"/>
      <w:divBdr>
        <w:top w:val="none" w:sz="0" w:space="0" w:color="auto"/>
        <w:left w:val="none" w:sz="0" w:space="0" w:color="auto"/>
        <w:bottom w:val="none" w:sz="0" w:space="0" w:color="auto"/>
        <w:right w:val="none" w:sz="0" w:space="0" w:color="auto"/>
      </w:divBdr>
    </w:div>
    <w:div w:id="581720574">
      <w:bodyDiv w:val="1"/>
      <w:marLeft w:val="0"/>
      <w:marRight w:val="0"/>
      <w:marTop w:val="0"/>
      <w:marBottom w:val="0"/>
      <w:divBdr>
        <w:top w:val="none" w:sz="0" w:space="0" w:color="auto"/>
        <w:left w:val="none" w:sz="0" w:space="0" w:color="auto"/>
        <w:bottom w:val="none" w:sz="0" w:space="0" w:color="auto"/>
        <w:right w:val="none" w:sz="0" w:space="0" w:color="auto"/>
      </w:divBdr>
    </w:div>
    <w:div w:id="778523077">
      <w:bodyDiv w:val="1"/>
      <w:marLeft w:val="0"/>
      <w:marRight w:val="0"/>
      <w:marTop w:val="0"/>
      <w:marBottom w:val="0"/>
      <w:divBdr>
        <w:top w:val="none" w:sz="0" w:space="0" w:color="auto"/>
        <w:left w:val="none" w:sz="0" w:space="0" w:color="auto"/>
        <w:bottom w:val="none" w:sz="0" w:space="0" w:color="auto"/>
        <w:right w:val="none" w:sz="0" w:space="0" w:color="auto"/>
      </w:divBdr>
    </w:div>
    <w:div w:id="801533400">
      <w:bodyDiv w:val="1"/>
      <w:marLeft w:val="0"/>
      <w:marRight w:val="0"/>
      <w:marTop w:val="0"/>
      <w:marBottom w:val="0"/>
      <w:divBdr>
        <w:top w:val="none" w:sz="0" w:space="0" w:color="auto"/>
        <w:left w:val="none" w:sz="0" w:space="0" w:color="auto"/>
        <w:bottom w:val="none" w:sz="0" w:space="0" w:color="auto"/>
        <w:right w:val="none" w:sz="0" w:space="0" w:color="auto"/>
      </w:divBdr>
    </w:div>
    <w:div w:id="878592832">
      <w:bodyDiv w:val="1"/>
      <w:marLeft w:val="0"/>
      <w:marRight w:val="0"/>
      <w:marTop w:val="0"/>
      <w:marBottom w:val="0"/>
      <w:divBdr>
        <w:top w:val="none" w:sz="0" w:space="0" w:color="auto"/>
        <w:left w:val="none" w:sz="0" w:space="0" w:color="auto"/>
        <w:bottom w:val="none" w:sz="0" w:space="0" w:color="auto"/>
        <w:right w:val="none" w:sz="0" w:space="0" w:color="auto"/>
      </w:divBdr>
    </w:div>
    <w:div w:id="1569608076">
      <w:bodyDiv w:val="1"/>
      <w:marLeft w:val="0"/>
      <w:marRight w:val="0"/>
      <w:marTop w:val="0"/>
      <w:marBottom w:val="0"/>
      <w:divBdr>
        <w:top w:val="none" w:sz="0" w:space="0" w:color="auto"/>
        <w:left w:val="none" w:sz="0" w:space="0" w:color="auto"/>
        <w:bottom w:val="none" w:sz="0" w:space="0" w:color="auto"/>
        <w:right w:val="none" w:sz="0" w:space="0" w:color="auto"/>
      </w:divBdr>
    </w:div>
    <w:div w:id="1581282458">
      <w:bodyDiv w:val="1"/>
      <w:marLeft w:val="0"/>
      <w:marRight w:val="0"/>
      <w:marTop w:val="0"/>
      <w:marBottom w:val="0"/>
      <w:divBdr>
        <w:top w:val="none" w:sz="0" w:space="0" w:color="auto"/>
        <w:left w:val="none" w:sz="0" w:space="0" w:color="auto"/>
        <w:bottom w:val="none" w:sz="0" w:space="0" w:color="auto"/>
        <w:right w:val="none" w:sz="0" w:space="0" w:color="auto"/>
      </w:divBdr>
    </w:div>
    <w:div w:id="1684822234">
      <w:bodyDiv w:val="1"/>
      <w:marLeft w:val="0"/>
      <w:marRight w:val="0"/>
      <w:marTop w:val="0"/>
      <w:marBottom w:val="0"/>
      <w:divBdr>
        <w:top w:val="none" w:sz="0" w:space="0" w:color="auto"/>
        <w:left w:val="none" w:sz="0" w:space="0" w:color="auto"/>
        <w:bottom w:val="none" w:sz="0" w:space="0" w:color="auto"/>
        <w:right w:val="none" w:sz="0" w:space="0" w:color="auto"/>
      </w:divBdr>
    </w:div>
    <w:div w:id="1765033052">
      <w:bodyDiv w:val="1"/>
      <w:marLeft w:val="0"/>
      <w:marRight w:val="0"/>
      <w:marTop w:val="0"/>
      <w:marBottom w:val="0"/>
      <w:divBdr>
        <w:top w:val="none" w:sz="0" w:space="0" w:color="auto"/>
        <w:left w:val="none" w:sz="0" w:space="0" w:color="auto"/>
        <w:bottom w:val="none" w:sz="0" w:space="0" w:color="auto"/>
        <w:right w:val="none" w:sz="0" w:space="0" w:color="auto"/>
      </w:divBdr>
    </w:div>
    <w:div w:id="2111125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2AE493F-A986-4D43-B643-8FA2287CB094}">
  <we:reference id="WA200007740" version="1.0.3.0" store="Omex" storeType="OMEX"/>
  <we:alternateReferences>
    <we:reference id="WA200007740" version="1.0.3.0" store="WA200007740"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e678f0-55a3-4057-8d69-60d6396d8fef">
      <Terms xmlns="http://schemas.microsoft.com/office/infopath/2007/PartnerControls"/>
    </lcf76f155ced4ddcb4097134ff3c332f>
    <TaxCatchAll xmlns="0c79e482-8e11-4955-91bf-1265dfe3e90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3372DFBD678A41B0B1F59D5DEC814A" ma:contentTypeVersion="13" ma:contentTypeDescription="Create a new document." ma:contentTypeScope="" ma:versionID="d6be2b77fc467819d1baf37e98f9148d">
  <xsd:schema xmlns:xsd="http://www.w3.org/2001/XMLSchema" xmlns:xs="http://www.w3.org/2001/XMLSchema" xmlns:p="http://schemas.microsoft.com/office/2006/metadata/properties" xmlns:ns2="4de678f0-55a3-4057-8d69-60d6396d8fef" xmlns:ns3="0c79e482-8e11-4955-91bf-1265dfe3e905" targetNamespace="http://schemas.microsoft.com/office/2006/metadata/properties" ma:root="true" ma:fieldsID="e17d759af2906429d7c4882da056e698" ns2:_="" ns3:_="">
    <xsd:import namespace="4de678f0-55a3-4057-8d69-60d6396d8fef"/>
    <xsd:import namespace="0c79e482-8e11-4955-91bf-1265dfe3e9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e678f0-55a3-4057-8d69-60d6396d8f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7376722-c57d-4dca-a2f4-ce7300d2df7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79e482-8e11-4955-91bf-1265dfe3e90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af9377-8b1e-47bf-b80e-e82ccf67d2fb}" ma:internalName="TaxCatchAll" ma:showField="CatchAllData" ma:web="0c79e482-8e11-4955-91bf-1265dfe3e9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5CFAC8-4582-40CC-A76B-344EDE8E00AC}">
  <ds:schemaRefs>
    <ds:schemaRef ds:uri="http://schemas.microsoft.com/sharepoint/v3/contenttype/forms"/>
  </ds:schemaRefs>
</ds:datastoreItem>
</file>

<file path=customXml/itemProps2.xml><?xml version="1.0" encoding="utf-8"?>
<ds:datastoreItem xmlns:ds="http://schemas.openxmlformats.org/officeDocument/2006/customXml" ds:itemID="{F506A2ED-7D02-4F19-8537-8C65EA6A7AA7}">
  <ds:schemaRefs>
    <ds:schemaRef ds:uri="http://schemas.openxmlformats.org/officeDocument/2006/bibliography"/>
  </ds:schemaRefs>
</ds:datastoreItem>
</file>

<file path=customXml/itemProps3.xml><?xml version="1.0" encoding="utf-8"?>
<ds:datastoreItem xmlns:ds="http://schemas.openxmlformats.org/officeDocument/2006/customXml" ds:itemID="{51858814-1E52-4292-B79E-C79CE9EE9842}">
  <ds:schemaRefs>
    <ds:schemaRef ds:uri="http://schemas.microsoft.com/office/2006/metadata/properties"/>
    <ds:schemaRef ds:uri="http://schemas.microsoft.com/office/infopath/2007/PartnerControls"/>
    <ds:schemaRef ds:uri="4de678f0-55a3-4057-8d69-60d6396d8fef"/>
    <ds:schemaRef ds:uri="0c79e482-8e11-4955-91bf-1265dfe3e905"/>
  </ds:schemaRefs>
</ds:datastoreItem>
</file>

<file path=customXml/itemProps4.xml><?xml version="1.0" encoding="utf-8"?>
<ds:datastoreItem xmlns:ds="http://schemas.openxmlformats.org/officeDocument/2006/customXml" ds:itemID="{639AAAF9-6ECF-40F6-99FE-76F9C0D6C5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e678f0-55a3-4057-8d69-60d6396d8fef"/>
    <ds:schemaRef ds:uri="0c79e482-8e11-4955-91bf-1265dfe3e9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944</Words>
  <Characters>6517</Characters>
  <Application>Microsoft Office Word</Application>
  <DocSecurity>0</DocSecurity>
  <Lines>54</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Philippe Fuchs</dc:creator>
  <cp:keywords/>
  <dc:description/>
  <cp:lastModifiedBy>Becze Szabolcs</cp:lastModifiedBy>
  <cp:revision>2</cp:revision>
  <cp:lastPrinted>2025-07-09T06:29:00Z</cp:lastPrinted>
  <dcterms:created xsi:type="dcterms:W3CDTF">2025-07-09T06:38:00Z</dcterms:created>
  <dcterms:modified xsi:type="dcterms:W3CDTF">2025-07-09T06:38:00Z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0x0101003B3372DFBD678A41B0B1F59D5DEC814A</vt:lpwstr>
  </property>
  <property fmtid="{D5CDD505-2E9C-101B-9397-08002B2CF9AE}" pid="3" name="AuthorIds_UIVersion_4096">
    <vt:lpwstr>15</vt:lpwstr>
  </property>
  <property fmtid="{D5CDD505-2E9C-101B-9397-08002B2CF9AE}" pid="4" name="MediaServiceImageTags">
    <vt:lpwstr/>
  </property>
  <property fmtid="{D5CDD505-2E9C-101B-9397-08002B2CF9AE}" pid="5" name="GrammarlyDocumentId">
    <vt:lpwstr>9ffac81d634b6cdeaa8c992d3a8b282f495f52db2bcedc9032c9fbd07b7c44f6</vt:lpwstr>
  </property>
</Properties>
</file>